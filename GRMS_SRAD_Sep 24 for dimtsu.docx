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FD8994" w14:textId="77777777" w:rsidR="007A7EA2" w:rsidRPr="00E005B6" w:rsidRDefault="002D4EAB" w:rsidP="006A0A16">
      <w:pPr>
        <w:pStyle w:val="Title"/>
      </w:pPr>
      <w:r w:rsidRPr="00E005B6">
        <w:t>Gravel Road Management System (GRMS)</w:t>
      </w:r>
      <w:r w:rsidRPr="00E005B6">
        <w:br/>
        <w:t>System Requirements Analysis &amp; Design (SRAD)</w:t>
      </w:r>
    </w:p>
    <w:p w14:paraId="0F93EF73" w14:textId="695049B3" w:rsidR="007A7EA2" w:rsidRPr="00E005B6" w:rsidRDefault="002D4EAB" w:rsidP="004D2591">
      <w:pPr>
        <w:pStyle w:val="Heading1"/>
      </w:pPr>
      <w:r w:rsidRPr="00E005B6">
        <w:t>Purpose</w:t>
      </w:r>
    </w:p>
    <w:p w14:paraId="3955CBD8" w14:textId="77777777" w:rsidR="007A7EA2" w:rsidRPr="00E005B6" w:rsidRDefault="002D4EAB" w:rsidP="00DB23AB">
      <w:pPr>
        <w:spacing w:line="360" w:lineRule="auto"/>
        <w:jc w:val="both"/>
        <w:rPr>
          <w:rFonts w:cs="Times New Roman"/>
        </w:rPr>
      </w:pPr>
      <w:r w:rsidRPr="00E005B6">
        <w:rPr>
          <w:rFonts w:cs="Times New Roman"/>
        </w:rPr>
        <w:t>The Gravel Road Management System (GRMS) is proposed to replace fragmented manual and spreadsheet-based processes used by Regional Road Authorities (RRAs) for managing gravel roads. The purpose of this SRAD document is to provide a comprehensive specification and design that guides the development, deployment, and handover of the GRMS. It is written for both decision-makers and technical staff to ensure the delivered system meets operational needs, technical constraints, and sustainability goals.</w:t>
      </w:r>
    </w:p>
    <w:p w14:paraId="2B79F8BC" w14:textId="3E39F164" w:rsidR="007A7EA2" w:rsidRPr="00E005B6" w:rsidRDefault="002D4EAB" w:rsidP="006A0A16">
      <w:pPr>
        <w:pStyle w:val="Heading1"/>
      </w:pPr>
      <w:r w:rsidRPr="00E005B6">
        <w:t>Background and Problem Statement</w:t>
      </w:r>
    </w:p>
    <w:p w14:paraId="014800EB" w14:textId="77777777" w:rsidR="007A7EA2" w:rsidRPr="00E005B6" w:rsidRDefault="002D4EAB" w:rsidP="00DB23AB">
      <w:pPr>
        <w:spacing w:line="360" w:lineRule="auto"/>
        <w:jc w:val="both"/>
        <w:rPr>
          <w:rFonts w:cs="Times New Roman"/>
        </w:rPr>
      </w:pPr>
      <w:r w:rsidRPr="00E005B6">
        <w:rPr>
          <w:rFonts w:cs="Times New Roman"/>
        </w:rPr>
        <w:t>Regional Road Authorities currently manage gravel road inventories, traffic surveys, inspection records, and maintenance plans using Excel files, paper forms, and isolated databases. This leads to inconsistent data, duplicated effort, delayed decision-making, and inefficient allocation of limited maintenance funds. GRMS will centralize this data, standardize procedures, and provide automated prioritization and costing to improve transparency and the effectiveness of maintenance programs.</w:t>
      </w:r>
    </w:p>
    <w:p w14:paraId="4257E8D3" w14:textId="3BF32F9B" w:rsidR="007A7EA2" w:rsidRPr="00E005B6" w:rsidRDefault="002D4EAB" w:rsidP="006A0A16">
      <w:pPr>
        <w:pStyle w:val="Heading1"/>
      </w:pPr>
      <w:r w:rsidRPr="00E005B6">
        <w:t xml:space="preserve">Objectives </w:t>
      </w:r>
      <w:r w:rsidRPr="006A0A16">
        <w:t>and</w:t>
      </w:r>
      <w:r w:rsidRPr="00E005B6">
        <w:t xml:space="preserve"> Success Criteria</w:t>
      </w:r>
    </w:p>
    <w:p w14:paraId="418BBBFF" w14:textId="0B3ED672" w:rsidR="007A7EA2" w:rsidRPr="00E005B6" w:rsidRDefault="002D4EAB" w:rsidP="00DB23AB">
      <w:pPr>
        <w:spacing w:before="240" w:line="360" w:lineRule="auto"/>
        <w:rPr>
          <w:rFonts w:cs="Times New Roman"/>
        </w:rPr>
      </w:pPr>
      <w:r w:rsidRPr="00E005B6">
        <w:rPr>
          <w:rFonts w:cs="Times New Roman"/>
          <w:b/>
          <w:bCs/>
        </w:rPr>
        <w:t>Primary objectives:</w:t>
      </w:r>
      <w:r w:rsidRPr="00E005B6">
        <w:rPr>
          <w:rFonts w:cs="Times New Roman"/>
        </w:rPr>
        <w:br/>
        <w:t>• Centralize and standardize road and structure inventory data.</w:t>
      </w:r>
      <w:r w:rsidRPr="00E005B6">
        <w:rPr>
          <w:rFonts w:cs="Times New Roman"/>
        </w:rPr>
        <w:br/>
        <w:t>• Provide accurate, auditable maintenance prioritization and cost estimates.</w:t>
      </w:r>
      <w:r w:rsidRPr="00E005B6">
        <w:rPr>
          <w:rFonts w:cs="Times New Roman"/>
        </w:rPr>
        <w:br/>
        <w:t>• Improve the speed and quality of maintenance programming decisions.</w:t>
      </w:r>
      <w:r w:rsidRPr="00E005B6">
        <w:rPr>
          <w:rFonts w:cs="Times New Roman"/>
        </w:rPr>
        <w:br/>
        <w:t>• Enable field data capture (future) and GIS-enabled visualization</w:t>
      </w:r>
      <w:r w:rsidR="00E005B6" w:rsidRPr="00E005B6">
        <w:rPr>
          <w:rFonts w:cs="Times New Roman"/>
        </w:rPr>
        <w:t xml:space="preserve"> (future)</w:t>
      </w:r>
      <w:r w:rsidRPr="00E005B6">
        <w:rPr>
          <w:rFonts w:cs="Times New Roman"/>
        </w:rPr>
        <w:t>.</w:t>
      </w:r>
    </w:p>
    <w:p w14:paraId="28B806AC" w14:textId="77777777" w:rsidR="007A7EA2" w:rsidRPr="00E005B6" w:rsidRDefault="002D4EAB" w:rsidP="00DB23AB">
      <w:pPr>
        <w:spacing w:line="360" w:lineRule="auto"/>
        <w:rPr>
          <w:rFonts w:cs="Times New Roman"/>
          <w:b/>
          <w:bCs/>
        </w:rPr>
      </w:pPr>
      <w:r w:rsidRPr="00E005B6">
        <w:rPr>
          <w:rFonts w:cs="Times New Roman"/>
          <w:b/>
          <w:bCs/>
        </w:rPr>
        <w:t>Success criteria (measurable):</w:t>
      </w:r>
    </w:p>
    <w:p w14:paraId="36E4B094" w14:textId="6B738B42" w:rsidR="007A7EA2" w:rsidRPr="00E005B6" w:rsidRDefault="002D4EAB" w:rsidP="00DB23AB">
      <w:pPr>
        <w:pStyle w:val="ListNumber"/>
        <w:spacing w:line="360" w:lineRule="auto"/>
        <w:rPr>
          <w:rFonts w:cs="Times New Roman"/>
        </w:rPr>
      </w:pPr>
      <w:r w:rsidRPr="00E005B6">
        <w:rPr>
          <w:rFonts w:cs="Times New Roman"/>
        </w:rPr>
        <w:t>A working GRMS deployed and accessible with sample data within the agreed timeline.</w:t>
      </w:r>
    </w:p>
    <w:p w14:paraId="7E56EB2A" w14:textId="5466C2EB" w:rsidR="007A7EA2" w:rsidRPr="00E005B6" w:rsidRDefault="002D4EAB" w:rsidP="00DB23AB">
      <w:pPr>
        <w:pStyle w:val="ListNumber"/>
        <w:spacing w:line="360" w:lineRule="auto"/>
        <w:rPr>
          <w:rFonts w:cs="Times New Roman"/>
        </w:rPr>
      </w:pPr>
      <w:r w:rsidRPr="00E005B6">
        <w:rPr>
          <w:rFonts w:cs="Times New Roman"/>
        </w:rPr>
        <w:lastRenderedPageBreak/>
        <w:t xml:space="preserve">Ability to generate prioritized maintenance lists with cost estimates within </w:t>
      </w:r>
      <w:r w:rsidR="00E005B6" w:rsidRPr="00E005B6">
        <w:rPr>
          <w:rFonts w:cs="Times New Roman"/>
        </w:rPr>
        <w:t>10</w:t>
      </w:r>
      <w:r w:rsidRPr="00E005B6">
        <w:rPr>
          <w:rFonts w:cs="Times New Roman"/>
        </w:rPr>
        <w:t xml:space="preserve"> minutes.</w:t>
      </w:r>
    </w:p>
    <w:p w14:paraId="67889C72" w14:textId="167408F5" w:rsidR="007A7EA2" w:rsidRPr="00E005B6" w:rsidRDefault="002D4EAB" w:rsidP="00DB23AB">
      <w:pPr>
        <w:pStyle w:val="ListNumber"/>
        <w:spacing w:line="360" w:lineRule="auto"/>
        <w:rPr>
          <w:rFonts w:cs="Times New Roman"/>
        </w:rPr>
      </w:pPr>
      <w:r w:rsidRPr="00E005B6">
        <w:rPr>
          <w:rFonts w:cs="Times New Roman"/>
        </w:rPr>
        <w:t>At least 3 RRA users trained and able to perform CRUD operations and run prioritization.</w:t>
      </w:r>
    </w:p>
    <w:p w14:paraId="7EE6BAB8" w14:textId="385AE7D3" w:rsidR="007A7EA2" w:rsidRPr="00E005B6" w:rsidRDefault="002D4EAB" w:rsidP="00DB23AB">
      <w:pPr>
        <w:pStyle w:val="ListNumber"/>
        <w:spacing w:line="360" w:lineRule="auto"/>
        <w:rPr>
          <w:rFonts w:cs="Times New Roman"/>
        </w:rPr>
      </w:pPr>
      <w:r w:rsidRPr="00E005B6">
        <w:rPr>
          <w:rFonts w:cs="Times New Roman"/>
        </w:rPr>
        <w:t>Data migration tools to import existing Excel inventories with an accuracy &gt; 98% for mapped fields.</w:t>
      </w:r>
    </w:p>
    <w:p w14:paraId="749627F7" w14:textId="427B5D96" w:rsidR="007A7EA2" w:rsidRPr="00E005B6" w:rsidRDefault="002D4EAB" w:rsidP="005F2FD2">
      <w:pPr>
        <w:pStyle w:val="Heading2"/>
      </w:pPr>
      <w:r w:rsidRPr="006A0A16">
        <w:t>Stakeholders</w:t>
      </w:r>
    </w:p>
    <w:p w14:paraId="3F882A23" w14:textId="77777777" w:rsidR="007A7EA2" w:rsidRPr="00E005B6" w:rsidRDefault="002D4EAB" w:rsidP="00E005B6">
      <w:pPr>
        <w:spacing w:line="360" w:lineRule="auto"/>
        <w:rPr>
          <w:rFonts w:cs="Times New Roman"/>
        </w:rPr>
      </w:pPr>
      <w:r w:rsidRPr="00E005B6">
        <w:rPr>
          <w:rFonts w:cs="Times New Roman"/>
          <w:b/>
          <w:bCs/>
        </w:rPr>
        <w:t>Primary stakeholders:</w:t>
      </w:r>
      <w:r w:rsidRPr="00E005B6">
        <w:rPr>
          <w:rFonts w:cs="Times New Roman"/>
        </w:rPr>
        <w:br/>
        <w:t>• Regional Road Authority (RRA) management — decision makers who approve budgets and plans.</w:t>
      </w:r>
      <w:r w:rsidRPr="00E005B6">
        <w:rPr>
          <w:rFonts w:cs="Times New Roman"/>
        </w:rPr>
        <w:br/>
        <w:t>• RRA Road Engineers — use the system to input inspections and plan maintenance.</w:t>
      </w:r>
      <w:r w:rsidRPr="00E005B6">
        <w:rPr>
          <w:rFonts w:cs="Times New Roman"/>
        </w:rPr>
        <w:br/>
        <w:t>• GIS / IT staff — maintain the system and spatial data.</w:t>
      </w:r>
      <w:r w:rsidRPr="00E005B6">
        <w:rPr>
          <w:rFonts w:cs="Times New Roman"/>
        </w:rPr>
        <w:br/>
        <w:t>• Donors / Ministries — receive reports and justification for funding.</w:t>
      </w:r>
      <w:r w:rsidRPr="00E005B6">
        <w:rPr>
          <w:rFonts w:cs="Times New Roman"/>
        </w:rPr>
        <w:br/>
        <w:t>• Developer team — responsible for design, development, testing, deployment, and training.</w:t>
      </w:r>
    </w:p>
    <w:p w14:paraId="311B6243" w14:textId="77777777" w:rsidR="00A20CAE" w:rsidRPr="002028D2" w:rsidRDefault="00A20CAE" w:rsidP="00A20CAE">
      <w:pPr>
        <w:pStyle w:val="Heading1"/>
        <w:spacing w:line="360" w:lineRule="auto"/>
        <w:rPr>
          <w:ins w:id="0" w:author="Awet Teka" w:date="2025-09-13T11:00:00Z" w16du:dateUtc="2025-09-13T08:00:00Z"/>
          <w:sz w:val="22"/>
          <w:szCs w:val="22"/>
        </w:rPr>
      </w:pPr>
      <w:ins w:id="1" w:author="Awet Teka" w:date="2025-09-13T11:00:00Z" w16du:dateUtc="2025-09-13T08:00:00Z">
        <w:r w:rsidRPr="002028D2">
          <w:rPr>
            <w:sz w:val="22"/>
            <w:szCs w:val="22"/>
          </w:rPr>
          <w:t>Scope of the Gravel Roads Management System (GRMS)</w:t>
        </w:r>
      </w:ins>
    </w:p>
    <w:p w14:paraId="02957DBC" w14:textId="77777777" w:rsidR="00A20CAE" w:rsidRPr="008C6088" w:rsidRDefault="00A20CAE" w:rsidP="00A20CAE">
      <w:pPr>
        <w:pStyle w:val="Heading2"/>
        <w:spacing w:line="360" w:lineRule="auto"/>
        <w:rPr>
          <w:ins w:id="2" w:author="Awet Teka" w:date="2025-09-13T11:00:00Z" w16du:dateUtc="2025-09-13T08:00:00Z"/>
        </w:rPr>
      </w:pPr>
      <w:ins w:id="3" w:author="Awet Teka" w:date="2025-09-13T11:00:00Z" w16du:dateUtc="2025-09-13T08:00:00Z">
        <w:r w:rsidRPr="008C6088">
          <w:rPr>
            <w:sz w:val="22"/>
            <w:szCs w:val="22"/>
          </w:rPr>
          <w:t>In-Scope (Phase 1)</w:t>
        </w:r>
      </w:ins>
    </w:p>
    <w:p w14:paraId="3C053D29" w14:textId="77777777" w:rsidR="00A20CAE" w:rsidRPr="002028D2" w:rsidRDefault="00A20CAE" w:rsidP="00A20CAE">
      <w:pPr>
        <w:pStyle w:val="NormalWeb"/>
        <w:spacing w:line="360" w:lineRule="auto"/>
        <w:rPr>
          <w:ins w:id="4" w:author="Awet Teka" w:date="2025-09-13T11:00:00Z" w16du:dateUtc="2025-09-13T08:00:00Z"/>
          <w:sz w:val="22"/>
          <w:szCs w:val="22"/>
        </w:rPr>
      </w:pPr>
      <w:ins w:id="5" w:author="Awet Teka" w:date="2025-09-13T11:00:00Z" w16du:dateUtc="2025-09-13T08:00:00Z">
        <w:r w:rsidRPr="002028D2">
          <w:rPr>
            <w:sz w:val="22"/>
            <w:szCs w:val="22"/>
          </w:rPr>
          <w:t xml:space="preserve">The GRMS will deliver a </w:t>
        </w:r>
        <w:r w:rsidRPr="002028D2">
          <w:rPr>
            <w:rStyle w:val="Strong"/>
            <w:sz w:val="22"/>
            <w:szCs w:val="22"/>
          </w:rPr>
          <w:t>core, end-to-end system</w:t>
        </w:r>
        <w:r w:rsidRPr="002028D2">
          <w:rPr>
            <w:sz w:val="22"/>
            <w:szCs w:val="22"/>
          </w:rPr>
          <w:t xml:space="preserve"> to support the planning, monitoring, and management of gravel roads. The following modules and functions are included:</w:t>
        </w:r>
      </w:ins>
    </w:p>
    <w:p w14:paraId="300819A7" w14:textId="77777777" w:rsidR="00A20CAE" w:rsidRPr="002028D2" w:rsidRDefault="00A20CAE" w:rsidP="00A20CAE">
      <w:pPr>
        <w:pStyle w:val="NormalWeb"/>
        <w:numPr>
          <w:ilvl w:val="0"/>
          <w:numId w:val="55"/>
        </w:numPr>
        <w:spacing w:line="360" w:lineRule="auto"/>
        <w:rPr>
          <w:ins w:id="6" w:author="Awet Teka" w:date="2025-09-13T11:00:00Z" w16du:dateUtc="2025-09-13T08:00:00Z"/>
          <w:sz w:val="22"/>
          <w:szCs w:val="22"/>
        </w:rPr>
      </w:pPr>
      <w:ins w:id="7" w:author="Awet Teka" w:date="2025-09-13T11:00:00Z" w16du:dateUtc="2025-09-13T08:00:00Z">
        <w:r w:rsidRPr="002028D2">
          <w:rPr>
            <w:rStyle w:val="Strong"/>
            <w:sz w:val="22"/>
            <w:szCs w:val="22"/>
          </w:rPr>
          <w:t>Road Inventory</w:t>
        </w:r>
      </w:ins>
    </w:p>
    <w:p w14:paraId="41CCD849" w14:textId="77777777" w:rsidR="00A20CAE" w:rsidRPr="002028D2" w:rsidRDefault="00A20CAE" w:rsidP="00A20CAE">
      <w:pPr>
        <w:pStyle w:val="NormalWeb"/>
        <w:numPr>
          <w:ilvl w:val="1"/>
          <w:numId w:val="57"/>
        </w:numPr>
        <w:spacing w:line="360" w:lineRule="auto"/>
        <w:rPr>
          <w:ins w:id="8" w:author="Awet Teka" w:date="2025-09-13T11:00:00Z" w16du:dateUtc="2025-09-13T08:00:00Z"/>
          <w:sz w:val="22"/>
          <w:szCs w:val="22"/>
        </w:rPr>
      </w:pPr>
      <w:ins w:id="9" w:author="Awet Teka" w:date="2025-09-13T11:00:00Z" w16du:dateUtc="2025-09-13T08:00:00Z">
        <w:r w:rsidRPr="002028D2">
          <w:rPr>
            <w:sz w:val="22"/>
            <w:szCs w:val="22"/>
          </w:rPr>
          <w:t>Master road register (geometry, administrative data, classification, surface type, population served).</w:t>
        </w:r>
      </w:ins>
    </w:p>
    <w:p w14:paraId="6A924055" w14:textId="77777777" w:rsidR="00A20CAE" w:rsidRPr="002028D2" w:rsidRDefault="00A20CAE" w:rsidP="00A20CAE">
      <w:pPr>
        <w:pStyle w:val="NormalWeb"/>
        <w:numPr>
          <w:ilvl w:val="1"/>
          <w:numId w:val="57"/>
        </w:numPr>
        <w:spacing w:line="360" w:lineRule="auto"/>
        <w:rPr>
          <w:ins w:id="10" w:author="Awet Teka" w:date="2025-09-13T11:00:00Z" w16du:dateUtc="2025-09-13T08:00:00Z"/>
          <w:sz w:val="22"/>
          <w:szCs w:val="22"/>
        </w:rPr>
      </w:pPr>
      <w:ins w:id="11" w:author="Awet Teka" w:date="2025-09-13T11:00:00Z" w16du:dateUtc="2025-09-13T08:00:00Z">
        <w:r w:rsidRPr="002028D2">
          <w:rPr>
            <w:sz w:val="22"/>
            <w:szCs w:val="22"/>
          </w:rPr>
          <w:t>Hierarchical structure: Road → Section → Segment.</w:t>
        </w:r>
      </w:ins>
    </w:p>
    <w:p w14:paraId="07BAF897" w14:textId="77777777" w:rsidR="00A20CAE" w:rsidRPr="002028D2" w:rsidRDefault="00A20CAE" w:rsidP="00A20CAE">
      <w:pPr>
        <w:pStyle w:val="NormalWeb"/>
        <w:numPr>
          <w:ilvl w:val="0"/>
          <w:numId w:val="55"/>
        </w:numPr>
        <w:spacing w:line="360" w:lineRule="auto"/>
        <w:rPr>
          <w:ins w:id="12" w:author="Awet Teka" w:date="2025-09-13T11:00:00Z" w16du:dateUtc="2025-09-13T08:00:00Z"/>
          <w:sz w:val="22"/>
          <w:szCs w:val="22"/>
        </w:rPr>
      </w:pPr>
      <w:ins w:id="13" w:author="Awet Teka" w:date="2025-09-13T11:00:00Z" w16du:dateUtc="2025-09-13T08:00:00Z">
        <w:r w:rsidRPr="002028D2">
          <w:rPr>
            <w:rStyle w:val="Strong"/>
            <w:sz w:val="22"/>
            <w:szCs w:val="22"/>
          </w:rPr>
          <w:t>Condition Survey Module</w:t>
        </w:r>
      </w:ins>
    </w:p>
    <w:p w14:paraId="2ADF6810" w14:textId="77777777" w:rsidR="00A20CAE" w:rsidRPr="002028D2" w:rsidRDefault="00A20CAE" w:rsidP="00A20CAE">
      <w:pPr>
        <w:pStyle w:val="NormalWeb"/>
        <w:numPr>
          <w:ilvl w:val="1"/>
          <w:numId w:val="58"/>
        </w:numPr>
        <w:spacing w:line="360" w:lineRule="auto"/>
        <w:rPr>
          <w:ins w:id="14" w:author="Awet Teka" w:date="2025-09-13T11:00:00Z" w16du:dateUtc="2025-09-13T08:00:00Z"/>
          <w:sz w:val="22"/>
          <w:szCs w:val="22"/>
        </w:rPr>
      </w:pPr>
      <w:ins w:id="15" w:author="Awet Teka" w:date="2025-09-13T11:00:00Z" w16du:dateUtc="2025-09-13T08:00:00Z">
        <w:r w:rsidRPr="002028D2">
          <w:rPr>
            <w:sz w:val="22"/>
            <w:szCs w:val="22"/>
          </w:rPr>
          <w:t>Roadway condition surveys (drainage, shoulder, surface, gravel thickness, bottlenecks).</w:t>
        </w:r>
      </w:ins>
    </w:p>
    <w:p w14:paraId="57A7F1EC" w14:textId="77777777" w:rsidR="00A20CAE" w:rsidRPr="002028D2" w:rsidRDefault="00A20CAE" w:rsidP="00A20CAE">
      <w:pPr>
        <w:pStyle w:val="NormalWeb"/>
        <w:numPr>
          <w:ilvl w:val="1"/>
          <w:numId w:val="58"/>
        </w:numPr>
        <w:spacing w:line="360" w:lineRule="auto"/>
        <w:rPr>
          <w:ins w:id="16" w:author="Awet Teka" w:date="2025-09-13T11:00:00Z" w16du:dateUtc="2025-09-13T08:00:00Z"/>
          <w:sz w:val="22"/>
          <w:szCs w:val="22"/>
        </w:rPr>
      </w:pPr>
      <w:ins w:id="17" w:author="Awet Teka" w:date="2025-09-13T11:00:00Z" w16du:dateUtc="2025-09-13T08:00:00Z">
        <w:r w:rsidRPr="002028D2">
          <w:rPr>
            <w:sz w:val="22"/>
            <w:szCs w:val="22"/>
          </w:rPr>
          <w:t>Structure condition surveys (bridges, culverts, fords, retaining walls, gabions).</w:t>
        </w:r>
      </w:ins>
    </w:p>
    <w:p w14:paraId="60F8C8D8" w14:textId="77777777" w:rsidR="00A20CAE" w:rsidRPr="002028D2" w:rsidRDefault="00A20CAE" w:rsidP="00A20CAE">
      <w:pPr>
        <w:pStyle w:val="NormalWeb"/>
        <w:numPr>
          <w:ilvl w:val="1"/>
          <w:numId w:val="58"/>
        </w:numPr>
        <w:spacing w:line="360" w:lineRule="auto"/>
        <w:rPr>
          <w:ins w:id="18" w:author="Awet Teka" w:date="2025-09-13T11:00:00Z" w16du:dateUtc="2025-09-13T08:00:00Z"/>
          <w:sz w:val="22"/>
          <w:szCs w:val="22"/>
        </w:rPr>
      </w:pPr>
      <w:ins w:id="19" w:author="Awet Teka" w:date="2025-09-13T11:00:00Z" w16du:dateUtc="2025-09-13T08:00:00Z">
        <w:r w:rsidRPr="002028D2">
          <w:rPr>
            <w:sz w:val="22"/>
            <w:szCs w:val="22"/>
          </w:rPr>
          <w:t>Road furniture condition (guard posts, rails, kilometer posts, road signs).</w:t>
        </w:r>
      </w:ins>
    </w:p>
    <w:p w14:paraId="433DE5B4" w14:textId="77777777" w:rsidR="00A20CAE" w:rsidRPr="002028D2" w:rsidRDefault="00A20CAE" w:rsidP="00A20CAE">
      <w:pPr>
        <w:pStyle w:val="NormalWeb"/>
        <w:numPr>
          <w:ilvl w:val="1"/>
          <w:numId w:val="58"/>
        </w:numPr>
        <w:spacing w:line="360" w:lineRule="auto"/>
        <w:rPr>
          <w:ins w:id="20" w:author="Awet Teka" w:date="2025-09-13T11:00:00Z" w16du:dateUtc="2025-09-13T08:00:00Z"/>
          <w:sz w:val="22"/>
          <w:szCs w:val="22"/>
        </w:rPr>
      </w:pPr>
      <w:ins w:id="21" w:author="Awet Teka" w:date="2025-09-13T11:00:00Z" w16du:dateUtc="2025-09-13T08:00:00Z">
        <w:r w:rsidRPr="002028D2">
          <w:rPr>
            <w:sz w:val="22"/>
            <w:szCs w:val="22"/>
          </w:rPr>
          <w:t xml:space="preserve">Calculation of the </w:t>
        </w:r>
        <w:r w:rsidRPr="002028D2">
          <w:rPr>
            <w:rStyle w:val="Strong"/>
            <w:sz w:val="22"/>
            <w:szCs w:val="22"/>
          </w:rPr>
          <w:t>Maintenance Condition Index (MCI)</w:t>
        </w:r>
        <w:r w:rsidRPr="002028D2">
          <w:rPr>
            <w:sz w:val="22"/>
            <w:szCs w:val="22"/>
          </w:rPr>
          <w:t xml:space="preserve"> and automatic assignment of condition rating (Good/Fair/Poor/Bad).</w:t>
        </w:r>
      </w:ins>
    </w:p>
    <w:p w14:paraId="38A1FF0F" w14:textId="77777777" w:rsidR="00A20CAE" w:rsidRPr="002028D2" w:rsidRDefault="00A20CAE" w:rsidP="00A20CAE">
      <w:pPr>
        <w:pStyle w:val="NormalWeb"/>
        <w:numPr>
          <w:ilvl w:val="0"/>
          <w:numId w:val="55"/>
        </w:numPr>
        <w:spacing w:line="360" w:lineRule="auto"/>
        <w:rPr>
          <w:ins w:id="22" w:author="Awet Teka" w:date="2025-09-13T11:00:00Z" w16du:dateUtc="2025-09-13T08:00:00Z"/>
          <w:sz w:val="22"/>
          <w:szCs w:val="22"/>
        </w:rPr>
      </w:pPr>
      <w:ins w:id="23" w:author="Awet Teka" w:date="2025-09-13T11:00:00Z" w16du:dateUtc="2025-09-13T08:00:00Z">
        <w:r w:rsidRPr="002028D2">
          <w:rPr>
            <w:rStyle w:val="Strong"/>
            <w:sz w:val="22"/>
            <w:szCs w:val="22"/>
          </w:rPr>
          <w:lastRenderedPageBreak/>
          <w:t>Traffic Database</w:t>
        </w:r>
      </w:ins>
    </w:p>
    <w:p w14:paraId="39C2C608" w14:textId="77777777" w:rsidR="00A20CAE" w:rsidRPr="002028D2" w:rsidRDefault="00A20CAE" w:rsidP="00A20CAE">
      <w:pPr>
        <w:pStyle w:val="NormalWeb"/>
        <w:numPr>
          <w:ilvl w:val="1"/>
          <w:numId w:val="59"/>
        </w:numPr>
        <w:spacing w:line="360" w:lineRule="auto"/>
        <w:rPr>
          <w:ins w:id="24" w:author="Awet Teka" w:date="2025-09-13T11:00:00Z" w16du:dateUtc="2025-09-13T08:00:00Z"/>
          <w:sz w:val="22"/>
          <w:szCs w:val="22"/>
        </w:rPr>
      </w:pPr>
      <w:ins w:id="25" w:author="Awet Teka" w:date="2025-09-13T11:00:00Z" w16du:dateUtc="2025-09-13T08:00:00Z">
        <w:r w:rsidRPr="002028D2">
          <w:rPr>
            <w:sz w:val="22"/>
            <w:szCs w:val="22"/>
          </w:rPr>
          <w:t>Traffic survey campaigns at segment level.</w:t>
        </w:r>
      </w:ins>
    </w:p>
    <w:p w14:paraId="0033E3BF" w14:textId="77777777" w:rsidR="00A20CAE" w:rsidRPr="002028D2" w:rsidRDefault="00A20CAE" w:rsidP="00A20CAE">
      <w:pPr>
        <w:pStyle w:val="NormalWeb"/>
        <w:numPr>
          <w:ilvl w:val="1"/>
          <w:numId w:val="59"/>
        </w:numPr>
        <w:spacing w:line="360" w:lineRule="auto"/>
        <w:rPr>
          <w:ins w:id="26" w:author="Awet Teka" w:date="2025-09-13T11:00:00Z" w16du:dateUtc="2025-09-13T08:00:00Z"/>
          <w:sz w:val="22"/>
          <w:szCs w:val="22"/>
        </w:rPr>
      </w:pPr>
      <w:ins w:id="27" w:author="Awet Teka" w:date="2025-09-13T11:00:00Z" w16du:dateUtc="2025-09-13T08:00:00Z">
        <w:r w:rsidRPr="002028D2">
          <w:rPr>
            <w:sz w:val="22"/>
            <w:szCs w:val="22"/>
          </w:rPr>
          <w:t>Daily/hourly counts, seasonal cycles, adjustment factors.</w:t>
        </w:r>
      </w:ins>
    </w:p>
    <w:p w14:paraId="61B4CAC3" w14:textId="77777777" w:rsidR="00A20CAE" w:rsidRPr="002028D2" w:rsidRDefault="00A20CAE" w:rsidP="00A20CAE">
      <w:pPr>
        <w:pStyle w:val="NormalWeb"/>
        <w:numPr>
          <w:ilvl w:val="1"/>
          <w:numId w:val="59"/>
        </w:numPr>
        <w:spacing w:line="360" w:lineRule="auto"/>
        <w:rPr>
          <w:ins w:id="28" w:author="Awet Teka" w:date="2025-09-13T11:00:00Z" w16du:dateUtc="2025-09-13T08:00:00Z"/>
          <w:sz w:val="22"/>
          <w:szCs w:val="22"/>
        </w:rPr>
      </w:pPr>
      <w:ins w:id="29" w:author="Awet Teka" w:date="2025-09-13T11:00:00Z" w16du:dateUtc="2025-09-13T08:00:00Z">
        <w:r w:rsidRPr="002028D2">
          <w:rPr>
            <w:sz w:val="22"/>
            <w:szCs w:val="22"/>
          </w:rPr>
          <w:t>ADT (Average Daily Traffic) and PCU (Passenger Car Unit) computation.</w:t>
        </w:r>
      </w:ins>
    </w:p>
    <w:p w14:paraId="6FD37367" w14:textId="77777777" w:rsidR="00A20CAE" w:rsidRPr="002028D2" w:rsidRDefault="00A20CAE" w:rsidP="00A20CAE">
      <w:pPr>
        <w:pStyle w:val="NormalWeb"/>
        <w:numPr>
          <w:ilvl w:val="0"/>
          <w:numId w:val="55"/>
        </w:numPr>
        <w:spacing w:line="360" w:lineRule="auto"/>
        <w:rPr>
          <w:ins w:id="30" w:author="Awet Teka" w:date="2025-09-13T11:00:00Z" w16du:dateUtc="2025-09-13T08:00:00Z"/>
          <w:sz w:val="22"/>
          <w:szCs w:val="22"/>
        </w:rPr>
      </w:pPr>
      <w:ins w:id="31" w:author="Awet Teka" w:date="2025-09-13T11:00:00Z" w16du:dateUtc="2025-09-13T08:00:00Z">
        <w:r w:rsidRPr="002028D2">
          <w:rPr>
            <w:rStyle w:val="Strong"/>
            <w:sz w:val="22"/>
            <w:szCs w:val="22"/>
          </w:rPr>
          <w:t>Decision Support: Intervention &amp; Costing</w:t>
        </w:r>
      </w:ins>
    </w:p>
    <w:p w14:paraId="1DFF3978" w14:textId="77777777" w:rsidR="00A20CAE" w:rsidRPr="002028D2" w:rsidRDefault="00A20CAE" w:rsidP="00A20CAE">
      <w:pPr>
        <w:pStyle w:val="NormalWeb"/>
        <w:numPr>
          <w:ilvl w:val="1"/>
          <w:numId w:val="60"/>
        </w:numPr>
        <w:spacing w:line="360" w:lineRule="auto"/>
        <w:rPr>
          <w:ins w:id="32" w:author="Awet Teka" w:date="2025-09-13T11:00:00Z" w16du:dateUtc="2025-09-13T08:00:00Z"/>
          <w:sz w:val="22"/>
          <w:szCs w:val="22"/>
        </w:rPr>
      </w:pPr>
      <w:ins w:id="33" w:author="Awet Teka" w:date="2025-09-13T11:00:00Z" w16du:dateUtc="2025-09-13T08:00:00Z">
        <w:r w:rsidRPr="002028D2">
          <w:rPr>
            <w:sz w:val="22"/>
            <w:szCs w:val="22"/>
          </w:rPr>
          <w:t>Intervention catalog with standardized codes (Routine, Periodic, Rehabilitation, Bottleneck, Structure repairs).</w:t>
        </w:r>
      </w:ins>
    </w:p>
    <w:p w14:paraId="634C7E98" w14:textId="77777777" w:rsidR="00A20CAE" w:rsidRPr="002028D2" w:rsidRDefault="00A20CAE" w:rsidP="00A20CAE">
      <w:pPr>
        <w:pStyle w:val="NormalWeb"/>
        <w:numPr>
          <w:ilvl w:val="1"/>
          <w:numId w:val="60"/>
        </w:numPr>
        <w:spacing w:line="360" w:lineRule="auto"/>
        <w:rPr>
          <w:ins w:id="34" w:author="Awet Teka" w:date="2025-09-13T11:00:00Z" w16du:dateUtc="2025-09-13T08:00:00Z"/>
          <w:sz w:val="22"/>
          <w:szCs w:val="22"/>
        </w:rPr>
      </w:pPr>
      <w:ins w:id="35" w:author="Awet Teka" w:date="2025-09-13T11:00:00Z" w16du:dateUtc="2025-09-13T08:00:00Z">
        <w:r w:rsidRPr="002028D2">
          <w:rPr>
            <w:sz w:val="22"/>
            <w:szCs w:val="22"/>
          </w:rPr>
          <w:t xml:space="preserve">Linkage of MCI and traffic data to </w:t>
        </w:r>
        <w:r w:rsidRPr="002028D2">
          <w:rPr>
            <w:rStyle w:val="Strong"/>
            <w:sz w:val="22"/>
            <w:szCs w:val="22"/>
          </w:rPr>
          <w:t>intervention decision rules</w:t>
        </w:r>
        <w:r w:rsidRPr="002028D2">
          <w:rPr>
            <w:sz w:val="22"/>
            <w:szCs w:val="22"/>
          </w:rPr>
          <w:t>.</w:t>
        </w:r>
      </w:ins>
    </w:p>
    <w:p w14:paraId="08A16A6F" w14:textId="77777777" w:rsidR="00A20CAE" w:rsidRPr="002028D2" w:rsidRDefault="00A20CAE" w:rsidP="00A20CAE">
      <w:pPr>
        <w:pStyle w:val="NormalWeb"/>
        <w:numPr>
          <w:ilvl w:val="1"/>
          <w:numId w:val="60"/>
        </w:numPr>
        <w:spacing w:line="360" w:lineRule="auto"/>
        <w:rPr>
          <w:ins w:id="36" w:author="Awet Teka" w:date="2025-09-13T11:00:00Z" w16du:dateUtc="2025-09-13T08:00:00Z"/>
          <w:sz w:val="22"/>
          <w:szCs w:val="22"/>
        </w:rPr>
      </w:pPr>
      <w:ins w:id="37" w:author="Awet Teka" w:date="2025-09-13T11:00:00Z" w16du:dateUtc="2025-09-13T08:00:00Z">
        <w:r w:rsidRPr="002028D2">
          <w:rPr>
            <w:sz w:val="22"/>
            <w:szCs w:val="22"/>
          </w:rPr>
          <w:t>Cost estimation based on unit cost tables (ETB/km or ETB/m).</w:t>
        </w:r>
      </w:ins>
    </w:p>
    <w:p w14:paraId="337CD64D" w14:textId="77777777" w:rsidR="00A20CAE" w:rsidRPr="002028D2" w:rsidRDefault="00A20CAE" w:rsidP="00A20CAE">
      <w:pPr>
        <w:pStyle w:val="NormalWeb"/>
        <w:numPr>
          <w:ilvl w:val="0"/>
          <w:numId w:val="55"/>
        </w:numPr>
        <w:spacing w:line="360" w:lineRule="auto"/>
        <w:rPr>
          <w:ins w:id="38" w:author="Awet Teka" w:date="2025-09-13T11:00:00Z" w16du:dateUtc="2025-09-13T08:00:00Z"/>
          <w:sz w:val="22"/>
          <w:szCs w:val="22"/>
        </w:rPr>
      </w:pPr>
      <w:ins w:id="39" w:author="Awet Teka" w:date="2025-09-13T11:00:00Z" w16du:dateUtc="2025-09-13T08:00:00Z">
        <w:r w:rsidRPr="002028D2">
          <w:rPr>
            <w:rStyle w:val="Strong"/>
            <w:sz w:val="22"/>
            <w:szCs w:val="22"/>
          </w:rPr>
          <w:t>Prioritization Engine</w:t>
        </w:r>
      </w:ins>
    </w:p>
    <w:p w14:paraId="573627BB" w14:textId="77777777" w:rsidR="00A20CAE" w:rsidRPr="002028D2" w:rsidRDefault="00A20CAE" w:rsidP="00A20CAE">
      <w:pPr>
        <w:pStyle w:val="NormalWeb"/>
        <w:numPr>
          <w:ilvl w:val="1"/>
          <w:numId w:val="61"/>
        </w:numPr>
        <w:spacing w:line="360" w:lineRule="auto"/>
        <w:rPr>
          <w:ins w:id="40" w:author="Awet Teka" w:date="2025-09-13T11:00:00Z" w16du:dateUtc="2025-09-13T08:00:00Z"/>
          <w:sz w:val="22"/>
          <w:szCs w:val="22"/>
        </w:rPr>
      </w:pPr>
      <w:ins w:id="41" w:author="Awet Teka" w:date="2025-09-13T11:00:00Z" w16du:dateUtc="2025-09-13T08:00:00Z">
        <w:r w:rsidRPr="002028D2">
          <w:rPr>
            <w:sz w:val="22"/>
            <w:szCs w:val="22"/>
          </w:rPr>
          <w:t>Multi-criteria prioritization framework (e.g., condition, traffic, population served, strategic importance).</w:t>
        </w:r>
      </w:ins>
    </w:p>
    <w:p w14:paraId="539F1004" w14:textId="77777777" w:rsidR="00A20CAE" w:rsidRPr="002028D2" w:rsidRDefault="00A20CAE" w:rsidP="00A20CAE">
      <w:pPr>
        <w:pStyle w:val="NormalWeb"/>
        <w:numPr>
          <w:ilvl w:val="1"/>
          <w:numId w:val="61"/>
        </w:numPr>
        <w:spacing w:line="360" w:lineRule="auto"/>
        <w:rPr>
          <w:ins w:id="42" w:author="Awet Teka" w:date="2025-09-13T11:00:00Z" w16du:dateUtc="2025-09-13T08:00:00Z"/>
          <w:sz w:val="22"/>
          <w:szCs w:val="22"/>
        </w:rPr>
      </w:pPr>
      <w:ins w:id="43" w:author="Awet Teka" w:date="2025-09-13T11:00:00Z" w16du:dateUtc="2025-09-13T08:00:00Z">
        <w:r w:rsidRPr="002028D2">
          <w:rPr>
            <w:sz w:val="22"/>
            <w:szCs w:val="22"/>
          </w:rPr>
          <w:t>Ranking of road segments and structures for maintenance programming.</w:t>
        </w:r>
      </w:ins>
    </w:p>
    <w:p w14:paraId="1836568D" w14:textId="77777777" w:rsidR="00A20CAE" w:rsidRPr="002028D2" w:rsidRDefault="00A20CAE" w:rsidP="00A20CAE">
      <w:pPr>
        <w:pStyle w:val="NormalWeb"/>
        <w:numPr>
          <w:ilvl w:val="0"/>
          <w:numId w:val="55"/>
        </w:numPr>
        <w:spacing w:line="360" w:lineRule="auto"/>
        <w:rPr>
          <w:ins w:id="44" w:author="Awet Teka" w:date="2025-09-13T11:00:00Z" w16du:dateUtc="2025-09-13T08:00:00Z"/>
          <w:sz w:val="22"/>
          <w:szCs w:val="22"/>
        </w:rPr>
      </w:pPr>
      <w:ins w:id="45" w:author="Awet Teka" w:date="2025-09-13T11:00:00Z" w16du:dateUtc="2025-09-13T08:00:00Z">
        <w:r w:rsidRPr="002028D2">
          <w:rPr>
            <w:rStyle w:val="Strong"/>
            <w:sz w:val="22"/>
            <w:szCs w:val="22"/>
          </w:rPr>
          <w:t>System Platform</w:t>
        </w:r>
      </w:ins>
    </w:p>
    <w:p w14:paraId="77A324AE" w14:textId="77777777" w:rsidR="00A20CAE" w:rsidRPr="002028D2" w:rsidRDefault="00A20CAE" w:rsidP="00A20CAE">
      <w:pPr>
        <w:pStyle w:val="NormalWeb"/>
        <w:numPr>
          <w:ilvl w:val="1"/>
          <w:numId w:val="62"/>
        </w:numPr>
        <w:spacing w:line="360" w:lineRule="auto"/>
        <w:rPr>
          <w:ins w:id="46" w:author="Awet Teka" w:date="2025-09-13T11:00:00Z" w16du:dateUtc="2025-09-13T08:00:00Z"/>
          <w:sz w:val="22"/>
          <w:szCs w:val="22"/>
        </w:rPr>
      </w:pPr>
      <w:ins w:id="47" w:author="Awet Teka" w:date="2025-09-13T11:00:00Z" w16du:dateUtc="2025-09-13T08:00:00Z">
        <w:r w:rsidRPr="002028D2">
          <w:rPr>
            <w:sz w:val="22"/>
            <w:szCs w:val="22"/>
          </w:rPr>
          <w:t xml:space="preserve">Backend: Django with </w:t>
        </w:r>
        <w:proofErr w:type="spellStart"/>
        <w:r w:rsidRPr="002028D2">
          <w:rPr>
            <w:sz w:val="22"/>
            <w:szCs w:val="22"/>
          </w:rPr>
          <w:t>PostGIS</w:t>
        </w:r>
        <w:proofErr w:type="spellEnd"/>
        <w:r w:rsidRPr="002028D2">
          <w:rPr>
            <w:sz w:val="22"/>
            <w:szCs w:val="22"/>
          </w:rPr>
          <w:t xml:space="preserve"> spatial database.</w:t>
        </w:r>
      </w:ins>
    </w:p>
    <w:p w14:paraId="48C30FA9" w14:textId="77777777" w:rsidR="00A20CAE" w:rsidRPr="0041136C" w:rsidRDefault="00A20CAE" w:rsidP="00A20CAE">
      <w:pPr>
        <w:pStyle w:val="NormalWeb"/>
        <w:numPr>
          <w:ilvl w:val="1"/>
          <w:numId w:val="62"/>
        </w:numPr>
        <w:spacing w:line="360" w:lineRule="auto"/>
        <w:rPr>
          <w:ins w:id="48" w:author="Awet Teka" w:date="2025-09-13T11:00:00Z" w16du:dateUtc="2025-09-13T08:00:00Z"/>
        </w:rPr>
      </w:pPr>
      <w:ins w:id="49" w:author="Awet Teka" w:date="2025-09-13T11:00:00Z" w16du:dateUtc="2025-09-13T08:00:00Z">
        <w:r w:rsidRPr="002028D2">
          <w:rPr>
            <w:sz w:val="22"/>
            <w:szCs w:val="22"/>
          </w:rPr>
          <w:t>Interfaces: Django Admin and lightweight HTML reports.</w:t>
        </w:r>
      </w:ins>
    </w:p>
    <w:p w14:paraId="7E3CA853" w14:textId="77777777" w:rsidR="00A20CAE" w:rsidRPr="008C6088" w:rsidRDefault="00A20CAE" w:rsidP="00A20CAE">
      <w:pPr>
        <w:pStyle w:val="Heading2"/>
        <w:spacing w:line="360" w:lineRule="auto"/>
        <w:rPr>
          <w:ins w:id="50" w:author="Awet Teka" w:date="2025-09-13T11:00:00Z" w16du:dateUtc="2025-09-13T08:00:00Z"/>
        </w:rPr>
      </w:pPr>
      <w:ins w:id="51" w:author="Awet Teka" w:date="2025-09-13T11:00:00Z" w16du:dateUtc="2025-09-13T08:00:00Z">
        <w:r w:rsidRPr="008C6088">
          <w:rPr>
            <w:sz w:val="22"/>
            <w:szCs w:val="22"/>
          </w:rPr>
          <w:t>Out-of-Scope (Phase 1)</w:t>
        </w:r>
      </w:ins>
    </w:p>
    <w:p w14:paraId="78126180" w14:textId="77777777" w:rsidR="00A20CAE" w:rsidRPr="002028D2" w:rsidRDefault="00A20CAE" w:rsidP="00A20CAE">
      <w:pPr>
        <w:pStyle w:val="NormalWeb"/>
        <w:spacing w:line="360" w:lineRule="auto"/>
        <w:rPr>
          <w:ins w:id="52" w:author="Awet Teka" w:date="2025-09-13T11:00:00Z" w16du:dateUtc="2025-09-13T08:00:00Z"/>
          <w:sz w:val="22"/>
          <w:szCs w:val="22"/>
        </w:rPr>
      </w:pPr>
      <w:ins w:id="53" w:author="Awet Teka" w:date="2025-09-13T11:00:00Z" w16du:dateUtc="2025-09-13T08:00:00Z">
        <w:r w:rsidRPr="002028D2">
          <w:rPr>
            <w:sz w:val="22"/>
            <w:szCs w:val="22"/>
          </w:rPr>
          <w:t>The following items are deferred for later phases:</w:t>
        </w:r>
      </w:ins>
    </w:p>
    <w:p w14:paraId="74335452" w14:textId="77777777" w:rsidR="00A20CAE" w:rsidRPr="002028D2" w:rsidRDefault="00A20CAE" w:rsidP="00A20CAE">
      <w:pPr>
        <w:pStyle w:val="NormalWeb"/>
        <w:numPr>
          <w:ilvl w:val="0"/>
          <w:numId w:val="56"/>
        </w:numPr>
        <w:spacing w:line="360" w:lineRule="auto"/>
        <w:rPr>
          <w:ins w:id="54" w:author="Awet Teka" w:date="2025-09-13T11:00:00Z" w16du:dateUtc="2025-09-13T08:00:00Z"/>
          <w:sz w:val="22"/>
          <w:szCs w:val="22"/>
        </w:rPr>
      </w:pPr>
      <w:ins w:id="55" w:author="Awet Teka" w:date="2025-09-13T11:00:00Z" w16du:dateUtc="2025-09-13T08:00:00Z">
        <w:r w:rsidRPr="002028D2">
          <w:rPr>
            <w:rStyle w:val="Strong"/>
            <w:sz w:val="22"/>
            <w:szCs w:val="22"/>
          </w:rPr>
          <w:t>User Interfaces</w:t>
        </w:r>
      </w:ins>
    </w:p>
    <w:p w14:paraId="7036D27C" w14:textId="77777777" w:rsidR="00A20CAE" w:rsidRPr="002028D2" w:rsidRDefault="00A20CAE" w:rsidP="00A20CAE">
      <w:pPr>
        <w:pStyle w:val="NormalWeb"/>
        <w:numPr>
          <w:ilvl w:val="1"/>
          <w:numId w:val="63"/>
        </w:numPr>
        <w:spacing w:line="360" w:lineRule="auto"/>
        <w:rPr>
          <w:ins w:id="56" w:author="Awet Teka" w:date="2025-09-13T11:00:00Z" w16du:dateUtc="2025-09-13T08:00:00Z"/>
          <w:sz w:val="22"/>
          <w:szCs w:val="22"/>
        </w:rPr>
      </w:pPr>
      <w:ins w:id="57" w:author="Awet Teka" w:date="2025-09-13T11:00:00Z" w16du:dateUtc="2025-09-13T08:00:00Z">
        <w:r w:rsidRPr="002028D2">
          <w:rPr>
            <w:sz w:val="22"/>
            <w:szCs w:val="22"/>
          </w:rPr>
          <w:t>Full React.js frontend and mobile-responsive UI.</w:t>
        </w:r>
      </w:ins>
    </w:p>
    <w:p w14:paraId="0235D344" w14:textId="77777777" w:rsidR="00A20CAE" w:rsidRPr="002028D2" w:rsidRDefault="00A20CAE" w:rsidP="00A20CAE">
      <w:pPr>
        <w:pStyle w:val="NormalWeb"/>
        <w:numPr>
          <w:ilvl w:val="1"/>
          <w:numId w:val="63"/>
        </w:numPr>
        <w:spacing w:line="360" w:lineRule="auto"/>
        <w:rPr>
          <w:ins w:id="58" w:author="Awet Teka" w:date="2025-09-13T11:00:00Z" w16du:dateUtc="2025-09-13T08:00:00Z"/>
          <w:sz w:val="22"/>
          <w:szCs w:val="22"/>
        </w:rPr>
      </w:pPr>
      <w:ins w:id="59" w:author="Awet Teka" w:date="2025-09-13T11:00:00Z" w16du:dateUtc="2025-09-13T08:00:00Z">
        <w:r w:rsidRPr="002028D2">
          <w:rPr>
            <w:sz w:val="22"/>
            <w:szCs w:val="22"/>
          </w:rPr>
          <w:t>Mobile offline data collection apps.</w:t>
        </w:r>
      </w:ins>
    </w:p>
    <w:p w14:paraId="65F680B0" w14:textId="77777777" w:rsidR="00A20CAE" w:rsidRPr="002028D2" w:rsidRDefault="00A20CAE" w:rsidP="00A20CAE">
      <w:pPr>
        <w:pStyle w:val="NormalWeb"/>
        <w:numPr>
          <w:ilvl w:val="0"/>
          <w:numId w:val="56"/>
        </w:numPr>
        <w:spacing w:line="360" w:lineRule="auto"/>
        <w:rPr>
          <w:ins w:id="60" w:author="Awet Teka" w:date="2025-09-13T11:00:00Z" w16du:dateUtc="2025-09-13T08:00:00Z"/>
          <w:sz w:val="22"/>
          <w:szCs w:val="22"/>
        </w:rPr>
      </w:pPr>
      <w:ins w:id="61" w:author="Awet Teka" w:date="2025-09-13T11:00:00Z" w16du:dateUtc="2025-09-13T08:00:00Z">
        <w:r w:rsidRPr="002028D2">
          <w:rPr>
            <w:rStyle w:val="Strong"/>
            <w:sz w:val="22"/>
            <w:szCs w:val="22"/>
          </w:rPr>
          <w:t>GIS Visualization</w:t>
        </w:r>
      </w:ins>
    </w:p>
    <w:p w14:paraId="3CB3C77E" w14:textId="77777777" w:rsidR="00A20CAE" w:rsidRPr="002028D2" w:rsidRDefault="00A20CAE" w:rsidP="00A20CAE">
      <w:pPr>
        <w:pStyle w:val="NormalWeb"/>
        <w:numPr>
          <w:ilvl w:val="1"/>
          <w:numId w:val="64"/>
        </w:numPr>
        <w:spacing w:line="360" w:lineRule="auto"/>
        <w:rPr>
          <w:ins w:id="62" w:author="Awet Teka" w:date="2025-09-13T11:00:00Z" w16du:dateUtc="2025-09-13T08:00:00Z"/>
          <w:sz w:val="22"/>
          <w:szCs w:val="22"/>
        </w:rPr>
      </w:pPr>
      <w:proofErr w:type="gramStart"/>
      <w:ins w:id="63" w:author="Awet Teka" w:date="2025-09-13T11:00:00Z" w16du:dateUtc="2025-09-13T08:00:00Z">
        <w:r w:rsidRPr="002028D2">
          <w:rPr>
            <w:sz w:val="22"/>
            <w:szCs w:val="22"/>
          </w:rPr>
          <w:t>Leaflet-based road</w:t>
        </w:r>
        <w:proofErr w:type="gramEnd"/>
        <w:r w:rsidRPr="002028D2">
          <w:rPr>
            <w:sz w:val="22"/>
            <w:szCs w:val="22"/>
          </w:rPr>
          <w:t>/structure maps, color-coded by condition or priority.</w:t>
        </w:r>
      </w:ins>
    </w:p>
    <w:p w14:paraId="57F8F84D" w14:textId="77777777" w:rsidR="00A20CAE" w:rsidRPr="002028D2" w:rsidRDefault="00A20CAE" w:rsidP="00A20CAE">
      <w:pPr>
        <w:pStyle w:val="NormalWeb"/>
        <w:numPr>
          <w:ilvl w:val="0"/>
          <w:numId w:val="56"/>
        </w:numPr>
        <w:spacing w:line="360" w:lineRule="auto"/>
        <w:rPr>
          <w:ins w:id="64" w:author="Awet Teka" w:date="2025-09-13T11:00:00Z" w16du:dateUtc="2025-09-13T08:00:00Z"/>
          <w:sz w:val="22"/>
          <w:szCs w:val="22"/>
        </w:rPr>
      </w:pPr>
      <w:ins w:id="65" w:author="Awet Teka" w:date="2025-09-13T11:00:00Z" w16du:dateUtc="2025-09-13T08:00:00Z">
        <w:r w:rsidRPr="002028D2">
          <w:rPr>
            <w:rStyle w:val="Strong"/>
            <w:sz w:val="22"/>
            <w:szCs w:val="22"/>
          </w:rPr>
          <w:t>Data Exchange</w:t>
        </w:r>
      </w:ins>
    </w:p>
    <w:p w14:paraId="055A7F6A" w14:textId="77777777" w:rsidR="00A20CAE" w:rsidRPr="002028D2" w:rsidRDefault="00A20CAE" w:rsidP="00A20CAE">
      <w:pPr>
        <w:pStyle w:val="NormalWeb"/>
        <w:numPr>
          <w:ilvl w:val="1"/>
          <w:numId w:val="65"/>
        </w:numPr>
        <w:spacing w:line="360" w:lineRule="auto"/>
        <w:rPr>
          <w:ins w:id="66" w:author="Awet Teka" w:date="2025-09-13T11:00:00Z" w16du:dateUtc="2025-09-13T08:00:00Z"/>
          <w:sz w:val="22"/>
          <w:szCs w:val="22"/>
        </w:rPr>
      </w:pPr>
      <w:ins w:id="67" w:author="Awet Teka" w:date="2025-09-13T11:00:00Z" w16du:dateUtc="2025-09-13T08:00:00Z">
        <w:r w:rsidRPr="002028D2">
          <w:rPr>
            <w:sz w:val="22"/>
            <w:szCs w:val="22"/>
          </w:rPr>
          <w:lastRenderedPageBreak/>
          <w:t>Import tools for Excel templates.</w:t>
        </w:r>
      </w:ins>
    </w:p>
    <w:p w14:paraId="7BD6A606" w14:textId="77777777" w:rsidR="00A20CAE" w:rsidRPr="002028D2" w:rsidRDefault="00A20CAE" w:rsidP="00A20CAE">
      <w:pPr>
        <w:pStyle w:val="NormalWeb"/>
        <w:numPr>
          <w:ilvl w:val="1"/>
          <w:numId w:val="65"/>
        </w:numPr>
        <w:spacing w:line="360" w:lineRule="auto"/>
        <w:rPr>
          <w:ins w:id="68" w:author="Awet Teka" w:date="2025-09-13T11:00:00Z" w16du:dateUtc="2025-09-13T08:00:00Z"/>
          <w:sz w:val="22"/>
          <w:szCs w:val="22"/>
        </w:rPr>
      </w:pPr>
      <w:ins w:id="69" w:author="Awet Teka" w:date="2025-09-13T11:00:00Z" w16du:dateUtc="2025-09-13T08:00:00Z">
        <w:r w:rsidRPr="002028D2">
          <w:rPr>
            <w:sz w:val="22"/>
            <w:szCs w:val="22"/>
          </w:rPr>
          <w:t>Export to Excel/PDF reports.</w:t>
        </w:r>
      </w:ins>
    </w:p>
    <w:p w14:paraId="74AC2DEF" w14:textId="77777777" w:rsidR="00A20CAE" w:rsidRPr="002028D2" w:rsidRDefault="00A20CAE" w:rsidP="00A20CAE">
      <w:pPr>
        <w:pStyle w:val="NormalWeb"/>
        <w:numPr>
          <w:ilvl w:val="0"/>
          <w:numId w:val="56"/>
        </w:numPr>
        <w:spacing w:line="360" w:lineRule="auto"/>
        <w:rPr>
          <w:ins w:id="70" w:author="Awet Teka" w:date="2025-09-13T11:00:00Z" w16du:dateUtc="2025-09-13T08:00:00Z"/>
          <w:sz w:val="22"/>
          <w:szCs w:val="22"/>
        </w:rPr>
      </w:pPr>
      <w:ins w:id="71" w:author="Awet Teka" w:date="2025-09-13T11:00:00Z" w16du:dateUtc="2025-09-13T08:00:00Z">
        <w:r w:rsidRPr="002028D2">
          <w:rPr>
            <w:rStyle w:val="Strong"/>
            <w:sz w:val="22"/>
            <w:szCs w:val="22"/>
          </w:rPr>
          <w:t>Advanced GIS functions</w:t>
        </w:r>
      </w:ins>
    </w:p>
    <w:p w14:paraId="0C6B3079" w14:textId="77777777" w:rsidR="00A20CAE" w:rsidRPr="002028D2" w:rsidRDefault="00A20CAE" w:rsidP="00A20CAE">
      <w:pPr>
        <w:pStyle w:val="NormalWeb"/>
        <w:numPr>
          <w:ilvl w:val="1"/>
          <w:numId w:val="66"/>
        </w:numPr>
        <w:spacing w:line="360" w:lineRule="auto"/>
        <w:rPr>
          <w:ins w:id="72" w:author="Awet Teka" w:date="2025-09-13T11:00:00Z" w16du:dateUtc="2025-09-13T08:00:00Z"/>
          <w:sz w:val="22"/>
          <w:szCs w:val="22"/>
        </w:rPr>
      </w:pPr>
      <w:ins w:id="73" w:author="Awet Teka" w:date="2025-09-13T11:00:00Z" w16du:dateUtc="2025-09-13T08:00:00Z">
        <w:r w:rsidRPr="002028D2">
          <w:rPr>
            <w:sz w:val="22"/>
            <w:szCs w:val="22"/>
          </w:rPr>
          <w:t>Tile services, routing, network analysis.</w:t>
        </w:r>
      </w:ins>
    </w:p>
    <w:p w14:paraId="072F552C" w14:textId="77777777" w:rsidR="00A20CAE" w:rsidRPr="002028D2" w:rsidRDefault="00A20CAE" w:rsidP="00A20CAE">
      <w:pPr>
        <w:pStyle w:val="NormalWeb"/>
        <w:numPr>
          <w:ilvl w:val="0"/>
          <w:numId w:val="56"/>
        </w:numPr>
        <w:spacing w:line="360" w:lineRule="auto"/>
        <w:rPr>
          <w:ins w:id="74" w:author="Awet Teka" w:date="2025-09-13T11:00:00Z" w16du:dateUtc="2025-09-13T08:00:00Z"/>
          <w:sz w:val="22"/>
          <w:szCs w:val="22"/>
        </w:rPr>
      </w:pPr>
      <w:ins w:id="75" w:author="Awet Teka" w:date="2025-09-13T11:00:00Z" w16du:dateUtc="2025-09-13T08:00:00Z">
        <w:r w:rsidRPr="002028D2">
          <w:rPr>
            <w:rStyle w:val="Strong"/>
            <w:sz w:val="22"/>
            <w:szCs w:val="22"/>
          </w:rPr>
          <w:t>Other</w:t>
        </w:r>
      </w:ins>
    </w:p>
    <w:p w14:paraId="3DE329D7" w14:textId="77777777" w:rsidR="00A20CAE" w:rsidRPr="002028D2" w:rsidRDefault="00A20CAE" w:rsidP="00A20CAE">
      <w:pPr>
        <w:pStyle w:val="NormalWeb"/>
        <w:numPr>
          <w:ilvl w:val="1"/>
          <w:numId w:val="67"/>
        </w:numPr>
        <w:spacing w:line="360" w:lineRule="auto"/>
        <w:rPr>
          <w:ins w:id="76" w:author="Awet Teka" w:date="2025-09-13T11:00:00Z" w16du:dateUtc="2025-09-13T08:00:00Z"/>
          <w:sz w:val="22"/>
          <w:szCs w:val="22"/>
        </w:rPr>
      </w:pPr>
      <w:ins w:id="77" w:author="Awet Teka" w:date="2025-09-13T11:00:00Z" w16du:dateUtc="2025-09-13T08:00:00Z">
        <w:r w:rsidRPr="002028D2">
          <w:rPr>
            <w:sz w:val="22"/>
            <w:szCs w:val="22"/>
          </w:rPr>
          <w:t>Drone/satellite imagery processing.</w:t>
        </w:r>
      </w:ins>
    </w:p>
    <w:p w14:paraId="4EC8E111" w14:textId="77777777" w:rsidR="00A20CAE" w:rsidRPr="002028D2" w:rsidRDefault="00A20CAE" w:rsidP="00A20CAE">
      <w:pPr>
        <w:pStyle w:val="NormalWeb"/>
        <w:numPr>
          <w:ilvl w:val="1"/>
          <w:numId w:val="67"/>
        </w:numPr>
        <w:spacing w:line="360" w:lineRule="auto"/>
        <w:rPr>
          <w:ins w:id="78" w:author="Awet Teka" w:date="2025-09-13T11:00:00Z" w16du:dateUtc="2025-09-13T08:00:00Z"/>
          <w:sz w:val="22"/>
          <w:szCs w:val="22"/>
        </w:rPr>
      </w:pPr>
      <w:ins w:id="79" w:author="Awet Teka" w:date="2025-09-13T11:00:00Z" w16du:dateUtc="2025-09-13T08:00:00Z">
        <w:r w:rsidRPr="002028D2">
          <w:rPr>
            <w:sz w:val="22"/>
            <w:szCs w:val="22"/>
          </w:rPr>
          <w:t>Integration with external asset management or ERP systems.</w:t>
        </w:r>
      </w:ins>
    </w:p>
    <w:p w14:paraId="65C560D9" w14:textId="526878AB" w:rsidR="007A7EA2" w:rsidRPr="00E005B6" w:rsidDel="00A20CAE" w:rsidRDefault="002D4EAB" w:rsidP="006A0A16">
      <w:pPr>
        <w:pStyle w:val="Heading1"/>
        <w:rPr>
          <w:del w:id="80" w:author="Awet Teka" w:date="2025-09-13T11:00:00Z" w16du:dateUtc="2025-09-13T08:00:00Z"/>
        </w:rPr>
      </w:pPr>
      <w:del w:id="81" w:author="Awet Teka" w:date="2025-09-13T11:00:00Z" w16du:dateUtc="2025-09-13T08:00:00Z">
        <w:r w:rsidRPr="006A0A16" w:rsidDel="00A20CAE">
          <w:delText>Scope</w:delText>
        </w:r>
      </w:del>
    </w:p>
    <w:p w14:paraId="60214065" w14:textId="0AE81A3B" w:rsidR="007A7EA2" w:rsidRPr="00E005B6" w:rsidDel="00A20CAE" w:rsidRDefault="002D4EAB" w:rsidP="00E005B6">
      <w:pPr>
        <w:spacing w:line="360" w:lineRule="auto"/>
        <w:rPr>
          <w:del w:id="82" w:author="Awet Teka" w:date="2025-09-13T11:00:00Z" w16du:dateUtc="2025-09-13T08:00:00Z"/>
          <w:rFonts w:cs="Times New Roman"/>
          <w:b/>
          <w:bCs/>
        </w:rPr>
      </w:pPr>
      <w:del w:id="83" w:author="Awet Teka" w:date="2025-09-13T11:00:00Z" w16du:dateUtc="2025-09-13T08:00:00Z">
        <w:r w:rsidRPr="00E005B6" w:rsidDel="00A20CAE">
          <w:rPr>
            <w:rFonts w:cs="Times New Roman"/>
            <w:b/>
            <w:bCs/>
          </w:rPr>
          <w:delText>In-scope:</w:delText>
        </w:r>
      </w:del>
    </w:p>
    <w:p w14:paraId="515BC5F4" w14:textId="5B94EB66" w:rsidR="00083836" w:rsidDel="00A20CAE" w:rsidRDefault="002D4EAB" w:rsidP="00E005B6">
      <w:pPr>
        <w:spacing w:line="360" w:lineRule="auto"/>
        <w:rPr>
          <w:ins w:id="84" w:author="Dmtsu G" w:date="2025-09-08T06:47:00Z" w16du:dateUtc="2025-09-08T03:47:00Z"/>
          <w:del w:id="85" w:author="Awet Teka" w:date="2025-09-13T11:00:00Z" w16du:dateUtc="2025-09-13T08:00:00Z"/>
          <w:rFonts w:cs="Times New Roman"/>
        </w:rPr>
      </w:pPr>
      <w:del w:id="86" w:author="Awet Teka" w:date="2025-09-13T11:00:00Z" w16du:dateUtc="2025-09-13T08:00:00Z">
        <w:r w:rsidRPr="00E005B6" w:rsidDel="00A20CAE">
          <w:rPr>
            <w:rFonts w:cs="Times New Roman"/>
          </w:rPr>
          <w:delText xml:space="preserve">• Core </w:delText>
        </w:r>
      </w:del>
      <w:ins w:id="87" w:author="Dmtsu G" w:date="2025-09-08T06:48:00Z" w16du:dateUtc="2025-09-08T03:48:00Z">
        <w:del w:id="88" w:author="Awet Teka" w:date="2025-09-13T11:00:00Z" w16du:dateUtc="2025-09-13T08:00:00Z">
          <w:r w:rsidR="00083836" w:rsidDel="00A20CAE">
            <w:rPr>
              <w:rFonts w:cs="Times New Roman"/>
            </w:rPr>
            <w:delText xml:space="preserve">road </w:delText>
          </w:r>
        </w:del>
      </w:ins>
      <w:del w:id="89" w:author="Awet Teka" w:date="2025-09-13T11:00:00Z" w16du:dateUtc="2025-09-13T08:00:00Z">
        <w:r w:rsidRPr="00E005B6" w:rsidDel="00A20CAE">
          <w:rPr>
            <w:rFonts w:cs="Times New Roman"/>
          </w:rPr>
          <w:delText>inventory</w:delText>
        </w:r>
      </w:del>
      <w:ins w:id="90" w:author="Dmtsu G" w:date="2025-09-08T06:41:00Z" w16du:dateUtc="2025-09-08T03:41:00Z">
        <w:del w:id="91" w:author="Awet Teka" w:date="2025-09-13T11:00:00Z" w16du:dateUtc="2025-09-13T08:00:00Z">
          <w:r w:rsidR="001559B7" w:rsidDel="00A20CAE">
            <w:rPr>
              <w:rFonts w:cs="Times New Roman"/>
            </w:rPr>
            <w:delText xml:space="preserve"> and condition survey</w:delText>
          </w:r>
        </w:del>
      </w:ins>
      <w:del w:id="92" w:author="Awet Teka" w:date="2025-09-13T11:00:00Z" w16du:dateUtc="2025-09-13T08:00:00Z">
        <w:r w:rsidRPr="00E005B6" w:rsidDel="00A20CAE">
          <w:rPr>
            <w:rFonts w:cs="Times New Roman"/>
          </w:rPr>
          <w:delText xml:space="preserve"> modules: </w:delText>
        </w:r>
        <w:commentRangeStart w:id="93"/>
        <w:r w:rsidRPr="00E005B6" w:rsidDel="00A20CAE">
          <w:rPr>
            <w:rFonts w:cs="Times New Roman"/>
          </w:rPr>
          <w:delText>road_section, structure_inventory, traffic_survey.</w:delText>
        </w:r>
        <w:commentRangeEnd w:id="93"/>
        <w:r w:rsidR="00083836" w:rsidDel="00A20CAE">
          <w:rPr>
            <w:rStyle w:val="CommentReference"/>
          </w:rPr>
          <w:commentReference w:id="93"/>
        </w:r>
      </w:del>
    </w:p>
    <w:p w14:paraId="76B03B2E" w14:textId="7579298C" w:rsidR="007A7EA2" w:rsidRPr="00E005B6" w:rsidDel="00A20CAE" w:rsidRDefault="00083836" w:rsidP="00E005B6">
      <w:pPr>
        <w:spacing w:line="360" w:lineRule="auto"/>
        <w:rPr>
          <w:del w:id="94" w:author="Awet Teka" w:date="2025-09-13T11:00:00Z" w16du:dateUtc="2025-09-13T08:00:00Z"/>
          <w:rFonts w:cs="Times New Roman"/>
        </w:rPr>
      </w:pPr>
      <w:ins w:id="95" w:author="Dmtsu G" w:date="2025-09-08T06:48:00Z" w16du:dateUtc="2025-09-08T03:48:00Z">
        <w:del w:id="96" w:author="Awet Teka" w:date="2025-09-13T11:00:00Z" w16du:dateUtc="2025-09-13T08:00:00Z">
          <w:r w:rsidDel="00A20CAE">
            <w:rPr>
              <w:rFonts w:cs="Times New Roman"/>
            </w:rPr>
            <w:delText xml:space="preserve">. </w:delText>
          </w:r>
        </w:del>
      </w:ins>
      <w:ins w:id="97" w:author="Dmtsu G" w:date="2025-09-08T06:47:00Z" w16du:dateUtc="2025-09-08T03:47:00Z">
        <w:del w:id="98" w:author="Awet Teka" w:date="2025-09-13T11:00:00Z" w16du:dateUtc="2025-09-13T08:00:00Z">
          <w:r w:rsidDel="00A20CAE">
            <w:rPr>
              <w:rFonts w:cs="Times New Roman"/>
            </w:rPr>
            <w:delText xml:space="preserve">Traffic </w:delText>
          </w:r>
        </w:del>
      </w:ins>
      <w:ins w:id="99" w:author="Dmtsu G" w:date="2025-09-08T06:48:00Z" w16du:dateUtc="2025-09-08T03:48:00Z">
        <w:del w:id="100" w:author="Awet Teka" w:date="2025-09-13T11:00:00Z" w16du:dateUtc="2025-09-13T08:00:00Z">
          <w:r w:rsidDel="00A20CAE">
            <w:rPr>
              <w:rFonts w:cs="Times New Roman"/>
            </w:rPr>
            <w:delText>database</w:delText>
          </w:r>
        </w:del>
      </w:ins>
      <w:del w:id="101" w:author="Awet Teka" w:date="2025-09-13T11:00:00Z" w16du:dateUtc="2025-09-13T08:00:00Z">
        <w:r w:rsidR="002D4EAB" w:rsidRPr="00E005B6" w:rsidDel="00A20CAE">
          <w:rPr>
            <w:rFonts w:cs="Times New Roman"/>
          </w:rPr>
          <w:br/>
          <w:delText>• Prioritization and cost estimation engines.</w:delText>
        </w:r>
        <w:r w:rsidR="002D4EAB" w:rsidRPr="00E005B6" w:rsidDel="00A20CAE">
          <w:rPr>
            <w:rFonts w:cs="Times New Roman"/>
          </w:rPr>
          <w:br/>
          <w:delText>• Django backend with PostGIS spatial database.</w:delText>
        </w:r>
        <w:r w:rsidR="002D4EAB" w:rsidRPr="00E005B6" w:rsidDel="00A20CAE">
          <w:rPr>
            <w:rFonts w:cs="Times New Roman"/>
          </w:rPr>
          <w:br/>
          <w:delText>• Django Admin-based interfaces and lightweight custom HTML pages for reports and quick tasks.</w:delText>
        </w:r>
        <w:r w:rsidR="002D4EAB" w:rsidRPr="00E005B6" w:rsidDel="00A20CAE">
          <w:rPr>
            <w:rFonts w:cs="Times New Roman"/>
          </w:rPr>
          <w:br/>
          <w:delText>• Basic GIS visualization with Leaflet (plot lines and points; color-coded by condition/priority).</w:delText>
        </w:r>
        <w:r w:rsidR="002D4EAB" w:rsidRPr="00E005B6" w:rsidDel="00A20CAE">
          <w:rPr>
            <w:rFonts w:cs="Times New Roman"/>
          </w:rPr>
          <w:br/>
          <w:delText>• Import tools for Excel templates and export to Excel/PDF.</w:delText>
        </w:r>
      </w:del>
    </w:p>
    <w:p w14:paraId="61DB4167" w14:textId="742ED86B" w:rsidR="007A7EA2" w:rsidRPr="00E005B6" w:rsidDel="00A20CAE" w:rsidRDefault="002D4EAB" w:rsidP="00E005B6">
      <w:pPr>
        <w:spacing w:line="360" w:lineRule="auto"/>
        <w:rPr>
          <w:del w:id="102" w:author="Awet Teka" w:date="2025-09-13T11:00:00Z" w16du:dateUtc="2025-09-13T08:00:00Z"/>
          <w:rFonts w:cs="Times New Roman"/>
          <w:b/>
          <w:bCs/>
        </w:rPr>
      </w:pPr>
      <w:del w:id="103" w:author="Awet Teka" w:date="2025-09-13T11:00:00Z" w16du:dateUtc="2025-09-13T08:00:00Z">
        <w:r w:rsidRPr="00E005B6" w:rsidDel="00A20CAE">
          <w:rPr>
            <w:rFonts w:cs="Times New Roman"/>
            <w:b/>
            <w:bCs/>
          </w:rPr>
          <w:delText xml:space="preserve">Out-of-scope (Phase </w:delText>
        </w:r>
        <w:r w:rsidR="00E005B6" w:rsidRPr="00E005B6" w:rsidDel="00A20CAE">
          <w:rPr>
            <w:rFonts w:cs="Times New Roman"/>
            <w:b/>
            <w:bCs/>
          </w:rPr>
          <w:delText>1</w:delText>
        </w:r>
        <w:r w:rsidRPr="00E005B6" w:rsidDel="00A20CAE">
          <w:rPr>
            <w:rFonts w:cs="Times New Roman"/>
            <w:b/>
            <w:bCs/>
          </w:rPr>
          <w:delText>):</w:delText>
        </w:r>
      </w:del>
    </w:p>
    <w:p w14:paraId="336909A0" w14:textId="3879BB83" w:rsidR="007A7EA2" w:rsidRPr="00E005B6" w:rsidDel="00A20CAE" w:rsidRDefault="002D4EAB" w:rsidP="00E005B6">
      <w:pPr>
        <w:spacing w:line="360" w:lineRule="auto"/>
        <w:rPr>
          <w:del w:id="104" w:author="Awet Teka" w:date="2025-09-13T11:00:00Z" w16du:dateUtc="2025-09-13T08:00:00Z"/>
          <w:rFonts w:cs="Times New Roman"/>
        </w:rPr>
      </w:pPr>
      <w:del w:id="105" w:author="Awet Teka" w:date="2025-09-13T11:00:00Z" w16du:dateUtc="2025-09-13T08:00:00Z">
        <w:r w:rsidRPr="00E005B6" w:rsidDel="00A20CAE">
          <w:rPr>
            <w:rFonts w:cs="Times New Roman"/>
          </w:rPr>
          <w:delText>• Full React.js frontend (planned Phase 2).</w:delText>
        </w:r>
        <w:r w:rsidRPr="00E005B6" w:rsidDel="00A20CAE">
          <w:rPr>
            <w:rFonts w:cs="Times New Roman"/>
          </w:rPr>
          <w:br/>
          <w:delText>• Mobile offline data collection app (later phase).</w:delText>
        </w:r>
        <w:r w:rsidRPr="00E005B6" w:rsidDel="00A20CAE">
          <w:rPr>
            <w:rFonts w:cs="Times New Roman"/>
          </w:rPr>
          <w:br/>
          <w:delText>• Advanced GIS services (tile server, routing, network analysis) unless requested.</w:delText>
        </w:r>
        <w:r w:rsidRPr="00E005B6" w:rsidDel="00A20CAE">
          <w:rPr>
            <w:rFonts w:cs="Times New Roman"/>
          </w:rPr>
          <w:br/>
          <w:delText>• Drone/satellite imagery processing.</w:delText>
        </w:r>
      </w:del>
    </w:p>
    <w:p w14:paraId="1081E8C3" w14:textId="6149C94B" w:rsidR="004A6D7E" w:rsidRPr="00456796" w:rsidRDefault="002D4EAB" w:rsidP="006A0A16">
      <w:pPr>
        <w:pStyle w:val="Heading1"/>
        <w:rPr>
          <w:sz w:val="24"/>
          <w:szCs w:val="24"/>
        </w:rPr>
      </w:pPr>
      <w:r w:rsidRPr="00456796">
        <w:t>Functional</w:t>
      </w:r>
      <w:r w:rsidRPr="00456796">
        <w:rPr>
          <w:sz w:val="24"/>
          <w:szCs w:val="24"/>
        </w:rPr>
        <w:t xml:space="preserve"> </w:t>
      </w:r>
      <w:r w:rsidRPr="00456796">
        <w:t>Requirements</w:t>
      </w:r>
    </w:p>
    <w:p w14:paraId="6B6DDDCF" w14:textId="7570119A" w:rsidR="004A6D7E" w:rsidRPr="00456796" w:rsidRDefault="006F7FD1" w:rsidP="006A0A16">
      <w:pPr>
        <w:pStyle w:val="Heading2"/>
        <w:rPr>
          <w:rFonts w:eastAsia="Times New Roman"/>
        </w:rPr>
      </w:pPr>
      <w:del w:id="106" w:author="Awet Teka" w:date="2025-09-13T10:53:00Z" w16du:dateUtc="2025-09-13T07:53:00Z">
        <w:r w:rsidRPr="006A0A16" w:rsidDel="00933A05">
          <w:delText>Road</w:delText>
        </w:r>
        <w:r w:rsidRPr="00456796" w:rsidDel="00933A05">
          <w:delText xml:space="preserve"> Inventory </w:delText>
        </w:r>
      </w:del>
      <w:ins w:id="107" w:author="Awet Teka" w:date="2025-09-13T10:53:00Z" w16du:dateUtc="2025-09-13T07:53:00Z">
        <w:r w:rsidR="00933A05">
          <w:t>Inventory Tables</w:t>
        </w:r>
      </w:ins>
    </w:p>
    <w:p w14:paraId="4E6CD4B2" w14:textId="77777777" w:rsidR="006A0A16" w:rsidRPr="00D938D3" w:rsidRDefault="006A0A16" w:rsidP="00B430E5">
      <w:pPr>
        <w:pStyle w:val="Heading3"/>
      </w:pPr>
      <w:r w:rsidRPr="00D938D3">
        <w:t>Road (</w:t>
      </w:r>
      <w:r w:rsidRPr="006A0A16">
        <w:t>Master</w:t>
      </w:r>
      <w:r w:rsidRPr="00D938D3">
        <w:t xml:space="preserve"> </w:t>
      </w:r>
      <w:r w:rsidRPr="006A0A16">
        <w:t>Table</w:t>
      </w:r>
      <w:r w:rsidRPr="00D938D3">
        <w:t>)</w:t>
      </w:r>
    </w:p>
    <w:p w14:paraId="43EB8BA0" w14:textId="1C68F4F3" w:rsidR="006F323D" w:rsidRDefault="006F323D" w:rsidP="006F323D">
      <w:r>
        <w:t>This is the central road reference table storing essential metadata about each road (location, classification, authority, population served, and global intervention data).</w:t>
      </w:r>
    </w:p>
    <w:p w14:paraId="1742F0B1" w14:textId="13454191" w:rsidR="002840BD" w:rsidRDefault="002840BD" w:rsidP="002840BD">
      <w:pPr>
        <w:pStyle w:val="Caption"/>
        <w:keepNext/>
      </w:pPr>
      <w:r>
        <w:t xml:space="preserve">Table </w:t>
      </w:r>
      <w:fldSimple w:instr=" SEQ Table \* ARABIC ">
        <w:r w:rsidR="000E3585">
          <w:rPr>
            <w:noProof/>
          </w:rPr>
          <w:t>1</w:t>
        </w:r>
      </w:fldSimple>
      <w:r>
        <w:t xml:space="preserve">. Road </w:t>
      </w:r>
      <w:ins w:id="108" w:author="Awet Teka" w:date="2025-09-13T10:55:00Z" w16du:dateUtc="2025-09-13T07:55:00Z">
        <w:r w:rsidR="00933A05">
          <w:t>Master T</w:t>
        </w:r>
      </w:ins>
      <w:del w:id="109" w:author="Awet Teka" w:date="2025-09-13T10:55:00Z" w16du:dateUtc="2025-09-13T07:55:00Z">
        <w:r w:rsidDel="00933A05">
          <w:delText>inve</w:delText>
        </w:r>
      </w:del>
      <w:del w:id="110" w:author="Awet Teka" w:date="2025-09-13T10:54:00Z" w16du:dateUtc="2025-09-13T07:54:00Z">
        <w:r w:rsidDel="00933A05">
          <w:delText>ntory t</w:delText>
        </w:r>
      </w:del>
      <w:r>
        <w:t>able</w:t>
      </w:r>
    </w:p>
    <w:tbl>
      <w:tblPr>
        <w:tblStyle w:val="LightList"/>
        <w:tblW w:w="0" w:type="auto"/>
        <w:tblLook w:val="04A0" w:firstRow="1" w:lastRow="0" w:firstColumn="1" w:lastColumn="0" w:noHBand="0" w:noVBand="1"/>
      </w:tblPr>
      <w:tblGrid>
        <w:gridCol w:w="2877"/>
        <w:gridCol w:w="2872"/>
        <w:gridCol w:w="2871"/>
      </w:tblGrid>
      <w:tr w:rsidR="006F323D" w14:paraId="01758178" w14:textId="77777777" w:rsidTr="000473D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7" w:type="dxa"/>
          </w:tcPr>
          <w:p w14:paraId="3E586459" w14:textId="77777777" w:rsidR="006F323D" w:rsidRDefault="006F323D" w:rsidP="002D4EAB">
            <w:r>
              <w:t>Field</w:t>
            </w:r>
          </w:p>
        </w:tc>
        <w:tc>
          <w:tcPr>
            <w:tcW w:w="2872" w:type="dxa"/>
          </w:tcPr>
          <w:p w14:paraId="600E8166" w14:textId="77777777" w:rsidR="006F323D" w:rsidRDefault="006F323D" w:rsidP="002D4EAB">
            <w:pPr>
              <w:cnfStyle w:val="100000000000" w:firstRow="1" w:lastRow="0" w:firstColumn="0" w:lastColumn="0" w:oddVBand="0" w:evenVBand="0" w:oddHBand="0" w:evenHBand="0" w:firstRowFirstColumn="0" w:firstRowLastColumn="0" w:lastRowFirstColumn="0" w:lastRowLastColumn="0"/>
            </w:pPr>
            <w:r>
              <w:t>Type</w:t>
            </w:r>
          </w:p>
        </w:tc>
        <w:tc>
          <w:tcPr>
            <w:tcW w:w="2871" w:type="dxa"/>
          </w:tcPr>
          <w:p w14:paraId="27870271" w14:textId="77777777" w:rsidR="006F323D" w:rsidRDefault="006F323D" w:rsidP="002D4EAB">
            <w:pPr>
              <w:cnfStyle w:val="100000000000" w:firstRow="1" w:lastRow="0" w:firstColumn="0" w:lastColumn="0" w:oddVBand="0" w:evenVBand="0" w:oddHBand="0" w:evenHBand="0" w:firstRowFirstColumn="0" w:firstRowLastColumn="0" w:lastRowFirstColumn="0" w:lastRowLastColumn="0"/>
            </w:pPr>
            <w:r>
              <w:t>Description</w:t>
            </w:r>
          </w:p>
        </w:tc>
      </w:tr>
      <w:tr w:rsidR="006F323D" w14:paraId="4B3726FA" w14:textId="77777777" w:rsidTr="000473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7" w:type="dxa"/>
          </w:tcPr>
          <w:p w14:paraId="13F498F6" w14:textId="77777777" w:rsidR="006F323D" w:rsidRDefault="006F323D" w:rsidP="002D4EAB">
            <w:proofErr w:type="spellStart"/>
            <w:r>
              <w:t>road_id</w:t>
            </w:r>
            <w:proofErr w:type="spellEnd"/>
          </w:p>
        </w:tc>
        <w:tc>
          <w:tcPr>
            <w:tcW w:w="2872" w:type="dxa"/>
          </w:tcPr>
          <w:p w14:paraId="299CC9F8" w14:textId="77777777" w:rsidR="006F323D" w:rsidRDefault="006F323D" w:rsidP="002D4EAB">
            <w:pPr>
              <w:cnfStyle w:val="000000100000" w:firstRow="0" w:lastRow="0" w:firstColumn="0" w:lastColumn="0" w:oddVBand="0" w:evenVBand="0" w:oddHBand="1" w:evenHBand="0" w:firstRowFirstColumn="0" w:firstRowLastColumn="0" w:lastRowFirstColumn="0" w:lastRowLastColumn="0"/>
            </w:pPr>
            <w:r>
              <w:t>INT / BIGINT (PK)</w:t>
            </w:r>
          </w:p>
        </w:tc>
        <w:tc>
          <w:tcPr>
            <w:tcW w:w="2871" w:type="dxa"/>
          </w:tcPr>
          <w:p w14:paraId="7EFD01B3" w14:textId="77777777" w:rsidR="006F323D" w:rsidRDefault="006F323D" w:rsidP="002D4EAB">
            <w:pPr>
              <w:cnfStyle w:val="000000100000" w:firstRow="0" w:lastRow="0" w:firstColumn="0" w:lastColumn="0" w:oddVBand="0" w:evenVBand="0" w:oddHBand="1" w:evenHBand="0" w:firstRowFirstColumn="0" w:firstRowLastColumn="0" w:lastRowFirstColumn="0" w:lastRowLastColumn="0"/>
            </w:pPr>
            <w:r>
              <w:t>Unique identifier (auto increment)</w:t>
            </w:r>
          </w:p>
        </w:tc>
      </w:tr>
      <w:tr w:rsidR="006F323D" w14:paraId="78B8ADE5" w14:textId="77777777" w:rsidTr="000473DE">
        <w:tc>
          <w:tcPr>
            <w:cnfStyle w:val="001000000000" w:firstRow="0" w:lastRow="0" w:firstColumn="1" w:lastColumn="0" w:oddVBand="0" w:evenVBand="0" w:oddHBand="0" w:evenHBand="0" w:firstRowFirstColumn="0" w:firstRowLastColumn="0" w:lastRowFirstColumn="0" w:lastRowLastColumn="0"/>
            <w:tcW w:w="2877" w:type="dxa"/>
          </w:tcPr>
          <w:p w14:paraId="1DDF191E" w14:textId="77777777" w:rsidR="006F323D" w:rsidRDefault="006F323D" w:rsidP="002D4EAB">
            <w:proofErr w:type="spellStart"/>
            <w:r>
              <w:t>road_name_from</w:t>
            </w:r>
            <w:proofErr w:type="spellEnd"/>
          </w:p>
        </w:tc>
        <w:tc>
          <w:tcPr>
            <w:tcW w:w="2872" w:type="dxa"/>
          </w:tcPr>
          <w:p w14:paraId="12D354A4" w14:textId="77777777" w:rsidR="006F323D" w:rsidRDefault="006F323D" w:rsidP="002D4EAB">
            <w:pPr>
              <w:cnfStyle w:val="000000000000" w:firstRow="0" w:lastRow="0" w:firstColumn="0" w:lastColumn="0" w:oddVBand="0" w:evenVBand="0" w:oddHBand="0" w:evenHBand="0" w:firstRowFirstColumn="0" w:firstRowLastColumn="0" w:lastRowFirstColumn="0" w:lastRowLastColumn="0"/>
            </w:pPr>
            <w:proofErr w:type="gramStart"/>
            <w:r>
              <w:t>VARCHAR(</w:t>
            </w:r>
            <w:proofErr w:type="gramEnd"/>
            <w:r>
              <w:t>150)</w:t>
            </w:r>
          </w:p>
        </w:tc>
        <w:tc>
          <w:tcPr>
            <w:tcW w:w="2871" w:type="dxa"/>
          </w:tcPr>
          <w:p w14:paraId="5062C8A8" w14:textId="77777777" w:rsidR="006F323D" w:rsidRDefault="006F323D" w:rsidP="002D4EAB">
            <w:pPr>
              <w:cnfStyle w:val="000000000000" w:firstRow="0" w:lastRow="0" w:firstColumn="0" w:lastColumn="0" w:oddVBand="0" w:evenVBand="0" w:oddHBand="0" w:evenHBand="0" w:firstRowFirstColumn="0" w:firstRowLastColumn="0" w:lastRowFirstColumn="0" w:lastRowLastColumn="0"/>
            </w:pPr>
            <w:r>
              <w:t>Starting location name</w:t>
            </w:r>
          </w:p>
        </w:tc>
      </w:tr>
      <w:tr w:rsidR="006F323D" w14:paraId="48F245DA" w14:textId="77777777" w:rsidTr="000473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7" w:type="dxa"/>
          </w:tcPr>
          <w:p w14:paraId="5FF4145D" w14:textId="77777777" w:rsidR="006F323D" w:rsidRDefault="006F323D" w:rsidP="002D4EAB">
            <w:proofErr w:type="spellStart"/>
            <w:r>
              <w:t>road_name_to</w:t>
            </w:r>
            <w:proofErr w:type="spellEnd"/>
          </w:p>
        </w:tc>
        <w:tc>
          <w:tcPr>
            <w:tcW w:w="2872" w:type="dxa"/>
          </w:tcPr>
          <w:p w14:paraId="31BE1C76" w14:textId="5BF44F2B" w:rsidR="006F323D" w:rsidRDefault="006F323D" w:rsidP="002D4EAB">
            <w:pPr>
              <w:cnfStyle w:val="000000100000" w:firstRow="0" w:lastRow="0" w:firstColumn="0" w:lastColumn="0" w:oddVBand="0" w:evenVBand="0" w:oddHBand="1" w:evenHBand="0" w:firstRowFirstColumn="0" w:firstRowLastColumn="0" w:lastRowFirstColumn="0" w:lastRowLastColumn="0"/>
            </w:pPr>
          </w:p>
        </w:tc>
        <w:tc>
          <w:tcPr>
            <w:tcW w:w="2871" w:type="dxa"/>
          </w:tcPr>
          <w:p w14:paraId="6556AB30" w14:textId="77777777" w:rsidR="006F323D" w:rsidRDefault="006F323D" w:rsidP="002D4EAB">
            <w:pPr>
              <w:cnfStyle w:val="000000100000" w:firstRow="0" w:lastRow="0" w:firstColumn="0" w:lastColumn="0" w:oddVBand="0" w:evenVBand="0" w:oddHBand="1" w:evenHBand="0" w:firstRowFirstColumn="0" w:firstRowLastColumn="0" w:lastRowFirstColumn="0" w:lastRowLastColumn="0"/>
            </w:pPr>
            <w:r>
              <w:t>Ending location name</w:t>
            </w:r>
          </w:p>
        </w:tc>
      </w:tr>
      <w:tr w:rsidR="006F323D" w14:paraId="38A0FB74" w14:textId="77777777" w:rsidTr="000473DE">
        <w:tc>
          <w:tcPr>
            <w:cnfStyle w:val="001000000000" w:firstRow="0" w:lastRow="0" w:firstColumn="1" w:lastColumn="0" w:oddVBand="0" w:evenVBand="0" w:oddHBand="0" w:evenHBand="0" w:firstRowFirstColumn="0" w:firstRowLastColumn="0" w:lastRowFirstColumn="0" w:lastRowLastColumn="0"/>
            <w:tcW w:w="2877" w:type="dxa"/>
          </w:tcPr>
          <w:p w14:paraId="116E87E0" w14:textId="3788B0DD" w:rsidR="006F323D" w:rsidRDefault="00D82463" w:rsidP="002D4EAB">
            <w:proofErr w:type="spellStart"/>
            <w:r>
              <w:t>design</w:t>
            </w:r>
            <w:r w:rsidR="006F323D">
              <w:t>_</w:t>
            </w:r>
            <w:r>
              <w:t>standard</w:t>
            </w:r>
            <w:proofErr w:type="spellEnd"/>
          </w:p>
        </w:tc>
        <w:tc>
          <w:tcPr>
            <w:tcW w:w="2872" w:type="dxa"/>
          </w:tcPr>
          <w:p w14:paraId="585F6162" w14:textId="503CA87A" w:rsidR="006F323D" w:rsidRDefault="00D82463" w:rsidP="002D4EAB">
            <w:pPr>
              <w:cnfStyle w:val="000000000000" w:firstRow="0" w:lastRow="0" w:firstColumn="0" w:lastColumn="0" w:oddVBand="0" w:evenVBand="0" w:oddHBand="0" w:evenHBand="0" w:firstRowFirstColumn="0" w:firstRowLastColumn="0" w:lastRowFirstColumn="0" w:lastRowLastColumn="0"/>
            </w:pPr>
            <w:proofErr w:type="gramStart"/>
            <w:r>
              <w:t>ENUM(</w:t>
            </w:r>
            <w:proofErr w:type="gramEnd"/>
            <w:r w:rsidRPr="00E45353">
              <w:rPr>
                <w:rFonts w:cs="Times New Roman"/>
                <w:i/>
              </w:rPr>
              <w:t>Basic Access, DC1, DC2, DC3, DC4, DC5, DC6, DC7 and DC8</w:t>
            </w:r>
            <w:r>
              <w:t>)</w:t>
            </w:r>
          </w:p>
        </w:tc>
        <w:tc>
          <w:tcPr>
            <w:tcW w:w="2871" w:type="dxa"/>
          </w:tcPr>
          <w:p w14:paraId="5E27D19A" w14:textId="262EBF58" w:rsidR="006F323D" w:rsidRDefault="00D82463" w:rsidP="002D4EAB">
            <w:pPr>
              <w:cnfStyle w:val="000000000000" w:firstRow="0" w:lastRow="0" w:firstColumn="0" w:lastColumn="0" w:oddVBand="0" w:evenVBand="0" w:oddHBand="0" w:evenHBand="0" w:firstRowFirstColumn="0" w:firstRowLastColumn="0" w:lastRowFirstColumn="0" w:lastRowLastColumn="0"/>
            </w:pPr>
            <w:r>
              <w:t>Design standards such DC1, DC2, DC3, etc..,</w:t>
            </w:r>
          </w:p>
        </w:tc>
      </w:tr>
      <w:tr w:rsidR="006F323D" w14:paraId="733C98AD" w14:textId="77777777" w:rsidTr="000473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7" w:type="dxa"/>
          </w:tcPr>
          <w:p w14:paraId="12DB6A4F" w14:textId="77777777" w:rsidR="006F323D" w:rsidRDefault="006F323D" w:rsidP="002D4EAB">
            <w:proofErr w:type="spellStart"/>
            <w:r>
              <w:t>admin_</w:t>
            </w:r>
            <w:commentRangeStart w:id="111"/>
            <w:r>
              <w:t>zone</w:t>
            </w:r>
            <w:commentRangeEnd w:id="111"/>
            <w:proofErr w:type="spellEnd"/>
            <w:r w:rsidR="00D10FFE">
              <w:rPr>
                <w:rStyle w:val="CommentReference"/>
                <w:b w:val="0"/>
                <w:bCs w:val="0"/>
              </w:rPr>
              <w:commentReference w:id="111"/>
            </w:r>
          </w:p>
        </w:tc>
        <w:tc>
          <w:tcPr>
            <w:tcW w:w="2872" w:type="dxa"/>
          </w:tcPr>
          <w:p w14:paraId="068A1206" w14:textId="634A8CBC" w:rsidR="006F323D" w:rsidRDefault="00462ED7" w:rsidP="002D4EAB">
            <w:pPr>
              <w:cnfStyle w:val="000000100000" w:firstRow="0" w:lastRow="0" w:firstColumn="0" w:lastColumn="0" w:oddVBand="0" w:evenVBand="0" w:oddHBand="1" w:evenHBand="0" w:firstRowFirstColumn="0" w:firstRowLastColumn="0" w:lastRowFirstColumn="0" w:lastRowLastColumn="0"/>
            </w:pPr>
            <w:r>
              <w:t>Enum</w:t>
            </w:r>
          </w:p>
        </w:tc>
        <w:tc>
          <w:tcPr>
            <w:tcW w:w="2871" w:type="dxa"/>
          </w:tcPr>
          <w:p w14:paraId="79E221EE" w14:textId="3B63B35C" w:rsidR="006F323D" w:rsidRDefault="006F323D" w:rsidP="002D4EAB">
            <w:pPr>
              <w:cnfStyle w:val="000000100000" w:firstRow="0" w:lastRow="0" w:firstColumn="0" w:lastColumn="0" w:oddVBand="0" w:evenVBand="0" w:oddHBand="1" w:evenHBand="0" w:firstRowFirstColumn="0" w:firstRowLastColumn="0" w:lastRowFirstColumn="0" w:lastRowLastColumn="0"/>
            </w:pPr>
            <w:r>
              <w:t>Administrative Zone name</w:t>
            </w:r>
            <w:r w:rsidR="00462ED7">
              <w:t xml:space="preserve"> (East, North, etc.., zones in Tigray)</w:t>
            </w:r>
          </w:p>
        </w:tc>
      </w:tr>
      <w:tr w:rsidR="006F323D" w14:paraId="1A7BEEA8" w14:textId="77777777" w:rsidTr="000473DE">
        <w:tc>
          <w:tcPr>
            <w:cnfStyle w:val="001000000000" w:firstRow="0" w:lastRow="0" w:firstColumn="1" w:lastColumn="0" w:oddVBand="0" w:evenVBand="0" w:oddHBand="0" w:evenHBand="0" w:firstRowFirstColumn="0" w:firstRowLastColumn="0" w:lastRowFirstColumn="0" w:lastRowLastColumn="0"/>
            <w:tcW w:w="2877" w:type="dxa"/>
          </w:tcPr>
          <w:p w14:paraId="76BA105E" w14:textId="77777777" w:rsidR="006F323D" w:rsidRDefault="006F323D" w:rsidP="002D4EAB">
            <w:proofErr w:type="spellStart"/>
            <w:r>
              <w:t>admin_woreda</w:t>
            </w:r>
            <w:proofErr w:type="spellEnd"/>
          </w:p>
        </w:tc>
        <w:tc>
          <w:tcPr>
            <w:tcW w:w="2872" w:type="dxa"/>
          </w:tcPr>
          <w:p w14:paraId="5B12D929" w14:textId="77777777" w:rsidR="006F323D" w:rsidRDefault="006F323D" w:rsidP="002D4EAB">
            <w:pPr>
              <w:cnfStyle w:val="000000000000" w:firstRow="0" w:lastRow="0" w:firstColumn="0" w:lastColumn="0" w:oddVBand="0" w:evenVBand="0" w:oddHBand="0" w:evenHBand="0" w:firstRowFirstColumn="0" w:firstRowLastColumn="0" w:lastRowFirstColumn="0" w:lastRowLastColumn="0"/>
            </w:pPr>
            <w:proofErr w:type="gramStart"/>
            <w:r>
              <w:t>VARCHAR(</w:t>
            </w:r>
            <w:proofErr w:type="gramEnd"/>
            <w:r>
              <w:t>100)</w:t>
            </w:r>
          </w:p>
        </w:tc>
        <w:tc>
          <w:tcPr>
            <w:tcW w:w="2871" w:type="dxa"/>
          </w:tcPr>
          <w:p w14:paraId="7D21F333" w14:textId="77777777" w:rsidR="006F323D" w:rsidRDefault="006F323D" w:rsidP="002D4EAB">
            <w:pPr>
              <w:cnfStyle w:val="000000000000" w:firstRow="0" w:lastRow="0" w:firstColumn="0" w:lastColumn="0" w:oddVBand="0" w:evenVBand="0" w:oddHBand="0" w:evenHBand="0" w:firstRowFirstColumn="0" w:firstRowLastColumn="0" w:lastRowFirstColumn="0" w:lastRowLastColumn="0"/>
            </w:pPr>
            <w:r>
              <w:t>Administrative Woreda name</w:t>
            </w:r>
          </w:p>
        </w:tc>
      </w:tr>
      <w:tr w:rsidR="006F323D" w14:paraId="01516F3E" w14:textId="77777777" w:rsidTr="000473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7" w:type="dxa"/>
          </w:tcPr>
          <w:p w14:paraId="1F7F51B7" w14:textId="77777777" w:rsidR="006F323D" w:rsidRDefault="006F323D" w:rsidP="002D4EAB">
            <w:proofErr w:type="spellStart"/>
            <w:r>
              <w:t>total_length_km</w:t>
            </w:r>
            <w:proofErr w:type="spellEnd"/>
          </w:p>
        </w:tc>
        <w:tc>
          <w:tcPr>
            <w:tcW w:w="2872" w:type="dxa"/>
          </w:tcPr>
          <w:p w14:paraId="726E932C" w14:textId="77777777" w:rsidR="006F323D" w:rsidRDefault="006F323D" w:rsidP="002D4EAB">
            <w:pPr>
              <w:cnfStyle w:val="000000100000" w:firstRow="0" w:lastRow="0" w:firstColumn="0" w:lastColumn="0" w:oddVBand="0" w:evenVBand="0" w:oddHBand="1" w:evenHBand="0" w:firstRowFirstColumn="0" w:firstRowLastColumn="0" w:lastRowFirstColumn="0" w:lastRowLastColumn="0"/>
            </w:pPr>
            <w:proofErr w:type="gramStart"/>
            <w:r>
              <w:t>DECIMAL(</w:t>
            </w:r>
            <w:proofErr w:type="gramEnd"/>
            <w:r>
              <w:t>6,2)</w:t>
            </w:r>
          </w:p>
        </w:tc>
        <w:tc>
          <w:tcPr>
            <w:tcW w:w="2871" w:type="dxa"/>
          </w:tcPr>
          <w:p w14:paraId="1710F9F2" w14:textId="77777777" w:rsidR="006F323D" w:rsidRPr="00C53B4C" w:rsidRDefault="006F323D" w:rsidP="002D4EAB">
            <w:pPr>
              <w:cnfStyle w:val="000000100000" w:firstRow="0" w:lastRow="0" w:firstColumn="0" w:lastColumn="0" w:oddVBand="0" w:evenVBand="0" w:oddHBand="1" w:evenHBand="0" w:firstRowFirstColumn="0" w:firstRowLastColumn="0" w:lastRowFirstColumn="0" w:lastRowLastColumn="0"/>
              <w:rPr>
                <w:color w:val="EE0000"/>
              </w:rPr>
            </w:pPr>
            <w:r w:rsidRPr="00C53B4C">
              <w:t>Road length (km)</w:t>
            </w:r>
          </w:p>
        </w:tc>
      </w:tr>
      <w:tr w:rsidR="006F323D" w14:paraId="12833C83" w14:textId="77777777" w:rsidTr="000473DE">
        <w:tc>
          <w:tcPr>
            <w:cnfStyle w:val="001000000000" w:firstRow="0" w:lastRow="0" w:firstColumn="1" w:lastColumn="0" w:oddVBand="0" w:evenVBand="0" w:oddHBand="0" w:evenHBand="0" w:firstRowFirstColumn="0" w:firstRowLastColumn="0" w:lastRowFirstColumn="0" w:lastRowLastColumn="0"/>
            <w:tcW w:w="2877" w:type="dxa"/>
          </w:tcPr>
          <w:p w14:paraId="2C254516" w14:textId="46FD2CDD" w:rsidR="006F323D" w:rsidRDefault="00933A05" w:rsidP="002D4EAB">
            <w:proofErr w:type="spellStart"/>
            <w:ins w:id="112" w:author="Awet Teka" w:date="2025-09-13T10:55:00Z" w16du:dateUtc="2025-09-13T07:55:00Z">
              <w:r>
                <w:t>road_</w:t>
              </w:r>
            </w:ins>
            <w:r w:rsidR="006F323D">
              <w:t>start_coordinates</w:t>
            </w:r>
            <w:proofErr w:type="spellEnd"/>
          </w:p>
        </w:tc>
        <w:tc>
          <w:tcPr>
            <w:tcW w:w="2872" w:type="dxa"/>
          </w:tcPr>
          <w:p w14:paraId="2CD8333D" w14:textId="77777777" w:rsidR="006F323D" w:rsidRDefault="006F323D" w:rsidP="002D4EAB">
            <w:pPr>
              <w:cnfStyle w:val="000000000000" w:firstRow="0" w:lastRow="0" w:firstColumn="0" w:lastColumn="0" w:oddVBand="0" w:evenVBand="0" w:oddHBand="0" w:evenHBand="0" w:firstRowFirstColumn="0" w:firstRowLastColumn="0" w:lastRowFirstColumn="0" w:lastRowLastColumn="0"/>
            </w:pPr>
            <w:r>
              <w:t xml:space="preserve">POINT / </w:t>
            </w:r>
            <w:proofErr w:type="gramStart"/>
            <w:r>
              <w:t>VARCHAR(</w:t>
            </w:r>
            <w:proofErr w:type="gramEnd"/>
            <w:r>
              <w:t>50)</w:t>
            </w:r>
          </w:p>
        </w:tc>
        <w:tc>
          <w:tcPr>
            <w:tcW w:w="2871" w:type="dxa"/>
          </w:tcPr>
          <w:p w14:paraId="7D326CC2" w14:textId="01940756" w:rsidR="006F323D" w:rsidRDefault="00933A05" w:rsidP="002D4EAB">
            <w:pPr>
              <w:cnfStyle w:val="000000000000" w:firstRow="0" w:lastRow="0" w:firstColumn="0" w:lastColumn="0" w:oddVBand="0" w:evenVBand="0" w:oddHBand="0" w:evenHBand="0" w:firstRowFirstColumn="0" w:firstRowLastColumn="0" w:lastRowFirstColumn="0" w:lastRowLastColumn="0"/>
            </w:pPr>
            <w:ins w:id="113" w:author="Awet Teka" w:date="2025-09-13T10:56:00Z" w16du:dateUtc="2025-09-13T07:56:00Z">
              <w:r>
                <w:t>Road s</w:t>
              </w:r>
            </w:ins>
            <w:del w:id="114" w:author="Awet Teka" w:date="2025-09-13T10:56:00Z" w16du:dateUtc="2025-09-13T07:56:00Z">
              <w:r w:rsidR="006F323D" w:rsidDel="00933A05">
                <w:delText>S</w:delText>
              </w:r>
            </w:del>
            <w:r w:rsidR="006F323D">
              <w:t>tart coordinates</w:t>
            </w:r>
          </w:p>
        </w:tc>
      </w:tr>
      <w:tr w:rsidR="006F323D" w14:paraId="0C860227" w14:textId="77777777" w:rsidTr="000473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7" w:type="dxa"/>
          </w:tcPr>
          <w:p w14:paraId="4FB52A5B" w14:textId="1B211124" w:rsidR="006F323D" w:rsidRDefault="00933A05" w:rsidP="002D4EAB">
            <w:proofErr w:type="spellStart"/>
            <w:ins w:id="115" w:author="Awet Teka" w:date="2025-09-13T10:56:00Z" w16du:dateUtc="2025-09-13T07:56:00Z">
              <w:r>
                <w:t>r</w:t>
              </w:r>
            </w:ins>
            <w:ins w:id="116" w:author="Awet Teka" w:date="2025-09-13T10:55:00Z" w16du:dateUtc="2025-09-13T07:55:00Z">
              <w:r>
                <w:t>oad_</w:t>
              </w:r>
            </w:ins>
            <w:r w:rsidR="006F323D">
              <w:t>end_coordinates</w:t>
            </w:r>
            <w:proofErr w:type="spellEnd"/>
          </w:p>
        </w:tc>
        <w:tc>
          <w:tcPr>
            <w:tcW w:w="2872" w:type="dxa"/>
          </w:tcPr>
          <w:p w14:paraId="7426CACF" w14:textId="77777777" w:rsidR="006F323D" w:rsidRDefault="006F323D" w:rsidP="002D4EAB">
            <w:pPr>
              <w:cnfStyle w:val="000000100000" w:firstRow="0" w:lastRow="0" w:firstColumn="0" w:lastColumn="0" w:oddVBand="0" w:evenVBand="0" w:oddHBand="1" w:evenHBand="0" w:firstRowFirstColumn="0" w:firstRowLastColumn="0" w:lastRowFirstColumn="0" w:lastRowLastColumn="0"/>
            </w:pPr>
            <w:r>
              <w:t xml:space="preserve">POINT / </w:t>
            </w:r>
            <w:proofErr w:type="gramStart"/>
            <w:r>
              <w:t>VARCHAR(</w:t>
            </w:r>
            <w:proofErr w:type="gramEnd"/>
            <w:r>
              <w:t>50)</w:t>
            </w:r>
          </w:p>
        </w:tc>
        <w:tc>
          <w:tcPr>
            <w:tcW w:w="2871" w:type="dxa"/>
          </w:tcPr>
          <w:p w14:paraId="0F3F5AAB" w14:textId="70B84650" w:rsidR="006F323D" w:rsidRDefault="00933A05" w:rsidP="002D4EAB">
            <w:pPr>
              <w:cnfStyle w:val="000000100000" w:firstRow="0" w:lastRow="0" w:firstColumn="0" w:lastColumn="0" w:oddVBand="0" w:evenVBand="0" w:oddHBand="1" w:evenHBand="0" w:firstRowFirstColumn="0" w:firstRowLastColumn="0" w:lastRowFirstColumn="0" w:lastRowLastColumn="0"/>
            </w:pPr>
            <w:ins w:id="117" w:author="Awet Teka" w:date="2025-09-13T10:56:00Z" w16du:dateUtc="2025-09-13T07:56:00Z">
              <w:r>
                <w:t>Road e</w:t>
              </w:r>
            </w:ins>
            <w:commentRangeStart w:id="118"/>
            <w:del w:id="119" w:author="Awet Teka" w:date="2025-09-13T10:56:00Z" w16du:dateUtc="2025-09-13T07:56:00Z">
              <w:r w:rsidR="006F323D" w:rsidDel="00933A05">
                <w:delText>E</w:delText>
              </w:r>
            </w:del>
            <w:r w:rsidR="006F323D">
              <w:t>nd coordinates</w:t>
            </w:r>
            <w:commentRangeEnd w:id="118"/>
            <w:r w:rsidR="00C53B4C">
              <w:rPr>
                <w:rStyle w:val="CommentReference"/>
              </w:rPr>
              <w:commentReference w:id="118"/>
            </w:r>
          </w:p>
        </w:tc>
      </w:tr>
      <w:tr w:rsidR="006F323D" w14:paraId="6CB8BCC8" w14:textId="77777777" w:rsidTr="000473DE">
        <w:tc>
          <w:tcPr>
            <w:cnfStyle w:val="001000000000" w:firstRow="0" w:lastRow="0" w:firstColumn="1" w:lastColumn="0" w:oddVBand="0" w:evenVBand="0" w:oddHBand="0" w:evenHBand="0" w:firstRowFirstColumn="0" w:firstRowLastColumn="0" w:lastRowFirstColumn="0" w:lastRowLastColumn="0"/>
            <w:tcW w:w="2877" w:type="dxa"/>
          </w:tcPr>
          <w:p w14:paraId="0C0D5635" w14:textId="66F9A4F4" w:rsidR="006F323D" w:rsidRDefault="006F323D" w:rsidP="002D4EAB">
            <w:proofErr w:type="spellStart"/>
            <w:r>
              <w:t>surface_type</w:t>
            </w:r>
            <w:proofErr w:type="spellEnd"/>
          </w:p>
        </w:tc>
        <w:tc>
          <w:tcPr>
            <w:tcW w:w="2872" w:type="dxa"/>
          </w:tcPr>
          <w:p w14:paraId="76B0E007" w14:textId="418FCDA2" w:rsidR="006F323D" w:rsidRDefault="006F323D" w:rsidP="002D4EAB">
            <w:pPr>
              <w:cnfStyle w:val="000000000000" w:firstRow="0" w:lastRow="0" w:firstColumn="0" w:lastColumn="0" w:oddVBand="0" w:evenVBand="0" w:oddHBand="0" w:evenHBand="0" w:firstRowFirstColumn="0" w:firstRowLastColumn="0" w:lastRowFirstColumn="0" w:lastRowLastColumn="0"/>
            </w:pPr>
            <w:proofErr w:type="gramStart"/>
            <w:r>
              <w:t>ENUM(</w:t>
            </w:r>
            <w:proofErr w:type="gramEnd"/>
            <w:r>
              <w:t>Earth, Gravel,</w:t>
            </w:r>
            <w:r w:rsidR="00D82463">
              <w:t xml:space="preserve"> Paved</w:t>
            </w:r>
            <w:r>
              <w:t>)</w:t>
            </w:r>
          </w:p>
        </w:tc>
        <w:tc>
          <w:tcPr>
            <w:tcW w:w="2871" w:type="dxa"/>
          </w:tcPr>
          <w:p w14:paraId="7A8F7642" w14:textId="77777777" w:rsidR="006F323D" w:rsidRDefault="006F323D" w:rsidP="002D4EAB">
            <w:pPr>
              <w:cnfStyle w:val="000000000000" w:firstRow="0" w:lastRow="0" w:firstColumn="0" w:lastColumn="0" w:oddVBand="0" w:evenVBand="0" w:oddHBand="0" w:evenHBand="0" w:firstRowFirstColumn="0" w:firstRowLastColumn="0" w:lastRowFirstColumn="0" w:lastRowLastColumn="0"/>
            </w:pPr>
            <w:r>
              <w:t>Main surface type</w:t>
            </w:r>
          </w:p>
        </w:tc>
      </w:tr>
      <w:tr w:rsidR="006F323D" w14:paraId="7A617FC6" w14:textId="77777777" w:rsidTr="000473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7" w:type="dxa"/>
          </w:tcPr>
          <w:p w14:paraId="062F39C6" w14:textId="77777777" w:rsidR="006F323D" w:rsidRDefault="006F323D" w:rsidP="002D4EAB">
            <w:bookmarkStart w:id="120" w:name="_Hlk207201069"/>
            <w:proofErr w:type="spellStart"/>
            <w:r>
              <w:t>managing_</w:t>
            </w:r>
            <w:commentRangeStart w:id="121"/>
            <w:r>
              <w:t>authority</w:t>
            </w:r>
            <w:commentRangeEnd w:id="121"/>
            <w:proofErr w:type="spellEnd"/>
            <w:r w:rsidR="00E56631">
              <w:rPr>
                <w:rStyle w:val="CommentReference"/>
                <w:b w:val="0"/>
                <w:bCs w:val="0"/>
              </w:rPr>
              <w:commentReference w:id="121"/>
            </w:r>
          </w:p>
        </w:tc>
        <w:tc>
          <w:tcPr>
            <w:tcW w:w="2872" w:type="dxa"/>
          </w:tcPr>
          <w:p w14:paraId="5CC810CF" w14:textId="50D81DA0" w:rsidR="006F323D" w:rsidRDefault="00462ED7" w:rsidP="002D4EAB">
            <w:pPr>
              <w:cnfStyle w:val="000000100000" w:firstRow="0" w:lastRow="0" w:firstColumn="0" w:lastColumn="0" w:oddVBand="0" w:evenVBand="0" w:oddHBand="1" w:evenHBand="0" w:firstRowFirstColumn="0" w:firstRowLastColumn="0" w:lastRowFirstColumn="0" w:lastRowLastColumn="0"/>
            </w:pPr>
            <w:r>
              <w:t>Enum</w:t>
            </w:r>
          </w:p>
        </w:tc>
        <w:tc>
          <w:tcPr>
            <w:tcW w:w="2871" w:type="dxa"/>
          </w:tcPr>
          <w:p w14:paraId="0239B1AA" w14:textId="3F14D3A8" w:rsidR="006F323D" w:rsidRDefault="006F323D" w:rsidP="00462ED7">
            <w:pPr>
              <w:pStyle w:val="CommentText"/>
              <w:cnfStyle w:val="000000100000" w:firstRow="0" w:lastRow="0" w:firstColumn="0" w:lastColumn="0" w:oddVBand="0" w:evenVBand="0" w:oddHBand="1" w:evenHBand="0" w:firstRowFirstColumn="0" w:firstRowLastColumn="0" w:lastRowFirstColumn="0" w:lastRowLastColumn="0"/>
            </w:pPr>
            <w:r>
              <w:t xml:space="preserve">Responsible </w:t>
            </w:r>
            <w:r w:rsidR="00462ED7">
              <w:t>authority (Federal, Regional, Werda, Community</w:t>
            </w:r>
            <w:r w:rsidR="00E56631">
              <w:t>)</w:t>
            </w:r>
          </w:p>
        </w:tc>
      </w:tr>
      <w:bookmarkEnd w:id="120"/>
      <w:tr w:rsidR="006F323D" w14:paraId="5ECCE550" w14:textId="77777777" w:rsidTr="000473DE">
        <w:tc>
          <w:tcPr>
            <w:cnfStyle w:val="001000000000" w:firstRow="0" w:lastRow="0" w:firstColumn="1" w:lastColumn="0" w:oddVBand="0" w:evenVBand="0" w:oddHBand="0" w:evenHBand="0" w:firstRowFirstColumn="0" w:firstRowLastColumn="0" w:lastRowFirstColumn="0" w:lastRowLastColumn="0"/>
            <w:tcW w:w="2877" w:type="dxa"/>
          </w:tcPr>
          <w:p w14:paraId="096FD7E8" w14:textId="2406102B" w:rsidR="006F323D" w:rsidRDefault="00680802" w:rsidP="002D4EAB">
            <w:r>
              <w:t>R</w:t>
            </w:r>
            <w:r w:rsidR="006F323D">
              <w:t>emarks</w:t>
            </w:r>
          </w:p>
        </w:tc>
        <w:tc>
          <w:tcPr>
            <w:tcW w:w="2872" w:type="dxa"/>
          </w:tcPr>
          <w:p w14:paraId="22BA84F9" w14:textId="77777777" w:rsidR="006F323D" w:rsidRDefault="006F323D" w:rsidP="002D4EAB">
            <w:pPr>
              <w:cnfStyle w:val="000000000000" w:firstRow="0" w:lastRow="0" w:firstColumn="0" w:lastColumn="0" w:oddVBand="0" w:evenVBand="0" w:oddHBand="0" w:evenHBand="0" w:firstRowFirstColumn="0" w:firstRowLastColumn="0" w:lastRowFirstColumn="0" w:lastRowLastColumn="0"/>
            </w:pPr>
            <w:r>
              <w:t>TEXT</w:t>
            </w:r>
          </w:p>
        </w:tc>
        <w:tc>
          <w:tcPr>
            <w:tcW w:w="2871" w:type="dxa"/>
          </w:tcPr>
          <w:p w14:paraId="688C05F1" w14:textId="77777777" w:rsidR="006F323D" w:rsidRDefault="006F323D" w:rsidP="002D4EAB">
            <w:pPr>
              <w:cnfStyle w:val="000000000000" w:firstRow="0" w:lastRow="0" w:firstColumn="0" w:lastColumn="0" w:oddVBand="0" w:evenVBand="0" w:oddHBand="0" w:evenHBand="0" w:firstRowFirstColumn="0" w:firstRowLastColumn="0" w:lastRowFirstColumn="0" w:lastRowLastColumn="0"/>
            </w:pPr>
            <w:r>
              <w:t>Additional notes</w:t>
            </w:r>
          </w:p>
        </w:tc>
      </w:tr>
      <w:tr w:rsidR="006F323D" w14:paraId="072BC0A5" w14:textId="77777777" w:rsidTr="000473DE">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7" w:type="dxa"/>
          </w:tcPr>
          <w:p w14:paraId="75860414" w14:textId="77777777" w:rsidR="006F323D" w:rsidRDefault="006F323D" w:rsidP="002D4EAB">
            <w:proofErr w:type="spellStart"/>
            <w:r>
              <w:t>population_served</w:t>
            </w:r>
            <w:proofErr w:type="spellEnd"/>
          </w:p>
        </w:tc>
        <w:tc>
          <w:tcPr>
            <w:tcW w:w="2872" w:type="dxa"/>
          </w:tcPr>
          <w:p w14:paraId="31576130" w14:textId="77777777" w:rsidR="006F323D" w:rsidRDefault="006F323D" w:rsidP="002D4EAB">
            <w:pPr>
              <w:cnfStyle w:val="000000100000" w:firstRow="0" w:lastRow="0" w:firstColumn="0" w:lastColumn="0" w:oddVBand="0" w:evenVBand="0" w:oddHBand="1" w:evenHBand="0" w:firstRowFirstColumn="0" w:firstRowLastColumn="0" w:lastRowFirstColumn="0" w:lastRowLastColumn="0"/>
            </w:pPr>
            <w:r>
              <w:t>INT</w:t>
            </w:r>
          </w:p>
        </w:tc>
        <w:tc>
          <w:tcPr>
            <w:tcW w:w="2871" w:type="dxa"/>
          </w:tcPr>
          <w:p w14:paraId="003833E6" w14:textId="77777777" w:rsidR="006F323D" w:rsidRDefault="006F323D" w:rsidP="002D4EAB">
            <w:pPr>
              <w:cnfStyle w:val="000000100000" w:firstRow="0" w:lastRow="0" w:firstColumn="0" w:lastColumn="0" w:oddVBand="0" w:evenVBand="0" w:oddHBand="1" w:evenHBand="0" w:firstRowFirstColumn="0" w:firstRowLastColumn="0" w:lastRowFirstColumn="0" w:lastRowLastColumn="0"/>
            </w:pPr>
            <w:r>
              <w:t>Population served</w:t>
            </w:r>
          </w:p>
        </w:tc>
      </w:tr>
      <w:tr w:rsidR="006F323D" w14:paraId="252ADC02" w14:textId="77777777" w:rsidTr="000473DE">
        <w:tc>
          <w:tcPr>
            <w:cnfStyle w:val="001000000000" w:firstRow="0" w:lastRow="0" w:firstColumn="1" w:lastColumn="0" w:oddVBand="0" w:evenVBand="0" w:oddHBand="0" w:evenHBand="0" w:firstRowFirstColumn="0" w:firstRowLastColumn="0" w:lastRowFirstColumn="0" w:lastRowLastColumn="0"/>
            <w:tcW w:w="2877" w:type="dxa"/>
          </w:tcPr>
          <w:p w14:paraId="7D7E0758" w14:textId="7CB8C85D" w:rsidR="006F323D" w:rsidRDefault="000473DE" w:rsidP="002D4EAB">
            <w:proofErr w:type="spellStart"/>
            <w:r>
              <w:t>year_of_update</w:t>
            </w:r>
            <w:proofErr w:type="spellEnd"/>
          </w:p>
        </w:tc>
        <w:tc>
          <w:tcPr>
            <w:tcW w:w="2872" w:type="dxa"/>
          </w:tcPr>
          <w:p w14:paraId="66ECAF08" w14:textId="77777777" w:rsidR="006F323D" w:rsidRDefault="006F323D" w:rsidP="002D4EAB">
            <w:pPr>
              <w:cnfStyle w:val="000000000000" w:firstRow="0" w:lastRow="0" w:firstColumn="0" w:lastColumn="0" w:oddVBand="0" w:evenVBand="0" w:oddHBand="0" w:evenHBand="0" w:firstRowFirstColumn="0" w:firstRowLastColumn="0" w:lastRowFirstColumn="0" w:lastRowLastColumn="0"/>
            </w:pPr>
            <w:r>
              <w:t>DATE</w:t>
            </w:r>
          </w:p>
        </w:tc>
        <w:tc>
          <w:tcPr>
            <w:tcW w:w="2871" w:type="dxa"/>
          </w:tcPr>
          <w:p w14:paraId="2103ADAF" w14:textId="77777777" w:rsidR="006F323D" w:rsidRDefault="006F323D" w:rsidP="002D4EAB">
            <w:pPr>
              <w:cnfStyle w:val="000000000000" w:firstRow="0" w:lastRow="0" w:firstColumn="0" w:lastColumn="0" w:oddVBand="0" w:evenVBand="0" w:oddHBand="0" w:evenHBand="0" w:firstRowFirstColumn="0" w:firstRowLastColumn="0" w:lastRowFirstColumn="0" w:lastRowLastColumn="0"/>
            </w:pPr>
            <w:r>
              <w:t>Last MCI calculation date</w:t>
            </w:r>
          </w:p>
        </w:tc>
      </w:tr>
    </w:tbl>
    <w:p w14:paraId="5342C1AB" w14:textId="73CD1C17" w:rsidR="00680802" w:rsidRDefault="00680802" w:rsidP="00680802">
      <w:pPr>
        <w:spacing w:after="160" w:line="360" w:lineRule="auto"/>
        <w:rPr>
          <w:ins w:id="122" w:author="Awet Teka" w:date="2025-09-24T14:33:00Z" w16du:dateUtc="2025-09-24T11:33:00Z"/>
        </w:rPr>
        <w:pPrChange w:id="123" w:author="Awet Teka" w:date="2025-09-24T14:33:00Z" w16du:dateUtc="2025-09-24T11:33:00Z">
          <w:pPr>
            <w:pStyle w:val="Heading3"/>
          </w:pPr>
        </w:pPrChange>
      </w:pPr>
      <w:ins w:id="124" w:author="Awet Teka" w:date="2025-09-24T14:33:00Z" w16du:dateUtc="2025-09-24T11:33:00Z">
        <w:r w:rsidRPr="00100121">
          <w:lastRenderedPageBreak/>
          <w:t>Purpose: master registry of roads in the network.</w:t>
        </w:r>
        <w:r w:rsidRPr="00100121">
          <w:br/>
          <w:t>Stores: basic identity, administrative info, endpoints, length, primary surface and managing authority.</w:t>
        </w:r>
        <w:r w:rsidRPr="00100121">
          <w:br/>
          <w:t xml:space="preserve">Relations: parent for </w:t>
        </w:r>
        <w:proofErr w:type="spellStart"/>
        <w:r w:rsidRPr="00100121">
          <w:t>road_section</w:t>
        </w:r>
        <w:proofErr w:type="spellEnd"/>
        <w:r w:rsidRPr="00100121">
          <w:t xml:space="preserve"> and </w:t>
        </w:r>
        <w:proofErr w:type="spellStart"/>
        <w:r w:rsidRPr="00100121">
          <w:t>structure_inventory</w:t>
        </w:r>
        <w:proofErr w:type="spellEnd"/>
        <w:r w:rsidRPr="00100121">
          <w:t>; referenced by prioritization.</w:t>
        </w:r>
        <w:r w:rsidRPr="00100121">
          <w:br/>
          <w:t>Who uses it: planners, import scripts, reporting, prioritization.</w:t>
        </w:r>
        <w:r w:rsidRPr="00100121">
          <w:br/>
          <w:t>When populated: during network inventor</w:t>
        </w:r>
      </w:ins>
      <w:ins w:id="125" w:author="Awet Teka" w:date="2025-09-24T14:34:00Z" w16du:dateUtc="2025-09-24T11:34:00Z">
        <w:r>
          <w:t xml:space="preserve">y </w:t>
        </w:r>
      </w:ins>
      <w:ins w:id="126" w:author="Awet Teka" w:date="2025-09-24T14:33:00Z" w16du:dateUtc="2025-09-24T11:33:00Z">
        <w:r w:rsidRPr="00100121">
          <w:t>or when new roads are added.</w:t>
        </w:r>
        <w:r w:rsidRPr="00100121">
          <w:br/>
          <w:t>Example: record for “</w:t>
        </w:r>
        <w:proofErr w:type="spellStart"/>
        <w:r w:rsidRPr="00100121">
          <w:t>Atsbi</w:t>
        </w:r>
        <w:proofErr w:type="spellEnd"/>
        <w:r w:rsidRPr="00100121">
          <w:t>–</w:t>
        </w:r>
        <w:proofErr w:type="spellStart"/>
        <w:r w:rsidRPr="00100121">
          <w:t>Edagahamus</w:t>
        </w:r>
        <w:proofErr w:type="spellEnd"/>
        <w:r w:rsidRPr="00100121">
          <w:t xml:space="preserve"> (RR30)” with start/end coordinates and </w:t>
        </w:r>
        <w:proofErr w:type="spellStart"/>
        <w:r w:rsidRPr="00100121">
          <w:t>total_length_km</w:t>
        </w:r>
        <w:proofErr w:type="spellEnd"/>
        <w:r w:rsidRPr="00100121">
          <w:t>.</w:t>
        </w:r>
      </w:ins>
    </w:p>
    <w:p w14:paraId="024A2E89" w14:textId="2223D22D" w:rsidR="006A0A16" w:rsidRDefault="006A0A16" w:rsidP="00B430E5">
      <w:pPr>
        <w:pStyle w:val="Heading3"/>
      </w:pPr>
      <w:r w:rsidRPr="00D938D3">
        <w:t>Road Section (Cross Section Inventory)</w:t>
      </w:r>
    </w:p>
    <w:p w14:paraId="0B99893F" w14:textId="0189CBA6" w:rsidR="006F323D" w:rsidRDefault="006F323D" w:rsidP="006F323D">
      <w:r>
        <w:t>Represents subdivisions of roads for detailed monitoring, with geometry and inspection attributes.</w:t>
      </w:r>
    </w:p>
    <w:p w14:paraId="25F5AF97" w14:textId="7248F4A2" w:rsidR="002840BD" w:rsidRDefault="002840BD" w:rsidP="002840BD">
      <w:pPr>
        <w:pStyle w:val="Caption"/>
        <w:keepNext/>
      </w:pPr>
      <w:r>
        <w:t xml:space="preserve">Table </w:t>
      </w:r>
      <w:fldSimple w:instr=" SEQ Table \* ARABIC ">
        <w:r w:rsidR="000E3585">
          <w:rPr>
            <w:noProof/>
          </w:rPr>
          <w:t>2</w:t>
        </w:r>
      </w:fldSimple>
      <w:r>
        <w:t>. road section table</w:t>
      </w:r>
    </w:p>
    <w:tbl>
      <w:tblPr>
        <w:tblStyle w:val="LightList"/>
        <w:tblW w:w="0" w:type="auto"/>
        <w:tblLook w:val="04A0" w:firstRow="1" w:lastRow="0" w:firstColumn="1" w:lastColumn="0" w:noHBand="0" w:noVBand="1"/>
      </w:tblPr>
      <w:tblGrid>
        <w:gridCol w:w="2875"/>
        <w:gridCol w:w="2874"/>
        <w:gridCol w:w="2871"/>
      </w:tblGrid>
      <w:tr w:rsidR="006F323D" w14:paraId="1288AD92" w14:textId="77777777" w:rsidTr="00E93E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1C32ED7C" w14:textId="77777777" w:rsidR="006F323D" w:rsidRDefault="006F323D" w:rsidP="002D4EAB">
            <w:r>
              <w:t>Field</w:t>
            </w:r>
          </w:p>
        </w:tc>
        <w:tc>
          <w:tcPr>
            <w:tcW w:w="2874" w:type="dxa"/>
          </w:tcPr>
          <w:p w14:paraId="68CD7F58" w14:textId="77777777" w:rsidR="006F323D" w:rsidRDefault="006F323D" w:rsidP="002D4EAB">
            <w:pPr>
              <w:cnfStyle w:val="100000000000" w:firstRow="1" w:lastRow="0" w:firstColumn="0" w:lastColumn="0" w:oddVBand="0" w:evenVBand="0" w:oddHBand="0" w:evenHBand="0" w:firstRowFirstColumn="0" w:firstRowLastColumn="0" w:lastRowFirstColumn="0" w:lastRowLastColumn="0"/>
            </w:pPr>
            <w:r>
              <w:t>Type</w:t>
            </w:r>
          </w:p>
        </w:tc>
        <w:tc>
          <w:tcPr>
            <w:tcW w:w="2871" w:type="dxa"/>
          </w:tcPr>
          <w:p w14:paraId="2E9B2FE2" w14:textId="77777777" w:rsidR="006F323D" w:rsidRDefault="006F323D" w:rsidP="002D4EAB">
            <w:pPr>
              <w:cnfStyle w:val="100000000000" w:firstRow="1" w:lastRow="0" w:firstColumn="0" w:lastColumn="0" w:oddVBand="0" w:evenVBand="0" w:oddHBand="0" w:evenHBand="0" w:firstRowFirstColumn="0" w:firstRowLastColumn="0" w:lastRowFirstColumn="0" w:lastRowLastColumn="0"/>
            </w:pPr>
            <w:r>
              <w:t>Description</w:t>
            </w:r>
          </w:p>
        </w:tc>
      </w:tr>
      <w:tr w:rsidR="006F323D" w14:paraId="13FF2BCF" w14:textId="77777777" w:rsidTr="00E93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207783EC" w14:textId="77777777" w:rsidR="006F323D" w:rsidRDefault="006F323D" w:rsidP="002D4EAB">
            <w:proofErr w:type="spellStart"/>
            <w:r>
              <w:t>section_id</w:t>
            </w:r>
            <w:proofErr w:type="spellEnd"/>
          </w:p>
        </w:tc>
        <w:tc>
          <w:tcPr>
            <w:tcW w:w="2874" w:type="dxa"/>
          </w:tcPr>
          <w:p w14:paraId="240CABF5" w14:textId="77777777" w:rsidR="006F323D" w:rsidRDefault="006F323D" w:rsidP="002D4EAB">
            <w:pPr>
              <w:cnfStyle w:val="000000100000" w:firstRow="0" w:lastRow="0" w:firstColumn="0" w:lastColumn="0" w:oddVBand="0" w:evenVBand="0" w:oddHBand="1" w:evenHBand="0" w:firstRowFirstColumn="0" w:firstRowLastColumn="0" w:lastRowFirstColumn="0" w:lastRowLastColumn="0"/>
            </w:pPr>
            <w:r>
              <w:t>INT, PK</w:t>
            </w:r>
          </w:p>
        </w:tc>
        <w:tc>
          <w:tcPr>
            <w:tcW w:w="2871" w:type="dxa"/>
          </w:tcPr>
          <w:p w14:paraId="152DAAD3" w14:textId="77777777" w:rsidR="006F323D" w:rsidRDefault="006F323D" w:rsidP="002D4EAB">
            <w:pPr>
              <w:cnfStyle w:val="000000100000" w:firstRow="0" w:lastRow="0" w:firstColumn="0" w:lastColumn="0" w:oddVBand="0" w:evenVBand="0" w:oddHBand="1" w:evenHBand="0" w:firstRowFirstColumn="0" w:firstRowLastColumn="0" w:lastRowFirstColumn="0" w:lastRowLastColumn="0"/>
            </w:pPr>
            <w:r>
              <w:t>Unique section ID</w:t>
            </w:r>
          </w:p>
        </w:tc>
      </w:tr>
      <w:tr w:rsidR="006F323D" w14:paraId="6FD6DD3D" w14:textId="77777777" w:rsidTr="00E93E37">
        <w:tc>
          <w:tcPr>
            <w:cnfStyle w:val="001000000000" w:firstRow="0" w:lastRow="0" w:firstColumn="1" w:lastColumn="0" w:oddVBand="0" w:evenVBand="0" w:oddHBand="0" w:evenHBand="0" w:firstRowFirstColumn="0" w:firstRowLastColumn="0" w:lastRowFirstColumn="0" w:lastRowLastColumn="0"/>
            <w:tcW w:w="2875" w:type="dxa"/>
          </w:tcPr>
          <w:p w14:paraId="3F405ECB" w14:textId="77777777" w:rsidR="006F323D" w:rsidRDefault="006F323D" w:rsidP="002D4EAB">
            <w:proofErr w:type="spellStart"/>
            <w:r>
              <w:t>road_id</w:t>
            </w:r>
            <w:proofErr w:type="spellEnd"/>
          </w:p>
        </w:tc>
        <w:tc>
          <w:tcPr>
            <w:tcW w:w="2874" w:type="dxa"/>
          </w:tcPr>
          <w:p w14:paraId="23816D3C" w14:textId="77777777" w:rsidR="006F323D" w:rsidRDefault="006F323D" w:rsidP="002D4EAB">
            <w:pPr>
              <w:cnfStyle w:val="000000000000" w:firstRow="0" w:lastRow="0" w:firstColumn="0" w:lastColumn="0" w:oddVBand="0" w:evenVBand="0" w:oddHBand="0" w:evenHBand="0" w:firstRowFirstColumn="0" w:firstRowLastColumn="0" w:lastRowFirstColumn="0" w:lastRowLastColumn="0"/>
            </w:pPr>
            <w:r>
              <w:t>INT, FK → Road</w:t>
            </w:r>
          </w:p>
        </w:tc>
        <w:tc>
          <w:tcPr>
            <w:tcW w:w="2871" w:type="dxa"/>
          </w:tcPr>
          <w:p w14:paraId="37486852" w14:textId="77777777" w:rsidR="006F323D" w:rsidRDefault="006F323D" w:rsidP="002D4EAB">
            <w:pPr>
              <w:cnfStyle w:val="000000000000" w:firstRow="0" w:lastRow="0" w:firstColumn="0" w:lastColumn="0" w:oddVBand="0" w:evenVBand="0" w:oddHBand="0" w:evenHBand="0" w:firstRowFirstColumn="0" w:firstRowLastColumn="0" w:lastRowFirstColumn="0" w:lastRowLastColumn="0"/>
            </w:pPr>
            <w:r>
              <w:t>Parent road</w:t>
            </w:r>
          </w:p>
        </w:tc>
      </w:tr>
      <w:tr w:rsidR="006F323D" w14:paraId="2823C113" w14:textId="77777777" w:rsidTr="00E93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20F269FE" w14:textId="77777777" w:rsidR="006F323D" w:rsidRDefault="006F323D" w:rsidP="002D4EAB">
            <w:proofErr w:type="spellStart"/>
            <w:r>
              <w:t>section_number</w:t>
            </w:r>
            <w:proofErr w:type="spellEnd"/>
          </w:p>
        </w:tc>
        <w:tc>
          <w:tcPr>
            <w:tcW w:w="2874" w:type="dxa"/>
          </w:tcPr>
          <w:p w14:paraId="0ED9006E" w14:textId="77777777" w:rsidR="006F323D" w:rsidRDefault="006F323D" w:rsidP="002D4EAB">
            <w:pPr>
              <w:cnfStyle w:val="000000100000" w:firstRow="0" w:lastRow="0" w:firstColumn="0" w:lastColumn="0" w:oddVBand="0" w:evenVBand="0" w:oddHBand="1" w:evenHBand="0" w:firstRowFirstColumn="0" w:firstRowLastColumn="0" w:lastRowFirstColumn="0" w:lastRowLastColumn="0"/>
            </w:pPr>
            <w:r>
              <w:t>INT</w:t>
            </w:r>
          </w:p>
        </w:tc>
        <w:tc>
          <w:tcPr>
            <w:tcW w:w="2871" w:type="dxa"/>
          </w:tcPr>
          <w:p w14:paraId="35F2368E" w14:textId="77777777" w:rsidR="006F323D" w:rsidRDefault="006F323D" w:rsidP="002D4EAB">
            <w:pPr>
              <w:cnfStyle w:val="000000100000" w:firstRow="0" w:lastRow="0" w:firstColumn="0" w:lastColumn="0" w:oddVBand="0" w:evenVBand="0" w:oddHBand="1" w:evenHBand="0" w:firstRowFirstColumn="0" w:firstRowLastColumn="0" w:lastRowFirstColumn="0" w:lastRowLastColumn="0"/>
            </w:pPr>
            <w:r>
              <w:t>Section sequence number</w:t>
            </w:r>
          </w:p>
        </w:tc>
      </w:tr>
      <w:tr w:rsidR="006F323D" w14:paraId="357DD3AD" w14:textId="77777777" w:rsidTr="00E93E37">
        <w:tc>
          <w:tcPr>
            <w:cnfStyle w:val="001000000000" w:firstRow="0" w:lastRow="0" w:firstColumn="1" w:lastColumn="0" w:oddVBand="0" w:evenVBand="0" w:oddHBand="0" w:evenHBand="0" w:firstRowFirstColumn="0" w:firstRowLastColumn="0" w:lastRowFirstColumn="0" w:lastRowLastColumn="0"/>
            <w:tcW w:w="2875" w:type="dxa"/>
          </w:tcPr>
          <w:p w14:paraId="7EB2C76C" w14:textId="77777777" w:rsidR="006F323D" w:rsidRDefault="006F323D" w:rsidP="002D4EAB">
            <w:proofErr w:type="spellStart"/>
            <w:r>
              <w:t>start_coordinates</w:t>
            </w:r>
            <w:proofErr w:type="spellEnd"/>
          </w:p>
        </w:tc>
        <w:tc>
          <w:tcPr>
            <w:tcW w:w="2874" w:type="dxa"/>
          </w:tcPr>
          <w:p w14:paraId="2B996C0D" w14:textId="77777777" w:rsidR="006F323D" w:rsidRDefault="006F323D" w:rsidP="002D4EAB">
            <w:pPr>
              <w:cnfStyle w:val="000000000000" w:firstRow="0" w:lastRow="0" w:firstColumn="0" w:lastColumn="0" w:oddVBand="0" w:evenVBand="0" w:oddHBand="0" w:evenHBand="0" w:firstRowFirstColumn="0" w:firstRowLastColumn="0" w:lastRowFirstColumn="0" w:lastRowLastColumn="0"/>
            </w:pPr>
            <w:r>
              <w:t>POINT / JSON</w:t>
            </w:r>
          </w:p>
        </w:tc>
        <w:tc>
          <w:tcPr>
            <w:tcW w:w="2871" w:type="dxa"/>
          </w:tcPr>
          <w:p w14:paraId="37D30544" w14:textId="1E77E9BF" w:rsidR="006F323D" w:rsidRDefault="00441D90" w:rsidP="002D4EAB">
            <w:pPr>
              <w:cnfStyle w:val="000000000000" w:firstRow="0" w:lastRow="0" w:firstColumn="0" w:lastColumn="0" w:oddVBand="0" w:evenVBand="0" w:oddHBand="0" w:evenHBand="0" w:firstRowFirstColumn="0" w:firstRowLastColumn="0" w:lastRowFirstColumn="0" w:lastRowLastColumn="0"/>
            </w:pPr>
            <w:ins w:id="127" w:author="Dmtsu G" w:date="2025-09-07T21:28:00Z" w16du:dateUtc="2025-09-07T18:28:00Z">
              <w:r>
                <w:t xml:space="preserve">Section </w:t>
              </w:r>
            </w:ins>
            <w:del w:id="128" w:author="Dmtsu G" w:date="2025-09-07T21:28:00Z" w16du:dateUtc="2025-09-07T18:28:00Z">
              <w:r w:rsidR="006F323D" w:rsidDel="00441D90">
                <w:delText>S</w:delText>
              </w:r>
            </w:del>
            <w:ins w:id="129" w:author="Dmtsu G" w:date="2025-09-07T21:28:00Z" w16du:dateUtc="2025-09-07T18:28:00Z">
              <w:r>
                <w:t>s</w:t>
              </w:r>
            </w:ins>
            <w:r w:rsidR="006F323D">
              <w:t>tart coordinates</w:t>
            </w:r>
          </w:p>
        </w:tc>
      </w:tr>
      <w:tr w:rsidR="006F323D" w14:paraId="7651226E" w14:textId="77777777" w:rsidTr="00E93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372E62BF" w14:textId="77777777" w:rsidR="006F323D" w:rsidRDefault="006F323D" w:rsidP="002D4EAB">
            <w:proofErr w:type="spellStart"/>
            <w:r>
              <w:t>end_coordinates</w:t>
            </w:r>
            <w:proofErr w:type="spellEnd"/>
          </w:p>
        </w:tc>
        <w:tc>
          <w:tcPr>
            <w:tcW w:w="2874" w:type="dxa"/>
          </w:tcPr>
          <w:p w14:paraId="098F1D7F" w14:textId="77777777" w:rsidR="006F323D" w:rsidRDefault="006F323D" w:rsidP="002D4EAB">
            <w:pPr>
              <w:cnfStyle w:val="000000100000" w:firstRow="0" w:lastRow="0" w:firstColumn="0" w:lastColumn="0" w:oddVBand="0" w:evenVBand="0" w:oddHBand="1" w:evenHBand="0" w:firstRowFirstColumn="0" w:firstRowLastColumn="0" w:lastRowFirstColumn="0" w:lastRowLastColumn="0"/>
            </w:pPr>
            <w:r>
              <w:t>POINT / JSON</w:t>
            </w:r>
          </w:p>
        </w:tc>
        <w:tc>
          <w:tcPr>
            <w:tcW w:w="2871" w:type="dxa"/>
          </w:tcPr>
          <w:p w14:paraId="526B3806" w14:textId="67FB7963" w:rsidR="006F323D" w:rsidRDefault="00441D90" w:rsidP="002D4EAB">
            <w:pPr>
              <w:cnfStyle w:val="000000100000" w:firstRow="0" w:lastRow="0" w:firstColumn="0" w:lastColumn="0" w:oddVBand="0" w:evenVBand="0" w:oddHBand="1" w:evenHBand="0" w:firstRowFirstColumn="0" w:firstRowLastColumn="0" w:lastRowFirstColumn="0" w:lastRowLastColumn="0"/>
            </w:pPr>
            <w:ins w:id="130" w:author="Dmtsu G" w:date="2025-09-07T21:28:00Z" w16du:dateUtc="2025-09-07T18:28:00Z">
              <w:r>
                <w:t xml:space="preserve">Section </w:t>
              </w:r>
            </w:ins>
            <w:del w:id="131" w:author="Dmtsu G" w:date="2025-09-07T21:28:00Z" w16du:dateUtc="2025-09-07T18:28:00Z">
              <w:r w:rsidR="006F323D" w:rsidDel="00441D90">
                <w:delText>E</w:delText>
              </w:r>
            </w:del>
            <w:ins w:id="132" w:author="Dmtsu G" w:date="2025-09-07T21:28:00Z" w16du:dateUtc="2025-09-07T18:28:00Z">
              <w:r>
                <w:t>e</w:t>
              </w:r>
            </w:ins>
            <w:r w:rsidR="006F323D">
              <w:t>nd coordinates</w:t>
            </w:r>
          </w:p>
        </w:tc>
      </w:tr>
      <w:tr w:rsidR="006F323D" w14:paraId="5BEE47F6" w14:textId="77777777" w:rsidTr="00E93E37">
        <w:tc>
          <w:tcPr>
            <w:cnfStyle w:val="001000000000" w:firstRow="0" w:lastRow="0" w:firstColumn="1" w:lastColumn="0" w:oddVBand="0" w:evenVBand="0" w:oddHBand="0" w:evenHBand="0" w:firstRowFirstColumn="0" w:firstRowLastColumn="0" w:lastRowFirstColumn="0" w:lastRowLastColumn="0"/>
            <w:tcW w:w="2875" w:type="dxa"/>
          </w:tcPr>
          <w:p w14:paraId="21A2D784" w14:textId="77777777" w:rsidR="006F323D" w:rsidRDefault="006F323D" w:rsidP="002D4EAB">
            <w:commentRangeStart w:id="133"/>
            <w:proofErr w:type="spellStart"/>
            <w:r>
              <w:t>start_chainage_km</w:t>
            </w:r>
            <w:proofErr w:type="spellEnd"/>
          </w:p>
        </w:tc>
        <w:tc>
          <w:tcPr>
            <w:tcW w:w="2874" w:type="dxa"/>
          </w:tcPr>
          <w:p w14:paraId="7F3298AC" w14:textId="77777777" w:rsidR="006F323D" w:rsidRDefault="006F323D" w:rsidP="002D4EAB">
            <w:pPr>
              <w:cnfStyle w:val="000000000000" w:firstRow="0" w:lastRow="0" w:firstColumn="0" w:lastColumn="0" w:oddVBand="0" w:evenVBand="0" w:oddHBand="0" w:evenHBand="0" w:firstRowFirstColumn="0" w:firstRowLastColumn="0" w:lastRowFirstColumn="0" w:lastRowLastColumn="0"/>
            </w:pPr>
            <w:proofErr w:type="gramStart"/>
            <w:r>
              <w:t>DECIMAL(</w:t>
            </w:r>
            <w:proofErr w:type="gramEnd"/>
            <w:r>
              <w:t>8,3)</w:t>
            </w:r>
          </w:p>
        </w:tc>
        <w:tc>
          <w:tcPr>
            <w:tcW w:w="2871" w:type="dxa"/>
          </w:tcPr>
          <w:p w14:paraId="531807C1" w14:textId="183E65CD" w:rsidR="006F323D" w:rsidRDefault="00847EE8" w:rsidP="002D4EAB">
            <w:pPr>
              <w:cnfStyle w:val="000000000000" w:firstRow="0" w:lastRow="0" w:firstColumn="0" w:lastColumn="0" w:oddVBand="0" w:evenVBand="0" w:oddHBand="0" w:evenHBand="0" w:firstRowFirstColumn="0" w:firstRowLastColumn="0" w:lastRowFirstColumn="0" w:lastRowLastColumn="0"/>
            </w:pPr>
            <w:ins w:id="134" w:author="Dmtsu G" w:date="2025-09-07T21:28:00Z" w16du:dateUtc="2025-09-07T18:28:00Z">
              <w:r>
                <w:t>Se</w:t>
              </w:r>
            </w:ins>
            <w:ins w:id="135" w:author="Awet Teka" w:date="2025-09-13T10:57:00Z" w16du:dateUtc="2025-09-13T07:57:00Z">
              <w:r w:rsidR="00933A05">
                <w:t>ction</w:t>
              </w:r>
            </w:ins>
            <w:ins w:id="136" w:author="Dmtsu G" w:date="2025-09-07T21:28:00Z" w16du:dateUtc="2025-09-07T18:28:00Z">
              <w:del w:id="137" w:author="Awet Teka" w:date="2025-09-13T10:57:00Z" w16du:dateUtc="2025-09-13T07:57:00Z">
                <w:r w:rsidDel="00933A05">
                  <w:delText>gment</w:delText>
                </w:r>
              </w:del>
              <w:r>
                <w:t xml:space="preserve"> </w:t>
              </w:r>
            </w:ins>
            <w:del w:id="138" w:author="Dmtsu G" w:date="2025-09-07T21:28:00Z" w16du:dateUtc="2025-09-07T18:28:00Z">
              <w:r w:rsidR="006F323D" w:rsidDel="00847EE8">
                <w:delText>S</w:delText>
              </w:r>
            </w:del>
            <w:ins w:id="139" w:author="Dmtsu G" w:date="2025-09-07T21:28:00Z" w16du:dateUtc="2025-09-07T18:28:00Z">
              <w:r>
                <w:t>s</w:t>
              </w:r>
            </w:ins>
            <w:r w:rsidR="006F323D">
              <w:t>tart chainage</w:t>
            </w:r>
          </w:p>
        </w:tc>
      </w:tr>
      <w:tr w:rsidR="006F323D" w14:paraId="6D919D9E" w14:textId="77777777" w:rsidTr="00E93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5F4B81D4" w14:textId="77777777" w:rsidR="006F323D" w:rsidRDefault="006F323D" w:rsidP="002D4EAB">
            <w:proofErr w:type="spellStart"/>
            <w:r>
              <w:t>end_chainage_km</w:t>
            </w:r>
            <w:proofErr w:type="spellEnd"/>
          </w:p>
        </w:tc>
        <w:tc>
          <w:tcPr>
            <w:tcW w:w="2874" w:type="dxa"/>
          </w:tcPr>
          <w:p w14:paraId="6EC09D92" w14:textId="77777777" w:rsidR="006F323D" w:rsidRDefault="006F323D" w:rsidP="002D4EAB">
            <w:pPr>
              <w:cnfStyle w:val="000000100000" w:firstRow="0" w:lastRow="0" w:firstColumn="0" w:lastColumn="0" w:oddVBand="0" w:evenVBand="0" w:oddHBand="1" w:evenHBand="0" w:firstRowFirstColumn="0" w:firstRowLastColumn="0" w:lastRowFirstColumn="0" w:lastRowLastColumn="0"/>
            </w:pPr>
            <w:proofErr w:type="gramStart"/>
            <w:r>
              <w:t>DECIMAL(</w:t>
            </w:r>
            <w:proofErr w:type="gramEnd"/>
            <w:r>
              <w:t>8,3)</w:t>
            </w:r>
          </w:p>
        </w:tc>
        <w:tc>
          <w:tcPr>
            <w:tcW w:w="2871" w:type="dxa"/>
          </w:tcPr>
          <w:p w14:paraId="6E69D808" w14:textId="02576906" w:rsidR="006F323D" w:rsidRDefault="00847EE8" w:rsidP="002D4EAB">
            <w:pPr>
              <w:cnfStyle w:val="000000100000" w:firstRow="0" w:lastRow="0" w:firstColumn="0" w:lastColumn="0" w:oddVBand="0" w:evenVBand="0" w:oddHBand="1" w:evenHBand="0" w:firstRowFirstColumn="0" w:firstRowLastColumn="0" w:lastRowFirstColumn="0" w:lastRowLastColumn="0"/>
            </w:pPr>
            <w:ins w:id="140" w:author="Dmtsu G" w:date="2025-09-07T21:28:00Z" w16du:dateUtc="2025-09-07T18:28:00Z">
              <w:r>
                <w:t>Se</w:t>
              </w:r>
            </w:ins>
            <w:ins w:id="141" w:author="Awet Teka" w:date="2025-09-13T10:57:00Z" w16du:dateUtc="2025-09-13T07:57:00Z">
              <w:r w:rsidR="00933A05">
                <w:t>ction</w:t>
              </w:r>
            </w:ins>
            <w:ins w:id="142" w:author="Dmtsu G" w:date="2025-09-07T21:28:00Z" w16du:dateUtc="2025-09-07T18:28:00Z">
              <w:del w:id="143" w:author="Awet Teka" w:date="2025-09-13T10:57:00Z" w16du:dateUtc="2025-09-13T07:57:00Z">
                <w:r w:rsidDel="00933A05">
                  <w:delText>gment</w:delText>
                </w:r>
              </w:del>
              <w:r>
                <w:t xml:space="preserve"> </w:t>
              </w:r>
            </w:ins>
            <w:del w:id="144" w:author="Dmtsu G" w:date="2025-09-07T21:28:00Z" w16du:dateUtc="2025-09-07T18:28:00Z">
              <w:r w:rsidR="006F323D" w:rsidDel="00847EE8">
                <w:delText>E</w:delText>
              </w:r>
            </w:del>
            <w:ins w:id="145" w:author="Dmtsu G" w:date="2025-09-07T21:28:00Z" w16du:dateUtc="2025-09-07T18:28:00Z">
              <w:r>
                <w:t>e</w:t>
              </w:r>
            </w:ins>
            <w:r w:rsidR="006F323D">
              <w:t>nd chainage</w:t>
            </w:r>
          </w:p>
        </w:tc>
      </w:tr>
      <w:commentRangeEnd w:id="133"/>
      <w:tr w:rsidR="006F323D" w14:paraId="0A14903C" w14:textId="77777777" w:rsidTr="00E93E37">
        <w:tc>
          <w:tcPr>
            <w:cnfStyle w:val="001000000000" w:firstRow="0" w:lastRow="0" w:firstColumn="1" w:lastColumn="0" w:oddVBand="0" w:evenVBand="0" w:oddHBand="0" w:evenHBand="0" w:firstRowFirstColumn="0" w:firstRowLastColumn="0" w:lastRowFirstColumn="0" w:lastRowLastColumn="0"/>
            <w:tcW w:w="2875" w:type="dxa"/>
          </w:tcPr>
          <w:p w14:paraId="0658BA33" w14:textId="77777777" w:rsidR="006F323D" w:rsidRDefault="00661EA4" w:rsidP="002D4EAB">
            <w:r>
              <w:rPr>
                <w:rStyle w:val="CommentReference"/>
                <w:b w:val="0"/>
                <w:bCs w:val="0"/>
              </w:rPr>
              <w:commentReference w:id="133"/>
            </w:r>
            <w:proofErr w:type="spellStart"/>
            <w:r w:rsidR="006F323D">
              <w:t>length_km</w:t>
            </w:r>
            <w:proofErr w:type="spellEnd"/>
          </w:p>
        </w:tc>
        <w:tc>
          <w:tcPr>
            <w:tcW w:w="2874" w:type="dxa"/>
          </w:tcPr>
          <w:p w14:paraId="14EBFD7D" w14:textId="77777777" w:rsidR="006F323D" w:rsidRDefault="006F323D" w:rsidP="002D4EAB">
            <w:pPr>
              <w:cnfStyle w:val="000000000000" w:firstRow="0" w:lastRow="0" w:firstColumn="0" w:lastColumn="0" w:oddVBand="0" w:evenVBand="0" w:oddHBand="0" w:evenHBand="0" w:firstRowFirstColumn="0" w:firstRowLastColumn="0" w:lastRowFirstColumn="0" w:lastRowLastColumn="0"/>
            </w:pPr>
            <w:proofErr w:type="gramStart"/>
            <w:r>
              <w:t>DECIMAL(</w:t>
            </w:r>
            <w:proofErr w:type="gramEnd"/>
            <w:r>
              <w:t>8,3)</w:t>
            </w:r>
          </w:p>
        </w:tc>
        <w:tc>
          <w:tcPr>
            <w:tcW w:w="2871" w:type="dxa"/>
          </w:tcPr>
          <w:p w14:paraId="3C685869" w14:textId="77D175B2" w:rsidR="006F323D" w:rsidRDefault="006F323D" w:rsidP="002D4EAB">
            <w:pPr>
              <w:cnfStyle w:val="000000000000" w:firstRow="0" w:lastRow="0" w:firstColumn="0" w:lastColumn="0" w:oddVBand="0" w:evenVBand="0" w:oddHBand="0" w:evenHBand="0" w:firstRowFirstColumn="0" w:firstRowLastColumn="0" w:lastRowFirstColumn="0" w:lastRowLastColumn="0"/>
            </w:pPr>
            <w:r>
              <w:t>Computed length</w:t>
            </w:r>
            <w:ins w:id="146" w:author="Dmtsu G" w:date="2025-09-07T21:27:00Z" w16du:dateUtc="2025-09-07T18:27:00Z">
              <w:r w:rsidR="00C53B4C">
                <w:t xml:space="preserve"> or segment length</w:t>
              </w:r>
            </w:ins>
          </w:p>
        </w:tc>
      </w:tr>
      <w:tr w:rsidR="006F323D" w14:paraId="4495DA81" w14:textId="77777777" w:rsidTr="00E93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51EE0A57" w14:textId="77777777" w:rsidR="006F323D" w:rsidRDefault="006F323D" w:rsidP="002D4EAB">
            <w:proofErr w:type="spellStart"/>
            <w:r>
              <w:t>surface_type</w:t>
            </w:r>
            <w:proofErr w:type="spellEnd"/>
          </w:p>
        </w:tc>
        <w:tc>
          <w:tcPr>
            <w:tcW w:w="2874" w:type="dxa"/>
          </w:tcPr>
          <w:p w14:paraId="340F7C74" w14:textId="77777777" w:rsidR="006F323D" w:rsidRDefault="006F323D" w:rsidP="002D4EAB">
            <w:pPr>
              <w:cnfStyle w:val="000000100000" w:firstRow="0" w:lastRow="0" w:firstColumn="0" w:lastColumn="0" w:oddVBand="0" w:evenVBand="0" w:oddHBand="1" w:evenHBand="0" w:firstRowFirstColumn="0" w:firstRowLastColumn="0" w:lastRowFirstColumn="0" w:lastRowLastColumn="0"/>
            </w:pPr>
            <w:proofErr w:type="gramStart"/>
            <w:r>
              <w:t>ENUM(</w:t>
            </w:r>
            <w:proofErr w:type="gramEnd"/>
            <w:r>
              <w:t>Earth, Gravel, Asphalt)</w:t>
            </w:r>
          </w:p>
        </w:tc>
        <w:tc>
          <w:tcPr>
            <w:tcW w:w="2871" w:type="dxa"/>
          </w:tcPr>
          <w:p w14:paraId="5126479B" w14:textId="77777777" w:rsidR="006F323D" w:rsidRDefault="006F323D" w:rsidP="002D4EAB">
            <w:pPr>
              <w:cnfStyle w:val="000000100000" w:firstRow="0" w:lastRow="0" w:firstColumn="0" w:lastColumn="0" w:oddVBand="0" w:evenVBand="0" w:oddHBand="1" w:evenHBand="0" w:firstRowFirstColumn="0" w:firstRowLastColumn="0" w:lastRowFirstColumn="0" w:lastRowLastColumn="0"/>
            </w:pPr>
            <w:r>
              <w:t>Surface type</w:t>
            </w:r>
          </w:p>
        </w:tc>
      </w:tr>
      <w:tr w:rsidR="00E93E37" w14:paraId="6A1CAF77" w14:textId="77777777" w:rsidTr="00E93E37">
        <w:tc>
          <w:tcPr>
            <w:cnfStyle w:val="001000000000" w:firstRow="0" w:lastRow="0" w:firstColumn="1" w:lastColumn="0" w:oddVBand="0" w:evenVBand="0" w:oddHBand="0" w:evenHBand="0" w:firstRowFirstColumn="0" w:firstRowLastColumn="0" w:lastRowFirstColumn="0" w:lastRowLastColumn="0"/>
            <w:tcW w:w="2875" w:type="dxa"/>
          </w:tcPr>
          <w:p w14:paraId="76B10319" w14:textId="69DA6621" w:rsidR="00E93E37" w:rsidRDefault="00E93E37" w:rsidP="00E93E37">
            <w:proofErr w:type="spellStart"/>
            <w:r>
              <w:t>gravel_thickness_cm</w:t>
            </w:r>
            <w:proofErr w:type="spellEnd"/>
          </w:p>
        </w:tc>
        <w:tc>
          <w:tcPr>
            <w:tcW w:w="2874" w:type="dxa"/>
          </w:tcPr>
          <w:p w14:paraId="7FD0BEC1" w14:textId="7A8CE1FE" w:rsidR="00E93E37" w:rsidRDefault="00E93E37" w:rsidP="00E93E37">
            <w:pPr>
              <w:cnfStyle w:val="000000000000" w:firstRow="0" w:lastRow="0" w:firstColumn="0" w:lastColumn="0" w:oddVBand="0" w:evenVBand="0" w:oddHBand="0" w:evenHBand="0" w:firstRowFirstColumn="0" w:firstRowLastColumn="0" w:lastRowFirstColumn="0" w:lastRowLastColumn="0"/>
            </w:pPr>
            <w:proofErr w:type="gramStart"/>
            <w:r>
              <w:t>DECIMAL(</w:t>
            </w:r>
            <w:proofErr w:type="gramEnd"/>
            <w:r>
              <w:t>5,2)</w:t>
            </w:r>
          </w:p>
        </w:tc>
        <w:tc>
          <w:tcPr>
            <w:tcW w:w="2871" w:type="dxa"/>
          </w:tcPr>
          <w:p w14:paraId="0632E8E1" w14:textId="7410E19F" w:rsidR="00E93E37" w:rsidRDefault="00E93E37" w:rsidP="00E93E37">
            <w:pPr>
              <w:cnfStyle w:val="000000000000" w:firstRow="0" w:lastRow="0" w:firstColumn="0" w:lastColumn="0" w:oddVBand="0" w:evenVBand="0" w:oddHBand="0" w:evenHBand="0" w:firstRowFirstColumn="0" w:firstRowLastColumn="0" w:lastRowFirstColumn="0" w:lastRowLastColumn="0"/>
            </w:pPr>
            <w:r>
              <w:t>Gravel thickness if it is above gravel and paved</w:t>
            </w:r>
          </w:p>
        </w:tc>
      </w:tr>
      <w:tr w:rsidR="00E93E37" w14:paraId="58439DD8" w14:textId="77777777" w:rsidTr="00E93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43EC4E7F" w14:textId="77777777" w:rsidR="00E93E37" w:rsidRDefault="00E93E37" w:rsidP="00E93E37">
            <w:proofErr w:type="spellStart"/>
            <w:r>
              <w:t>inspector_name</w:t>
            </w:r>
            <w:proofErr w:type="spellEnd"/>
          </w:p>
        </w:tc>
        <w:tc>
          <w:tcPr>
            <w:tcW w:w="2874" w:type="dxa"/>
          </w:tcPr>
          <w:p w14:paraId="5B8C2A7D" w14:textId="77777777" w:rsidR="00E93E37" w:rsidRDefault="00E93E37" w:rsidP="00E93E37">
            <w:pPr>
              <w:cnfStyle w:val="000000100000" w:firstRow="0" w:lastRow="0" w:firstColumn="0" w:lastColumn="0" w:oddVBand="0" w:evenVBand="0" w:oddHBand="1" w:evenHBand="0" w:firstRowFirstColumn="0" w:firstRowLastColumn="0" w:lastRowFirstColumn="0" w:lastRowLastColumn="0"/>
            </w:pPr>
            <w:proofErr w:type="gramStart"/>
            <w:r>
              <w:t>VARCHAR(</w:t>
            </w:r>
            <w:proofErr w:type="gramEnd"/>
            <w:r>
              <w:t>150)</w:t>
            </w:r>
          </w:p>
        </w:tc>
        <w:tc>
          <w:tcPr>
            <w:tcW w:w="2871" w:type="dxa"/>
          </w:tcPr>
          <w:p w14:paraId="2B46DAC6" w14:textId="77777777" w:rsidR="00E93E37" w:rsidRDefault="00E93E37" w:rsidP="00E93E37">
            <w:pPr>
              <w:cnfStyle w:val="000000100000" w:firstRow="0" w:lastRow="0" w:firstColumn="0" w:lastColumn="0" w:oddVBand="0" w:evenVBand="0" w:oddHBand="1" w:evenHBand="0" w:firstRowFirstColumn="0" w:firstRowLastColumn="0" w:lastRowFirstColumn="0" w:lastRowLastColumn="0"/>
            </w:pPr>
            <w:r>
              <w:t>Inspector’s name</w:t>
            </w:r>
          </w:p>
        </w:tc>
      </w:tr>
      <w:tr w:rsidR="00E93E37" w14:paraId="4C4A83DB" w14:textId="77777777" w:rsidTr="00E93E37">
        <w:tc>
          <w:tcPr>
            <w:cnfStyle w:val="001000000000" w:firstRow="0" w:lastRow="0" w:firstColumn="1" w:lastColumn="0" w:oddVBand="0" w:evenVBand="0" w:oddHBand="0" w:evenHBand="0" w:firstRowFirstColumn="0" w:firstRowLastColumn="0" w:lastRowFirstColumn="0" w:lastRowLastColumn="0"/>
            <w:tcW w:w="2875" w:type="dxa"/>
          </w:tcPr>
          <w:p w14:paraId="350B3EFC" w14:textId="77777777" w:rsidR="00E93E37" w:rsidRDefault="00E93E37" w:rsidP="00E93E37">
            <w:proofErr w:type="spellStart"/>
            <w:r>
              <w:t>inspection_date</w:t>
            </w:r>
            <w:proofErr w:type="spellEnd"/>
          </w:p>
        </w:tc>
        <w:tc>
          <w:tcPr>
            <w:tcW w:w="2874" w:type="dxa"/>
          </w:tcPr>
          <w:p w14:paraId="0B7C2962" w14:textId="77777777" w:rsidR="00E93E37" w:rsidRDefault="00E93E37" w:rsidP="00E93E37">
            <w:pPr>
              <w:cnfStyle w:val="000000000000" w:firstRow="0" w:lastRow="0" w:firstColumn="0" w:lastColumn="0" w:oddVBand="0" w:evenVBand="0" w:oddHBand="0" w:evenHBand="0" w:firstRowFirstColumn="0" w:firstRowLastColumn="0" w:lastRowFirstColumn="0" w:lastRowLastColumn="0"/>
            </w:pPr>
            <w:r>
              <w:t>DATE</w:t>
            </w:r>
          </w:p>
        </w:tc>
        <w:tc>
          <w:tcPr>
            <w:tcW w:w="2871" w:type="dxa"/>
          </w:tcPr>
          <w:p w14:paraId="354C544B" w14:textId="77777777" w:rsidR="00E93E37" w:rsidRDefault="00E93E37" w:rsidP="00E93E37">
            <w:pPr>
              <w:cnfStyle w:val="000000000000" w:firstRow="0" w:lastRow="0" w:firstColumn="0" w:lastColumn="0" w:oddVBand="0" w:evenVBand="0" w:oddHBand="0" w:evenHBand="0" w:firstRowFirstColumn="0" w:firstRowLastColumn="0" w:lastRowFirstColumn="0" w:lastRowLastColumn="0"/>
            </w:pPr>
            <w:r>
              <w:t>Inspection date</w:t>
            </w:r>
          </w:p>
        </w:tc>
      </w:tr>
      <w:tr w:rsidR="00E93E37" w14:paraId="649DF96B" w14:textId="77777777" w:rsidTr="00E93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5" w:type="dxa"/>
          </w:tcPr>
          <w:p w14:paraId="61B154C1" w14:textId="55D77C1B" w:rsidR="00E93E37" w:rsidRDefault="00680802" w:rsidP="00E93E37">
            <w:r>
              <w:t>G</w:t>
            </w:r>
            <w:r w:rsidR="00E93E37">
              <w:t>eometry</w:t>
            </w:r>
          </w:p>
        </w:tc>
        <w:tc>
          <w:tcPr>
            <w:tcW w:w="2874" w:type="dxa"/>
          </w:tcPr>
          <w:p w14:paraId="6B0D550A" w14:textId="77777777" w:rsidR="00E93E37" w:rsidRDefault="00E93E37" w:rsidP="00E93E37">
            <w:pPr>
              <w:cnfStyle w:val="000000100000" w:firstRow="0" w:lastRow="0" w:firstColumn="0" w:lastColumn="0" w:oddVBand="0" w:evenVBand="0" w:oddHBand="1" w:evenHBand="0" w:firstRowFirstColumn="0" w:firstRowLastColumn="0" w:lastRowFirstColumn="0" w:lastRowLastColumn="0"/>
            </w:pPr>
            <w:r>
              <w:t>LINESTRING</w:t>
            </w:r>
          </w:p>
        </w:tc>
        <w:tc>
          <w:tcPr>
            <w:tcW w:w="2871" w:type="dxa"/>
          </w:tcPr>
          <w:p w14:paraId="7984542B" w14:textId="77777777" w:rsidR="00E93E37" w:rsidRDefault="00E93E37" w:rsidP="00E93E37">
            <w:pPr>
              <w:cnfStyle w:val="000000100000" w:firstRow="0" w:lastRow="0" w:firstColumn="0" w:lastColumn="0" w:oddVBand="0" w:evenVBand="0" w:oddHBand="1" w:evenHBand="0" w:firstRowFirstColumn="0" w:firstRowLastColumn="0" w:lastRowFirstColumn="0" w:lastRowLastColumn="0"/>
            </w:pPr>
            <w:r>
              <w:t>GIS mapping geometry</w:t>
            </w:r>
          </w:p>
        </w:tc>
      </w:tr>
      <w:tr w:rsidR="00E93E37" w14:paraId="008696E1" w14:textId="77777777" w:rsidTr="00E93E37">
        <w:tc>
          <w:tcPr>
            <w:cnfStyle w:val="001000000000" w:firstRow="0" w:lastRow="0" w:firstColumn="1" w:lastColumn="0" w:oddVBand="0" w:evenVBand="0" w:oddHBand="0" w:evenHBand="0" w:firstRowFirstColumn="0" w:firstRowLastColumn="0" w:lastRowFirstColumn="0" w:lastRowLastColumn="0"/>
            <w:tcW w:w="2875" w:type="dxa"/>
          </w:tcPr>
          <w:p w14:paraId="1B766B32" w14:textId="735F3AD6" w:rsidR="00E93E37" w:rsidRDefault="00680802" w:rsidP="00E93E37">
            <w:r>
              <w:t>A</w:t>
            </w:r>
            <w:r w:rsidR="00E93E37">
              <w:t>ttachments</w:t>
            </w:r>
          </w:p>
        </w:tc>
        <w:tc>
          <w:tcPr>
            <w:tcW w:w="2874" w:type="dxa"/>
          </w:tcPr>
          <w:p w14:paraId="28FB112B" w14:textId="77777777" w:rsidR="00E93E37" w:rsidRDefault="00E93E37" w:rsidP="00E93E37">
            <w:pPr>
              <w:cnfStyle w:val="000000000000" w:firstRow="0" w:lastRow="0" w:firstColumn="0" w:lastColumn="0" w:oddVBand="0" w:evenVBand="0" w:oddHBand="0" w:evenHBand="0" w:firstRowFirstColumn="0" w:firstRowLastColumn="0" w:lastRowFirstColumn="0" w:lastRowLastColumn="0"/>
            </w:pPr>
            <w:r>
              <w:t>JSON / TEXT</w:t>
            </w:r>
          </w:p>
        </w:tc>
        <w:tc>
          <w:tcPr>
            <w:tcW w:w="2871" w:type="dxa"/>
          </w:tcPr>
          <w:p w14:paraId="42CE5458" w14:textId="77777777" w:rsidR="00E93E37" w:rsidRDefault="00E93E37" w:rsidP="00E93E37">
            <w:pPr>
              <w:cnfStyle w:val="000000000000" w:firstRow="0" w:lastRow="0" w:firstColumn="0" w:lastColumn="0" w:oddVBand="0" w:evenVBand="0" w:oddHBand="0" w:evenHBand="0" w:firstRowFirstColumn="0" w:firstRowLastColumn="0" w:lastRowFirstColumn="0" w:lastRowLastColumn="0"/>
            </w:pPr>
            <w:r>
              <w:t>Photos or documents</w:t>
            </w:r>
          </w:p>
        </w:tc>
      </w:tr>
    </w:tbl>
    <w:p w14:paraId="5D8E3178" w14:textId="77777777" w:rsidR="00680802" w:rsidRPr="00100121" w:rsidRDefault="00680802" w:rsidP="00680802">
      <w:pPr>
        <w:spacing w:before="240" w:after="160" w:line="360" w:lineRule="auto"/>
        <w:rPr>
          <w:ins w:id="147" w:author="Awet Teka" w:date="2025-09-24T14:34:00Z" w16du:dateUtc="2025-09-24T11:34:00Z"/>
        </w:rPr>
        <w:pPrChange w:id="148" w:author="Awet Teka" w:date="2025-09-24T14:35:00Z" w16du:dateUtc="2025-09-24T11:35:00Z">
          <w:pPr>
            <w:spacing w:after="160" w:line="278" w:lineRule="auto"/>
          </w:pPr>
        </w:pPrChange>
      </w:pPr>
      <w:ins w:id="149" w:author="Awet Teka" w:date="2025-09-24T14:34:00Z" w16du:dateUtc="2025-09-24T11:34:00Z">
        <w:r w:rsidRPr="00100121">
          <w:t>Purpose: captures sections (logical chunks / cross-section anchors) along a road with start/end chainages and geometry.</w:t>
        </w:r>
        <w:r w:rsidRPr="00100121">
          <w:br/>
          <w:t>Stores: chainage bounds, start/end coordinates, section surface, gravel thickness, inspector and attachments.</w:t>
        </w:r>
        <w:r w:rsidRPr="00100121">
          <w:br/>
          <w:t xml:space="preserve">Relations: FK → road; used to generate </w:t>
        </w:r>
        <w:proofErr w:type="spellStart"/>
        <w:r w:rsidRPr="00100121">
          <w:t>road_segment</w:t>
        </w:r>
        <w:proofErr w:type="spellEnd"/>
        <w:r w:rsidRPr="00100121">
          <w:t xml:space="preserve"> entries; also referenced by structure inventory optionally.</w:t>
        </w:r>
        <w:r w:rsidRPr="00100121">
          <w:br/>
          <w:t>Who uses it: survey teams for mapping, GIS, AWP planners.</w:t>
        </w:r>
        <w:r w:rsidRPr="00100121">
          <w:br/>
        </w:r>
        <w:r w:rsidRPr="00100121">
          <w:lastRenderedPageBreak/>
          <w:t>When populated: after initial inventory or segmentation of road network into sections.</w:t>
        </w:r>
        <w:r w:rsidRPr="00100121">
          <w:br/>
          <w:t>Example: section covering km 10.000–24.000 with surface = Gravel and inspector notes.</w:t>
        </w:r>
      </w:ins>
    </w:p>
    <w:p w14:paraId="37F7FB6C" w14:textId="77777777" w:rsidR="006F323D" w:rsidRPr="006F323D" w:rsidRDefault="006F323D" w:rsidP="00680802">
      <w:pPr>
        <w:spacing w:before="240"/>
        <w:pPrChange w:id="150" w:author="Awet Teka" w:date="2025-09-24T14:34:00Z" w16du:dateUtc="2025-09-24T11:34:00Z">
          <w:pPr/>
        </w:pPrChange>
      </w:pPr>
    </w:p>
    <w:p w14:paraId="4453A4D5" w14:textId="5EB94184" w:rsidR="006A0A16" w:rsidRDefault="006D7A79" w:rsidP="00B430E5">
      <w:pPr>
        <w:pStyle w:val="Heading3"/>
      </w:pPr>
      <w:r>
        <w:t xml:space="preserve">Road </w:t>
      </w:r>
      <w:r w:rsidR="003510A9">
        <w:t>Segments</w:t>
      </w:r>
      <w:r w:rsidR="006A0A16" w:rsidRPr="00D938D3">
        <w:t xml:space="preserve"> (Within Road Section)</w:t>
      </w:r>
    </w:p>
    <w:p w14:paraId="6277EF77" w14:textId="1E5649B7" w:rsidR="00322074" w:rsidRDefault="00322074" w:rsidP="00322074">
      <w:r>
        <w:t>Represents chainage-based points/stretches within road sections, capturing terrain, drainage, cross-sections, and roadway features.</w:t>
      </w:r>
    </w:p>
    <w:p w14:paraId="3ED36558" w14:textId="441FFC6A" w:rsidR="002840BD" w:rsidRDefault="002840BD" w:rsidP="002840BD">
      <w:pPr>
        <w:pStyle w:val="Caption"/>
        <w:keepNext/>
      </w:pPr>
      <w:r>
        <w:t xml:space="preserve">Table </w:t>
      </w:r>
      <w:fldSimple w:instr=" SEQ Table \* ARABIC ">
        <w:r w:rsidR="000E3585">
          <w:rPr>
            <w:noProof/>
          </w:rPr>
          <w:t>3</w:t>
        </w:r>
      </w:fldSimple>
      <w:r>
        <w:t xml:space="preserve">. </w:t>
      </w:r>
      <w:r w:rsidR="003510A9">
        <w:t>Road segments</w:t>
      </w:r>
      <w:r w:rsidR="003510A9" w:rsidRPr="00D938D3">
        <w:t xml:space="preserve"> </w:t>
      </w:r>
      <w:r>
        <w:t xml:space="preserve">table </w:t>
      </w:r>
    </w:p>
    <w:tbl>
      <w:tblPr>
        <w:tblStyle w:val="LightList"/>
        <w:tblW w:w="0" w:type="auto"/>
        <w:tblLook w:val="04A0" w:firstRow="1" w:lastRow="0" w:firstColumn="1" w:lastColumn="0" w:noHBand="0" w:noVBand="1"/>
      </w:tblPr>
      <w:tblGrid>
        <w:gridCol w:w="2805"/>
        <w:gridCol w:w="2943"/>
        <w:gridCol w:w="2872"/>
      </w:tblGrid>
      <w:tr w:rsidR="00322074" w14:paraId="630773F1" w14:textId="77777777" w:rsidTr="00E93E3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5" w:type="dxa"/>
          </w:tcPr>
          <w:p w14:paraId="2E2A873E" w14:textId="77777777" w:rsidR="00322074" w:rsidRDefault="00322074" w:rsidP="002D4EAB">
            <w:r>
              <w:t>Field</w:t>
            </w:r>
          </w:p>
        </w:tc>
        <w:tc>
          <w:tcPr>
            <w:tcW w:w="2943" w:type="dxa"/>
          </w:tcPr>
          <w:p w14:paraId="3093154A" w14:textId="77777777" w:rsidR="00322074" w:rsidRDefault="00322074" w:rsidP="002D4EAB">
            <w:pPr>
              <w:cnfStyle w:val="100000000000" w:firstRow="1" w:lastRow="0" w:firstColumn="0" w:lastColumn="0" w:oddVBand="0" w:evenVBand="0" w:oddHBand="0" w:evenHBand="0" w:firstRowFirstColumn="0" w:firstRowLastColumn="0" w:lastRowFirstColumn="0" w:lastRowLastColumn="0"/>
            </w:pPr>
            <w:r>
              <w:t>Type</w:t>
            </w:r>
          </w:p>
        </w:tc>
        <w:tc>
          <w:tcPr>
            <w:tcW w:w="2872" w:type="dxa"/>
          </w:tcPr>
          <w:p w14:paraId="15A48177" w14:textId="77777777" w:rsidR="00322074" w:rsidRDefault="00322074" w:rsidP="002D4EAB">
            <w:pPr>
              <w:cnfStyle w:val="100000000000" w:firstRow="1" w:lastRow="0" w:firstColumn="0" w:lastColumn="0" w:oddVBand="0" w:evenVBand="0" w:oddHBand="0" w:evenHBand="0" w:firstRowFirstColumn="0" w:firstRowLastColumn="0" w:lastRowFirstColumn="0" w:lastRowLastColumn="0"/>
            </w:pPr>
            <w:r>
              <w:t>Description</w:t>
            </w:r>
          </w:p>
        </w:tc>
      </w:tr>
      <w:tr w:rsidR="00322074" w14:paraId="67CA0293" w14:textId="77777777" w:rsidTr="00E93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5" w:type="dxa"/>
          </w:tcPr>
          <w:p w14:paraId="2FF7C9DB" w14:textId="367D5EE3" w:rsidR="00322074" w:rsidRDefault="006D7A79" w:rsidP="002D4EAB">
            <w:proofErr w:type="spellStart"/>
            <w:r>
              <w:t>road</w:t>
            </w:r>
            <w:r w:rsidR="002D4EAB">
              <w:t>_</w:t>
            </w:r>
            <w:r>
              <w:t>segment</w:t>
            </w:r>
            <w:r w:rsidR="002D4EAB">
              <w:t>_</w:t>
            </w:r>
            <w:r w:rsidR="00322074">
              <w:t>id</w:t>
            </w:r>
            <w:proofErr w:type="spellEnd"/>
          </w:p>
        </w:tc>
        <w:tc>
          <w:tcPr>
            <w:tcW w:w="2943" w:type="dxa"/>
          </w:tcPr>
          <w:p w14:paraId="5007A036" w14:textId="77777777" w:rsidR="00322074" w:rsidRDefault="00322074" w:rsidP="002D4EAB">
            <w:pPr>
              <w:cnfStyle w:val="000000100000" w:firstRow="0" w:lastRow="0" w:firstColumn="0" w:lastColumn="0" w:oddVBand="0" w:evenVBand="0" w:oddHBand="1" w:evenHBand="0" w:firstRowFirstColumn="0" w:firstRowLastColumn="0" w:lastRowFirstColumn="0" w:lastRowLastColumn="0"/>
            </w:pPr>
            <w:r>
              <w:t>INT, PK</w:t>
            </w:r>
          </w:p>
        </w:tc>
        <w:tc>
          <w:tcPr>
            <w:tcW w:w="2872" w:type="dxa"/>
          </w:tcPr>
          <w:p w14:paraId="4F9A26A9" w14:textId="7BC5BA50" w:rsidR="00322074" w:rsidRDefault="003510A9" w:rsidP="002D4EAB">
            <w:pPr>
              <w:cnfStyle w:val="000000100000" w:firstRow="0" w:lastRow="0" w:firstColumn="0" w:lastColumn="0" w:oddVBand="0" w:evenVBand="0" w:oddHBand="1" w:evenHBand="0" w:firstRowFirstColumn="0" w:firstRowLastColumn="0" w:lastRowFirstColumn="0" w:lastRowLastColumn="0"/>
            </w:pPr>
            <w:r>
              <w:t>Segment</w:t>
            </w:r>
            <w:r w:rsidR="00322074">
              <w:t xml:space="preserve"> ID</w:t>
            </w:r>
          </w:p>
        </w:tc>
      </w:tr>
      <w:tr w:rsidR="00322074" w14:paraId="4F6200D8" w14:textId="77777777" w:rsidTr="00E93E37">
        <w:tc>
          <w:tcPr>
            <w:cnfStyle w:val="001000000000" w:firstRow="0" w:lastRow="0" w:firstColumn="1" w:lastColumn="0" w:oddVBand="0" w:evenVBand="0" w:oddHBand="0" w:evenHBand="0" w:firstRowFirstColumn="0" w:firstRowLastColumn="0" w:lastRowFirstColumn="0" w:lastRowLastColumn="0"/>
            <w:tcW w:w="2805" w:type="dxa"/>
          </w:tcPr>
          <w:p w14:paraId="4BD1B1CB" w14:textId="77777777" w:rsidR="00322074" w:rsidRDefault="00322074" w:rsidP="002D4EAB">
            <w:proofErr w:type="spellStart"/>
            <w:r>
              <w:t>section_id</w:t>
            </w:r>
            <w:proofErr w:type="spellEnd"/>
          </w:p>
        </w:tc>
        <w:tc>
          <w:tcPr>
            <w:tcW w:w="2943" w:type="dxa"/>
          </w:tcPr>
          <w:p w14:paraId="469EA445" w14:textId="77777777" w:rsidR="00322074" w:rsidRDefault="00322074" w:rsidP="002D4EAB">
            <w:pPr>
              <w:cnfStyle w:val="000000000000" w:firstRow="0" w:lastRow="0" w:firstColumn="0" w:lastColumn="0" w:oddVBand="0" w:evenVBand="0" w:oddHBand="0" w:evenHBand="0" w:firstRowFirstColumn="0" w:firstRowLastColumn="0" w:lastRowFirstColumn="0" w:lastRowLastColumn="0"/>
            </w:pPr>
            <w:r>
              <w:t xml:space="preserve">INT, FK → </w:t>
            </w:r>
            <w:proofErr w:type="spellStart"/>
            <w:r>
              <w:t>Road_Section</w:t>
            </w:r>
            <w:proofErr w:type="spellEnd"/>
          </w:p>
        </w:tc>
        <w:tc>
          <w:tcPr>
            <w:tcW w:w="2872" w:type="dxa"/>
          </w:tcPr>
          <w:p w14:paraId="4F10B7A4" w14:textId="77777777" w:rsidR="00322074" w:rsidRDefault="00322074" w:rsidP="002D4EAB">
            <w:pPr>
              <w:cnfStyle w:val="000000000000" w:firstRow="0" w:lastRow="0" w:firstColumn="0" w:lastColumn="0" w:oddVBand="0" w:evenVBand="0" w:oddHBand="0" w:evenHBand="0" w:firstRowFirstColumn="0" w:firstRowLastColumn="0" w:lastRowFirstColumn="0" w:lastRowLastColumn="0"/>
            </w:pPr>
            <w:r>
              <w:t>Parent section</w:t>
            </w:r>
          </w:p>
        </w:tc>
      </w:tr>
      <w:tr w:rsidR="00322074" w14:paraId="0F7B3D38" w14:textId="77777777" w:rsidTr="00E93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5" w:type="dxa"/>
          </w:tcPr>
          <w:p w14:paraId="7DC73861" w14:textId="77777777" w:rsidR="00322074" w:rsidRDefault="00322074" w:rsidP="002D4EAB">
            <w:proofErr w:type="spellStart"/>
            <w:r>
              <w:t>station_from_km</w:t>
            </w:r>
            <w:proofErr w:type="spellEnd"/>
          </w:p>
        </w:tc>
        <w:tc>
          <w:tcPr>
            <w:tcW w:w="2943" w:type="dxa"/>
          </w:tcPr>
          <w:p w14:paraId="5ECAE03D" w14:textId="77777777" w:rsidR="00322074" w:rsidRDefault="00322074" w:rsidP="002D4EAB">
            <w:pPr>
              <w:cnfStyle w:val="000000100000" w:firstRow="0" w:lastRow="0" w:firstColumn="0" w:lastColumn="0" w:oddVBand="0" w:evenVBand="0" w:oddHBand="1" w:evenHBand="0" w:firstRowFirstColumn="0" w:firstRowLastColumn="0" w:lastRowFirstColumn="0" w:lastRowLastColumn="0"/>
            </w:pPr>
            <w:proofErr w:type="gramStart"/>
            <w:r>
              <w:t>DECIMAL(</w:t>
            </w:r>
            <w:proofErr w:type="gramEnd"/>
            <w:r>
              <w:t>8,3)</w:t>
            </w:r>
          </w:p>
        </w:tc>
        <w:tc>
          <w:tcPr>
            <w:tcW w:w="2872" w:type="dxa"/>
          </w:tcPr>
          <w:p w14:paraId="28097FDE" w14:textId="77777777" w:rsidR="00322074" w:rsidRDefault="00322074" w:rsidP="002D4EAB">
            <w:pPr>
              <w:cnfStyle w:val="000000100000" w:firstRow="0" w:lastRow="0" w:firstColumn="0" w:lastColumn="0" w:oddVBand="0" w:evenVBand="0" w:oddHBand="1" w:evenHBand="0" w:firstRowFirstColumn="0" w:firstRowLastColumn="0" w:lastRowFirstColumn="0" w:lastRowLastColumn="0"/>
            </w:pPr>
            <w:r>
              <w:t>Start chainage</w:t>
            </w:r>
          </w:p>
        </w:tc>
      </w:tr>
      <w:tr w:rsidR="00322074" w14:paraId="079E1CB8" w14:textId="77777777" w:rsidTr="00E93E37">
        <w:tc>
          <w:tcPr>
            <w:cnfStyle w:val="001000000000" w:firstRow="0" w:lastRow="0" w:firstColumn="1" w:lastColumn="0" w:oddVBand="0" w:evenVBand="0" w:oddHBand="0" w:evenHBand="0" w:firstRowFirstColumn="0" w:firstRowLastColumn="0" w:lastRowFirstColumn="0" w:lastRowLastColumn="0"/>
            <w:tcW w:w="2805" w:type="dxa"/>
          </w:tcPr>
          <w:p w14:paraId="05E85175" w14:textId="77777777" w:rsidR="00322074" w:rsidRDefault="00322074" w:rsidP="002D4EAB">
            <w:commentRangeStart w:id="151"/>
            <w:proofErr w:type="spellStart"/>
            <w:r>
              <w:t>station_to_km</w:t>
            </w:r>
            <w:proofErr w:type="spellEnd"/>
          </w:p>
        </w:tc>
        <w:tc>
          <w:tcPr>
            <w:tcW w:w="2943" w:type="dxa"/>
          </w:tcPr>
          <w:p w14:paraId="3C89AD40" w14:textId="77777777" w:rsidR="00322074" w:rsidRDefault="00322074" w:rsidP="002D4EAB">
            <w:pPr>
              <w:cnfStyle w:val="000000000000" w:firstRow="0" w:lastRow="0" w:firstColumn="0" w:lastColumn="0" w:oddVBand="0" w:evenVBand="0" w:oddHBand="0" w:evenHBand="0" w:firstRowFirstColumn="0" w:firstRowLastColumn="0" w:lastRowFirstColumn="0" w:lastRowLastColumn="0"/>
            </w:pPr>
            <w:proofErr w:type="gramStart"/>
            <w:r>
              <w:t>DECIMAL(</w:t>
            </w:r>
            <w:proofErr w:type="gramEnd"/>
            <w:r>
              <w:t>8,3)</w:t>
            </w:r>
          </w:p>
        </w:tc>
        <w:tc>
          <w:tcPr>
            <w:tcW w:w="2872" w:type="dxa"/>
          </w:tcPr>
          <w:p w14:paraId="08C84F7D" w14:textId="77777777" w:rsidR="00322074" w:rsidRDefault="00322074" w:rsidP="002D4EAB">
            <w:pPr>
              <w:cnfStyle w:val="000000000000" w:firstRow="0" w:lastRow="0" w:firstColumn="0" w:lastColumn="0" w:oddVBand="0" w:evenVBand="0" w:oddHBand="0" w:evenHBand="0" w:firstRowFirstColumn="0" w:firstRowLastColumn="0" w:lastRowFirstColumn="0" w:lastRowLastColumn="0"/>
            </w:pPr>
            <w:r>
              <w:t>End chainage</w:t>
            </w:r>
            <w:commentRangeEnd w:id="151"/>
            <w:r w:rsidR="00847EE8">
              <w:rPr>
                <w:rStyle w:val="CommentReference"/>
              </w:rPr>
              <w:commentReference w:id="151"/>
            </w:r>
          </w:p>
        </w:tc>
      </w:tr>
      <w:tr w:rsidR="00E93E37" w14:paraId="215DBBA0" w14:textId="77777777" w:rsidTr="00E93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5" w:type="dxa"/>
          </w:tcPr>
          <w:p w14:paraId="04C32099" w14:textId="44872F3E" w:rsidR="00E93E37" w:rsidRDefault="00E93E37" w:rsidP="00E93E37">
            <w:proofErr w:type="spellStart"/>
            <w:r>
              <w:t>cross_section</w:t>
            </w:r>
            <w:proofErr w:type="spellEnd"/>
          </w:p>
        </w:tc>
        <w:tc>
          <w:tcPr>
            <w:tcW w:w="2943" w:type="dxa"/>
          </w:tcPr>
          <w:p w14:paraId="4CC64481" w14:textId="545638D1" w:rsidR="00E93E37" w:rsidRDefault="00E93E37" w:rsidP="00E93E37">
            <w:pPr>
              <w:cnfStyle w:val="000000100000" w:firstRow="0" w:lastRow="0" w:firstColumn="0" w:lastColumn="0" w:oddVBand="0" w:evenVBand="0" w:oddHBand="1" w:evenHBand="0" w:firstRowFirstColumn="0" w:firstRowLastColumn="0" w:lastRowFirstColumn="0" w:lastRowLastColumn="0"/>
            </w:pPr>
            <w:r>
              <w:t>Enum</w:t>
            </w:r>
          </w:p>
        </w:tc>
        <w:tc>
          <w:tcPr>
            <w:tcW w:w="2872" w:type="dxa"/>
          </w:tcPr>
          <w:p w14:paraId="6D3EE82B" w14:textId="74BEDA2A" w:rsidR="00E93E37" w:rsidRDefault="00E93E37" w:rsidP="00E93E37">
            <w:pPr>
              <w:cnfStyle w:val="000000100000" w:firstRow="0" w:lastRow="0" w:firstColumn="0" w:lastColumn="0" w:oddVBand="0" w:evenVBand="0" w:oddHBand="1" w:evenHBand="0" w:firstRowFirstColumn="0" w:firstRowLastColumn="0" w:lastRowFirstColumn="0" w:lastRowLastColumn="0"/>
            </w:pPr>
            <w:r w:rsidRPr="00E45353">
              <w:rPr>
                <w:rFonts w:cs="Times New Roman"/>
                <w:i/>
              </w:rPr>
              <w:t xml:space="preserve">Cutting, Embankment, Cut/Embankment, </w:t>
            </w:r>
            <w:r w:rsidRPr="00E45353">
              <w:rPr>
                <w:rFonts w:cs="Times New Roman"/>
              </w:rPr>
              <w:t xml:space="preserve">and </w:t>
            </w:r>
            <w:r w:rsidRPr="00E45353">
              <w:rPr>
                <w:rFonts w:cs="Times New Roman"/>
                <w:i/>
              </w:rPr>
              <w:t>Flat</w:t>
            </w:r>
          </w:p>
        </w:tc>
      </w:tr>
      <w:tr w:rsidR="00E93E37" w14:paraId="58F6AC22" w14:textId="77777777" w:rsidTr="00E93E37">
        <w:tc>
          <w:tcPr>
            <w:cnfStyle w:val="001000000000" w:firstRow="0" w:lastRow="0" w:firstColumn="1" w:lastColumn="0" w:oddVBand="0" w:evenVBand="0" w:oddHBand="0" w:evenHBand="0" w:firstRowFirstColumn="0" w:firstRowLastColumn="0" w:lastRowFirstColumn="0" w:lastRowLastColumn="0"/>
            <w:tcW w:w="2805" w:type="dxa"/>
          </w:tcPr>
          <w:p w14:paraId="335DFF9D" w14:textId="3BF647FE" w:rsidR="00E93E37" w:rsidRDefault="00E93E37" w:rsidP="00E93E37">
            <w:proofErr w:type="spellStart"/>
            <w:r>
              <w:t>terrain_transverse</w:t>
            </w:r>
            <w:proofErr w:type="spellEnd"/>
          </w:p>
        </w:tc>
        <w:tc>
          <w:tcPr>
            <w:tcW w:w="2943" w:type="dxa"/>
          </w:tcPr>
          <w:p w14:paraId="3823FCC2" w14:textId="18912D7B" w:rsidR="00E93E37" w:rsidRDefault="00E93E37" w:rsidP="00E93E37">
            <w:pPr>
              <w:cnfStyle w:val="000000000000" w:firstRow="0" w:lastRow="0" w:firstColumn="0" w:lastColumn="0" w:oddVBand="0" w:evenVBand="0" w:oddHBand="0" w:evenHBand="0" w:firstRowFirstColumn="0" w:firstRowLastColumn="0" w:lastRowFirstColumn="0" w:lastRowLastColumn="0"/>
            </w:pPr>
            <w:r>
              <w:t>Enum</w:t>
            </w:r>
          </w:p>
        </w:tc>
        <w:tc>
          <w:tcPr>
            <w:tcW w:w="2872" w:type="dxa"/>
          </w:tcPr>
          <w:p w14:paraId="57A46655" w14:textId="50E3FC7C" w:rsidR="00E93E37" w:rsidRDefault="00E93E37" w:rsidP="00E93E37">
            <w:pPr>
              <w:cnfStyle w:val="000000000000" w:firstRow="0" w:lastRow="0" w:firstColumn="0" w:lastColumn="0" w:oddVBand="0" w:evenVBand="0" w:oddHBand="0" w:evenHBand="0" w:firstRowFirstColumn="0" w:firstRowLastColumn="0" w:lastRowFirstColumn="0" w:lastRowLastColumn="0"/>
            </w:pPr>
            <w:r>
              <w:t>Flat, Rolling, Mountainous, Escarpment</w:t>
            </w:r>
          </w:p>
        </w:tc>
      </w:tr>
      <w:tr w:rsidR="00E93E37" w14:paraId="412A1A73" w14:textId="77777777" w:rsidTr="00E93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5" w:type="dxa"/>
          </w:tcPr>
          <w:p w14:paraId="0A368BB7" w14:textId="4A63CBEC" w:rsidR="00E93E37" w:rsidRDefault="00E93E37" w:rsidP="00E93E37">
            <w:commentRangeStart w:id="152"/>
            <w:proofErr w:type="spellStart"/>
            <w:r>
              <w:t>terrain_longitudinal</w:t>
            </w:r>
            <w:proofErr w:type="spellEnd"/>
          </w:p>
        </w:tc>
        <w:tc>
          <w:tcPr>
            <w:tcW w:w="2943" w:type="dxa"/>
          </w:tcPr>
          <w:p w14:paraId="699AAC84" w14:textId="4E9AC0F6" w:rsidR="00E93E37" w:rsidRDefault="00E93E37" w:rsidP="00E93E37">
            <w:pPr>
              <w:cnfStyle w:val="000000100000" w:firstRow="0" w:lastRow="0" w:firstColumn="0" w:lastColumn="0" w:oddVBand="0" w:evenVBand="0" w:oddHBand="1" w:evenHBand="0" w:firstRowFirstColumn="0" w:firstRowLastColumn="0" w:lastRowFirstColumn="0" w:lastRowLastColumn="0"/>
            </w:pPr>
            <w:r>
              <w:t>Enum</w:t>
            </w:r>
          </w:p>
        </w:tc>
        <w:tc>
          <w:tcPr>
            <w:tcW w:w="2872" w:type="dxa"/>
          </w:tcPr>
          <w:p w14:paraId="6DD93744" w14:textId="0CFBCDC4" w:rsidR="00E93E37" w:rsidRDefault="00E93E37" w:rsidP="00E93E37">
            <w:pPr>
              <w:cnfStyle w:val="000000100000" w:firstRow="0" w:lastRow="0" w:firstColumn="0" w:lastColumn="0" w:oddVBand="0" w:evenVBand="0" w:oddHBand="1" w:evenHBand="0" w:firstRowFirstColumn="0" w:firstRowLastColumn="0" w:lastRowFirstColumn="0" w:lastRowLastColumn="0"/>
            </w:pPr>
            <w:r>
              <w:t>Flat, Rolling, Mountainous, Escarpment</w:t>
            </w:r>
            <w:commentRangeEnd w:id="152"/>
            <w:r>
              <w:rPr>
                <w:rStyle w:val="CommentReference"/>
              </w:rPr>
              <w:commentReference w:id="152"/>
            </w:r>
          </w:p>
        </w:tc>
      </w:tr>
      <w:tr w:rsidR="00E93E37" w14:paraId="7AA11A88" w14:textId="77777777" w:rsidTr="00E93E37">
        <w:tc>
          <w:tcPr>
            <w:cnfStyle w:val="001000000000" w:firstRow="0" w:lastRow="0" w:firstColumn="1" w:lastColumn="0" w:oddVBand="0" w:evenVBand="0" w:oddHBand="0" w:evenHBand="0" w:firstRowFirstColumn="0" w:firstRowLastColumn="0" w:lastRowFirstColumn="0" w:lastRowLastColumn="0"/>
            <w:tcW w:w="2805" w:type="dxa"/>
          </w:tcPr>
          <w:p w14:paraId="0745733D" w14:textId="7D7B57D3" w:rsidR="00E93E37" w:rsidRDefault="00E93E37" w:rsidP="00E93E37">
            <w:proofErr w:type="spellStart"/>
            <w:r>
              <w:t>ditch_left_present</w:t>
            </w:r>
            <w:proofErr w:type="spellEnd"/>
          </w:p>
        </w:tc>
        <w:tc>
          <w:tcPr>
            <w:tcW w:w="2943" w:type="dxa"/>
          </w:tcPr>
          <w:p w14:paraId="0E62AD40" w14:textId="77777777" w:rsidR="00E93E37" w:rsidRDefault="00E93E37" w:rsidP="00E93E37">
            <w:pPr>
              <w:cnfStyle w:val="000000000000" w:firstRow="0" w:lastRow="0" w:firstColumn="0" w:lastColumn="0" w:oddVBand="0" w:evenVBand="0" w:oddHBand="0" w:evenHBand="0" w:firstRowFirstColumn="0" w:firstRowLastColumn="0" w:lastRowFirstColumn="0" w:lastRowLastColumn="0"/>
            </w:pPr>
            <w:r>
              <w:t>BOOLEAN</w:t>
            </w:r>
          </w:p>
        </w:tc>
        <w:tc>
          <w:tcPr>
            <w:tcW w:w="2872" w:type="dxa"/>
          </w:tcPr>
          <w:p w14:paraId="7A9D2BAA" w14:textId="4E967F56" w:rsidR="00E93E37" w:rsidRDefault="00E93E37" w:rsidP="00E93E37">
            <w:pPr>
              <w:cnfStyle w:val="000000000000" w:firstRow="0" w:lastRow="0" w:firstColumn="0" w:lastColumn="0" w:oddVBand="0" w:evenVBand="0" w:oddHBand="0" w:evenHBand="0" w:firstRowFirstColumn="0" w:firstRowLastColumn="0" w:lastRowFirstColumn="0" w:lastRowLastColumn="0"/>
            </w:pPr>
            <w:r>
              <w:t>Left ditch present</w:t>
            </w:r>
          </w:p>
        </w:tc>
      </w:tr>
      <w:tr w:rsidR="00E93E37" w14:paraId="321CBE2D" w14:textId="77777777" w:rsidTr="00E93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5" w:type="dxa"/>
          </w:tcPr>
          <w:p w14:paraId="1183C454" w14:textId="7A2BE952" w:rsidR="00E93E37" w:rsidRDefault="00E93E37" w:rsidP="00E93E37">
            <w:proofErr w:type="spellStart"/>
            <w:r>
              <w:t>ditch_right_present</w:t>
            </w:r>
            <w:proofErr w:type="spellEnd"/>
          </w:p>
        </w:tc>
        <w:tc>
          <w:tcPr>
            <w:tcW w:w="2943" w:type="dxa"/>
          </w:tcPr>
          <w:p w14:paraId="070F73CE" w14:textId="77777777" w:rsidR="00E93E37" w:rsidRDefault="00E93E37" w:rsidP="00E93E37">
            <w:pPr>
              <w:cnfStyle w:val="000000100000" w:firstRow="0" w:lastRow="0" w:firstColumn="0" w:lastColumn="0" w:oddVBand="0" w:evenVBand="0" w:oddHBand="1" w:evenHBand="0" w:firstRowFirstColumn="0" w:firstRowLastColumn="0" w:lastRowFirstColumn="0" w:lastRowLastColumn="0"/>
            </w:pPr>
            <w:r>
              <w:t>BOOLEAN</w:t>
            </w:r>
          </w:p>
        </w:tc>
        <w:tc>
          <w:tcPr>
            <w:tcW w:w="2872" w:type="dxa"/>
          </w:tcPr>
          <w:p w14:paraId="76DA5C88" w14:textId="77777777" w:rsidR="00E93E37" w:rsidRDefault="00E93E37" w:rsidP="00E93E37">
            <w:pPr>
              <w:cnfStyle w:val="000000100000" w:firstRow="0" w:lastRow="0" w:firstColumn="0" w:lastColumn="0" w:oddVBand="0" w:evenVBand="0" w:oddHBand="1" w:evenHBand="0" w:firstRowFirstColumn="0" w:firstRowLastColumn="0" w:lastRowFirstColumn="0" w:lastRowLastColumn="0"/>
            </w:pPr>
            <w:r>
              <w:t>Right ditch present</w:t>
            </w:r>
          </w:p>
        </w:tc>
      </w:tr>
      <w:tr w:rsidR="00E93E37" w14:paraId="338BB75B" w14:textId="77777777" w:rsidTr="00E93E37">
        <w:tc>
          <w:tcPr>
            <w:cnfStyle w:val="001000000000" w:firstRow="0" w:lastRow="0" w:firstColumn="1" w:lastColumn="0" w:oddVBand="0" w:evenVBand="0" w:oddHBand="0" w:evenHBand="0" w:firstRowFirstColumn="0" w:firstRowLastColumn="0" w:lastRowFirstColumn="0" w:lastRowLastColumn="0"/>
            <w:tcW w:w="2805" w:type="dxa"/>
          </w:tcPr>
          <w:p w14:paraId="19A837D5" w14:textId="3A9D1B63" w:rsidR="00E93E37" w:rsidRDefault="00E93E37" w:rsidP="00E93E37">
            <w:proofErr w:type="spellStart"/>
            <w:r>
              <w:t>shoulder_left_present</w:t>
            </w:r>
            <w:proofErr w:type="spellEnd"/>
          </w:p>
        </w:tc>
        <w:tc>
          <w:tcPr>
            <w:tcW w:w="2943" w:type="dxa"/>
          </w:tcPr>
          <w:p w14:paraId="65729D99" w14:textId="2F10F7B3" w:rsidR="00E93E37" w:rsidRDefault="00E93E37" w:rsidP="00E93E37">
            <w:pPr>
              <w:cnfStyle w:val="000000000000" w:firstRow="0" w:lastRow="0" w:firstColumn="0" w:lastColumn="0" w:oddVBand="0" w:evenVBand="0" w:oddHBand="0" w:evenHBand="0" w:firstRowFirstColumn="0" w:firstRowLastColumn="0" w:lastRowFirstColumn="0" w:lastRowLastColumn="0"/>
            </w:pPr>
            <w:r>
              <w:t>BOOLEAN</w:t>
            </w:r>
          </w:p>
        </w:tc>
        <w:tc>
          <w:tcPr>
            <w:tcW w:w="2872" w:type="dxa"/>
          </w:tcPr>
          <w:p w14:paraId="7914F1C3" w14:textId="38FB6432" w:rsidR="00E93E37" w:rsidRDefault="00E93E37" w:rsidP="00E93E37">
            <w:pPr>
              <w:cnfStyle w:val="000000000000" w:firstRow="0" w:lastRow="0" w:firstColumn="0" w:lastColumn="0" w:oddVBand="0" w:evenVBand="0" w:oddHBand="0" w:evenHBand="0" w:firstRowFirstColumn="0" w:firstRowLastColumn="0" w:lastRowFirstColumn="0" w:lastRowLastColumn="0"/>
            </w:pPr>
            <w:r>
              <w:t>Left ditch present</w:t>
            </w:r>
          </w:p>
        </w:tc>
      </w:tr>
      <w:tr w:rsidR="00E93E37" w14:paraId="3126D68F" w14:textId="77777777" w:rsidTr="00E93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5" w:type="dxa"/>
          </w:tcPr>
          <w:p w14:paraId="1205FF18" w14:textId="35E9E547" w:rsidR="00E93E37" w:rsidRDefault="00E93E37" w:rsidP="00E93E37">
            <w:proofErr w:type="spellStart"/>
            <w:r>
              <w:t>shoulder_right_present</w:t>
            </w:r>
            <w:proofErr w:type="spellEnd"/>
          </w:p>
        </w:tc>
        <w:tc>
          <w:tcPr>
            <w:tcW w:w="2943" w:type="dxa"/>
          </w:tcPr>
          <w:p w14:paraId="0B17F7D1" w14:textId="680FBB89" w:rsidR="00E93E37" w:rsidRDefault="00E93E37" w:rsidP="00E93E37">
            <w:pPr>
              <w:cnfStyle w:val="000000100000" w:firstRow="0" w:lastRow="0" w:firstColumn="0" w:lastColumn="0" w:oddVBand="0" w:evenVBand="0" w:oddHBand="1" w:evenHBand="0" w:firstRowFirstColumn="0" w:firstRowLastColumn="0" w:lastRowFirstColumn="0" w:lastRowLastColumn="0"/>
            </w:pPr>
            <w:r>
              <w:t>BOOLEAN</w:t>
            </w:r>
          </w:p>
        </w:tc>
        <w:tc>
          <w:tcPr>
            <w:tcW w:w="2872" w:type="dxa"/>
          </w:tcPr>
          <w:p w14:paraId="318AB3F7" w14:textId="3E9A5900" w:rsidR="00E93E37" w:rsidRDefault="00E93E37" w:rsidP="00E93E37">
            <w:pPr>
              <w:cnfStyle w:val="000000100000" w:firstRow="0" w:lastRow="0" w:firstColumn="0" w:lastColumn="0" w:oddVBand="0" w:evenVBand="0" w:oddHBand="1" w:evenHBand="0" w:firstRowFirstColumn="0" w:firstRowLastColumn="0" w:lastRowFirstColumn="0" w:lastRowLastColumn="0"/>
            </w:pPr>
            <w:r>
              <w:t>Right ditch present</w:t>
            </w:r>
          </w:p>
        </w:tc>
      </w:tr>
      <w:tr w:rsidR="00E93E37" w14:paraId="6FF0F13F" w14:textId="77777777" w:rsidTr="00E93E37">
        <w:tc>
          <w:tcPr>
            <w:cnfStyle w:val="001000000000" w:firstRow="0" w:lastRow="0" w:firstColumn="1" w:lastColumn="0" w:oddVBand="0" w:evenVBand="0" w:oddHBand="0" w:evenHBand="0" w:firstRowFirstColumn="0" w:firstRowLastColumn="0" w:lastRowFirstColumn="0" w:lastRowLastColumn="0"/>
            <w:tcW w:w="2805" w:type="dxa"/>
          </w:tcPr>
          <w:p w14:paraId="13B88610" w14:textId="77777777" w:rsidR="00E93E37" w:rsidRDefault="00E93E37" w:rsidP="00E93E37">
            <w:proofErr w:type="spellStart"/>
            <w:r>
              <w:t>carriageway_width_m</w:t>
            </w:r>
            <w:proofErr w:type="spellEnd"/>
          </w:p>
        </w:tc>
        <w:tc>
          <w:tcPr>
            <w:tcW w:w="2943" w:type="dxa"/>
          </w:tcPr>
          <w:p w14:paraId="28FBD2C1" w14:textId="77777777" w:rsidR="00E93E37" w:rsidRDefault="00E93E37" w:rsidP="00E93E37">
            <w:pPr>
              <w:cnfStyle w:val="000000000000" w:firstRow="0" w:lastRow="0" w:firstColumn="0" w:lastColumn="0" w:oddVBand="0" w:evenVBand="0" w:oddHBand="0" w:evenHBand="0" w:firstRowFirstColumn="0" w:firstRowLastColumn="0" w:lastRowFirstColumn="0" w:lastRowLastColumn="0"/>
            </w:pPr>
            <w:proofErr w:type="gramStart"/>
            <w:r>
              <w:t>DECIMAL(</w:t>
            </w:r>
            <w:proofErr w:type="gramEnd"/>
            <w:r>
              <w:t>5,2)</w:t>
            </w:r>
          </w:p>
        </w:tc>
        <w:tc>
          <w:tcPr>
            <w:tcW w:w="2872" w:type="dxa"/>
          </w:tcPr>
          <w:p w14:paraId="5FD0FFC4" w14:textId="77777777" w:rsidR="00E93E37" w:rsidRDefault="00E93E37" w:rsidP="00E93E37">
            <w:pPr>
              <w:cnfStyle w:val="000000000000" w:firstRow="0" w:lastRow="0" w:firstColumn="0" w:lastColumn="0" w:oddVBand="0" w:evenVBand="0" w:oddHBand="0" w:evenHBand="0" w:firstRowFirstColumn="0" w:firstRowLastColumn="0" w:lastRowFirstColumn="0" w:lastRowLastColumn="0"/>
            </w:pPr>
            <w:r>
              <w:t>Carriageway width</w:t>
            </w:r>
          </w:p>
        </w:tc>
      </w:tr>
      <w:tr w:rsidR="00E93E37" w14:paraId="4CC83848" w14:textId="77777777" w:rsidTr="00E93E37">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05" w:type="dxa"/>
          </w:tcPr>
          <w:p w14:paraId="47C205EA" w14:textId="61F5B7DF" w:rsidR="00E93E37" w:rsidRDefault="00E93E37" w:rsidP="00E93E37">
            <w:r>
              <w:t>Comment</w:t>
            </w:r>
          </w:p>
        </w:tc>
        <w:tc>
          <w:tcPr>
            <w:tcW w:w="2943" w:type="dxa"/>
          </w:tcPr>
          <w:p w14:paraId="7969B866" w14:textId="77777777" w:rsidR="00E93E37" w:rsidRDefault="00E93E37" w:rsidP="00E93E37">
            <w:pPr>
              <w:cnfStyle w:val="000000100000" w:firstRow="0" w:lastRow="0" w:firstColumn="0" w:lastColumn="0" w:oddVBand="0" w:evenVBand="0" w:oddHBand="1" w:evenHBand="0" w:firstRowFirstColumn="0" w:firstRowLastColumn="0" w:lastRowFirstColumn="0" w:lastRowLastColumn="0"/>
            </w:pPr>
            <w:r>
              <w:t>TEXT</w:t>
            </w:r>
          </w:p>
        </w:tc>
        <w:tc>
          <w:tcPr>
            <w:tcW w:w="2872" w:type="dxa"/>
          </w:tcPr>
          <w:p w14:paraId="67D40B73" w14:textId="77777777" w:rsidR="00E93E37" w:rsidRDefault="00E93E37" w:rsidP="00E93E37">
            <w:pPr>
              <w:cnfStyle w:val="000000100000" w:firstRow="0" w:lastRow="0" w:firstColumn="0" w:lastColumn="0" w:oddVBand="0" w:evenVBand="0" w:oddHBand="1" w:evenHBand="0" w:firstRowFirstColumn="0" w:firstRowLastColumn="0" w:lastRowFirstColumn="0" w:lastRowLastColumn="0"/>
            </w:pPr>
            <w:r>
              <w:t>Notes</w:t>
            </w:r>
          </w:p>
        </w:tc>
      </w:tr>
    </w:tbl>
    <w:p w14:paraId="5A81A75B" w14:textId="77777777" w:rsidR="00680802" w:rsidRPr="00100121" w:rsidRDefault="00680802" w:rsidP="00680802">
      <w:pPr>
        <w:spacing w:before="240" w:after="160" w:line="360" w:lineRule="auto"/>
        <w:rPr>
          <w:ins w:id="153" w:author="Awet Teka" w:date="2025-09-24T14:35:00Z" w16du:dateUtc="2025-09-24T11:35:00Z"/>
        </w:rPr>
        <w:pPrChange w:id="154" w:author="Awet Teka" w:date="2025-09-24T14:35:00Z" w16du:dateUtc="2025-09-24T11:35:00Z">
          <w:pPr>
            <w:spacing w:after="160" w:line="278" w:lineRule="auto"/>
          </w:pPr>
        </w:pPrChange>
      </w:pPr>
      <w:ins w:id="155" w:author="Awet Teka" w:date="2025-09-24T14:35:00Z" w16du:dateUtc="2025-09-24T11:35:00Z">
        <w:r w:rsidRPr="00100121">
          <w:t>Purpose: atomic unit for condition surveys, traffic counts and prioritization (usually 500 m / 1 km granularity).</w:t>
        </w:r>
        <w:r w:rsidRPr="00100121">
          <w:br/>
          <w:t xml:space="preserve">Stores: station chainages, computed length, geometric/cross-section/terrain context, widths and inventory </w:t>
        </w:r>
        <w:proofErr w:type="spellStart"/>
        <w:r w:rsidRPr="00100121">
          <w:t>booleans</w:t>
        </w:r>
        <w:proofErr w:type="spellEnd"/>
        <w:r w:rsidRPr="00100121">
          <w:t xml:space="preserve"> (ditches).</w:t>
        </w:r>
        <w:r w:rsidRPr="00100121">
          <w:br/>
          <w:t xml:space="preserve">Relations: FK → </w:t>
        </w:r>
        <w:proofErr w:type="spellStart"/>
        <w:r w:rsidRPr="00100121">
          <w:t>road_section</w:t>
        </w:r>
        <w:proofErr w:type="spellEnd"/>
        <w:r w:rsidRPr="00100121">
          <w:t>; referenced by all survey tables and furniture entries.</w:t>
        </w:r>
        <w:r w:rsidRPr="00100121">
          <w:br/>
          <w:t>Who uses it: field surveyors, traffic survey teams, prioritization engine.</w:t>
        </w:r>
        <w:r w:rsidRPr="00100121">
          <w:br/>
          <w:t>When populated: when the network is divided into stations for surveying and monitoring.</w:t>
        </w:r>
        <w:r w:rsidRPr="00100121">
          <w:br/>
          <w:t>Example: a 0.5 km segment within section 3 used for the routine 500m survey.</w:t>
        </w:r>
      </w:ins>
    </w:p>
    <w:p w14:paraId="54BB5E5F" w14:textId="77777777" w:rsidR="00322074" w:rsidRPr="00322074" w:rsidRDefault="00322074" w:rsidP="00680802">
      <w:pPr>
        <w:spacing w:before="240"/>
        <w:pPrChange w:id="156" w:author="Awet Teka" w:date="2025-09-24T14:35:00Z" w16du:dateUtc="2025-09-24T11:35:00Z">
          <w:pPr/>
        </w:pPrChange>
      </w:pPr>
    </w:p>
    <w:p w14:paraId="7AA0EE90" w14:textId="7CEFBDEF" w:rsidR="006A0A16" w:rsidRPr="00D938D3" w:rsidDel="00681F54" w:rsidRDefault="006A0A16">
      <w:pPr>
        <w:pStyle w:val="Heading3"/>
        <w:rPr>
          <w:moveFrom w:id="157" w:author="Awet Teka" w:date="2025-09-13T12:17:00Z" w16du:dateUtc="2025-09-13T09:17:00Z"/>
        </w:rPr>
      </w:pPr>
      <w:moveFromRangeStart w:id="158" w:author="Awet Teka" w:date="2025-09-13T12:17:00Z" w:name="move208658257"/>
      <w:commentRangeStart w:id="159"/>
      <w:moveFrom w:id="160" w:author="Awet Teka" w:date="2025-09-13T12:17:00Z" w16du:dateUtc="2025-09-13T09:17:00Z">
        <w:r w:rsidRPr="00D938D3" w:rsidDel="00681F54">
          <w:lastRenderedPageBreak/>
          <w:t>Road</w:t>
        </w:r>
        <w:r w:rsidR="002840BD" w:rsidDel="00681F54">
          <w:t xml:space="preserve"> </w:t>
        </w:r>
        <w:r w:rsidR="006D7A79" w:rsidDel="00681F54">
          <w:t>Segment</w:t>
        </w:r>
        <w:r w:rsidR="002840BD" w:rsidDel="00681F54">
          <w:t xml:space="preserve"> </w:t>
        </w:r>
        <w:r w:rsidRPr="00D938D3" w:rsidDel="00681F54">
          <w:t>Condition</w:t>
        </w:r>
        <w:r w:rsidR="002840BD" w:rsidDel="00681F54">
          <w:t xml:space="preserve"> </w:t>
        </w:r>
        <w:r w:rsidRPr="00D938D3" w:rsidDel="00681F54">
          <w:t>Survey</w:t>
        </w:r>
        <w:commentRangeEnd w:id="159"/>
        <w:r w:rsidR="00B23502" w:rsidDel="00681F54">
          <w:rPr>
            <w:rStyle w:val="CommentReference"/>
            <w:rFonts w:eastAsiaTheme="minorEastAsia" w:cstheme="minorBidi"/>
            <w:b w:val="0"/>
            <w:bCs w:val="0"/>
          </w:rPr>
          <w:commentReference w:id="159"/>
        </w:r>
      </w:moveFrom>
    </w:p>
    <w:p w14:paraId="6CB68709" w14:textId="53B6DA52" w:rsidR="00322074" w:rsidDel="00681F54" w:rsidRDefault="00322074">
      <w:pPr>
        <w:pStyle w:val="Heading3"/>
        <w:rPr>
          <w:moveFrom w:id="161" w:author="Awet Teka" w:date="2025-09-13T12:17:00Z" w16du:dateUtc="2025-09-13T09:17:00Z"/>
        </w:rPr>
        <w:pPrChange w:id="162" w:author="Awet Teka" w:date="2025-09-13T12:29:00Z" w16du:dateUtc="2025-09-13T09:29:00Z">
          <w:pPr/>
        </w:pPrChange>
      </w:pPr>
      <w:moveFrom w:id="163" w:author="Awet Teka" w:date="2025-09-13T12:17:00Z" w16du:dateUtc="2025-09-13T09:17:00Z">
        <w:r w:rsidDel="00681F54">
          <w:t>Stores survey-based condition data (surface, drainage, shoulders, MCI) used for intervention planning.</w:t>
        </w:r>
      </w:moveFrom>
    </w:p>
    <w:p w14:paraId="3E1F526B" w14:textId="45076B42" w:rsidR="002840BD" w:rsidDel="00681F54" w:rsidRDefault="002840BD">
      <w:pPr>
        <w:pStyle w:val="Heading3"/>
        <w:rPr>
          <w:moveFrom w:id="164" w:author="Awet Teka" w:date="2025-09-13T12:17:00Z" w16du:dateUtc="2025-09-13T09:17:00Z"/>
        </w:rPr>
        <w:pPrChange w:id="165" w:author="Awet Teka" w:date="2025-09-13T12:29:00Z" w16du:dateUtc="2025-09-13T09:29:00Z">
          <w:pPr>
            <w:pStyle w:val="Caption"/>
            <w:keepNext/>
          </w:pPr>
        </w:pPrChange>
      </w:pPr>
      <w:moveFrom w:id="166" w:author="Awet Teka" w:date="2025-09-13T12:17:00Z" w16du:dateUtc="2025-09-13T09:17:00Z">
        <w:r w:rsidDel="00681F54">
          <w:t xml:space="preserve">Table </w:t>
        </w:r>
        <w:r w:rsidR="000E3585" w:rsidDel="00681F54">
          <w:rPr>
            <w:b w:val="0"/>
            <w:bCs w:val="0"/>
          </w:rPr>
          <w:fldChar w:fldCharType="begin"/>
        </w:r>
        <w:r w:rsidR="000E3585" w:rsidDel="00681F54">
          <w:instrText xml:space="preserve"> SEQ Table \* ARABIC </w:instrText>
        </w:r>
        <w:r w:rsidR="000E3585" w:rsidDel="00681F54">
          <w:rPr>
            <w:b w:val="0"/>
            <w:bCs w:val="0"/>
          </w:rPr>
          <w:fldChar w:fldCharType="separate"/>
        </w:r>
        <w:r w:rsidR="000E3585" w:rsidDel="00681F54">
          <w:rPr>
            <w:noProof/>
          </w:rPr>
          <w:t>4</w:t>
        </w:r>
        <w:r w:rsidR="000E3585" w:rsidDel="00681F54">
          <w:rPr>
            <w:b w:val="0"/>
            <w:bCs w:val="0"/>
            <w:noProof/>
          </w:rPr>
          <w:fldChar w:fldCharType="end"/>
        </w:r>
        <w:r w:rsidDel="00681F54">
          <w:t xml:space="preserve">. Road </w:t>
        </w:r>
        <w:commentRangeStart w:id="167"/>
        <w:r w:rsidDel="00681F54">
          <w:t>station</w:t>
        </w:r>
        <w:commentRangeEnd w:id="167"/>
        <w:r w:rsidR="00A3520F" w:rsidDel="00681F54">
          <w:rPr>
            <w:rStyle w:val="CommentReference"/>
            <w:b w:val="0"/>
            <w:bCs w:val="0"/>
          </w:rPr>
          <w:commentReference w:id="167"/>
        </w:r>
        <w:r w:rsidDel="00681F54">
          <w:t xml:space="preserve"> condition survey </w:t>
        </w:r>
      </w:moveFrom>
    </w:p>
    <w:tbl>
      <w:tblPr>
        <w:tblStyle w:val="LightList"/>
        <w:tblW w:w="0" w:type="auto"/>
        <w:tblLook w:val="04A0" w:firstRow="1" w:lastRow="0" w:firstColumn="1" w:lastColumn="0" w:noHBand="0" w:noVBand="1"/>
        <w:tblPrChange w:id="168" w:author="Awet Teka" w:date="2025-09-21T12:59:00Z" w16du:dateUtc="2025-09-21T09:59:00Z">
          <w:tblPr>
            <w:tblStyle w:val="LightList"/>
            <w:tblW w:w="0" w:type="auto"/>
            <w:tblLook w:val="04A0" w:firstRow="1" w:lastRow="0" w:firstColumn="1" w:lastColumn="0" w:noHBand="0" w:noVBand="1"/>
          </w:tblPr>
        </w:tblPrChange>
      </w:tblPr>
      <w:tblGrid>
        <w:gridCol w:w="3336"/>
        <w:gridCol w:w="3137"/>
        <w:gridCol w:w="2147"/>
        <w:tblGridChange w:id="169">
          <w:tblGrid>
            <w:gridCol w:w="3336"/>
            <w:gridCol w:w="3137"/>
            <w:gridCol w:w="2147"/>
          </w:tblGrid>
        </w:tblGridChange>
      </w:tblGrid>
      <w:tr w:rsidR="00B430E5" w:rsidDel="00681F54" w14:paraId="108AF202" w14:textId="77777777" w:rsidTr="00BC29A7">
        <w:trPr>
          <w:cnfStyle w:val="100000000000" w:firstRow="1" w:lastRow="0" w:firstColumn="0" w:lastColumn="0" w:oddVBand="0" w:evenVBand="0" w:oddHBand="0" w:evenHBand="0" w:firstRowFirstColumn="0" w:firstRowLastColumn="0" w:lastRowFirstColumn="0" w:lastRowLastColumn="0"/>
          <w:del w:id="170" w:author="Awet Teka" w:date="2025-09-13T12:17:00Z"/>
        </w:trPr>
        <w:tc>
          <w:tcPr>
            <w:cnfStyle w:val="001000000000" w:firstRow="0" w:lastRow="0" w:firstColumn="1" w:lastColumn="0" w:oddVBand="0" w:evenVBand="0" w:oddHBand="0" w:evenHBand="0" w:firstRowFirstColumn="0" w:firstRowLastColumn="0" w:lastRowFirstColumn="0" w:lastRowLastColumn="0"/>
            <w:tcW w:w="3336" w:type="dxa"/>
            <w:tcPrChange w:id="171" w:author="Awet Teka" w:date="2025-09-21T12:59:00Z" w16du:dateUtc="2025-09-21T09:59:00Z">
              <w:tcPr>
                <w:tcW w:w="2879" w:type="dxa"/>
              </w:tcPr>
            </w:tcPrChange>
          </w:tcPr>
          <w:p w14:paraId="31675FAD" w14:textId="63D30C90" w:rsidR="00322074" w:rsidDel="00BC29A7" w:rsidRDefault="00322074">
            <w:pPr>
              <w:pStyle w:val="Heading3"/>
              <w:cnfStyle w:val="101000000000" w:firstRow="1" w:lastRow="0" w:firstColumn="1" w:lastColumn="0" w:oddVBand="0" w:evenVBand="0" w:oddHBand="0" w:evenHBand="0" w:firstRowFirstColumn="0" w:firstRowLastColumn="0" w:lastRowFirstColumn="0" w:lastRowLastColumn="0"/>
              <w:rPr>
                <w:del w:id="172" w:author="Awet Teka" w:date="2025-09-21T12:59:00Z" w16du:dateUtc="2025-09-21T09:59:00Z"/>
                <w:moveFrom w:id="173" w:author="Awet Teka" w:date="2025-09-13T12:17:00Z" w16du:dateUtc="2025-09-13T09:17:00Z"/>
              </w:rPr>
              <w:pPrChange w:id="174" w:author="Awet Teka" w:date="2025-09-13T12:29:00Z" w16du:dateUtc="2025-09-13T09:29:00Z">
                <w:pPr>
                  <w:cnfStyle w:val="101000000000" w:firstRow="1" w:lastRow="0" w:firstColumn="1" w:lastColumn="0" w:oddVBand="0" w:evenVBand="0" w:oddHBand="0" w:evenHBand="0" w:firstRowFirstColumn="0" w:firstRowLastColumn="0" w:lastRowFirstColumn="0" w:lastRowLastColumn="0"/>
                </w:pPr>
              </w:pPrChange>
            </w:pPr>
            <w:moveFrom w:id="175" w:author="Awet Teka" w:date="2025-09-13T12:17:00Z" w16du:dateUtc="2025-09-13T09:17:00Z">
              <w:del w:id="176" w:author="Awet Teka" w:date="2025-09-21T12:59:00Z" w16du:dateUtc="2025-09-21T09:59:00Z">
                <w:r w:rsidDel="00BC29A7">
                  <w:delText>Field</w:delText>
                </w:r>
              </w:del>
            </w:moveFrom>
          </w:p>
        </w:tc>
        <w:tc>
          <w:tcPr>
            <w:tcW w:w="3137" w:type="dxa"/>
            <w:tcPrChange w:id="177" w:author="Awet Teka" w:date="2025-09-21T12:59:00Z" w16du:dateUtc="2025-09-21T09:59:00Z">
              <w:tcPr>
                <w:tcW w:w="2875" w:type="dxa"/>
              </w:tcPr>
            </w:tcPrChange>
          </w:tcPr>
          <w:p w14:paraId="65CE4FFB" w14:textId="3C5E5374" w:rsidR="00322074" w:rsidDel="00BC29A7" w:rsidRDefault="00322074">
            <w:pPr>
              <w:pStyle w:val="Heading3"/>
              <w:cnfStyle w:val="100000000000" w:firstRow="1" w:lastRow="0" w:firstColumn="0" w:lastColumn="0" w:oddVBand="0" w:evenVBand="0" w:oddHBand="0" w:evenHBand="0" w:firstRowFirstColumn="0" w:firstRowLastColumn="0" w:lastRowFirstColumn="0" w:lastRowLastColumn="0"/>
              <w:rPr>
                <w:del w:id="178" w:author="Awet Teka" w:date="2025-09-21T12:59:00Z" w16du:dateUtc="2025-09-21T09:59:00Z"/>
                <w:moveFrom w:id="179" w:author="Awet Teka" w:date="2025-09-13T12:17:00Z" w16du:dateUtc="2025-09-13T09:17:00Z"/>
              </w:rPr>
              <w:pPrChange w:id="180" w:author="Awet Teka" w:date="2025-09-13T12:29:00Z" w16du:dateUtc="2025-09-13T09:29:00Z">
                <w:pPr>
                  <w:cnfStyle w:val="100000000000" w:firstRow="1" w:lastRow="0" w:firstColumn="0" w:lastColumn="0" w:oddVBand="0" w:evenVBand="0" w:oddHBand="0" w:evenHBand="0" w:firstRowFirstColumn="0" w:firstRowLastColumn="0" w:lastRowFirstColumn="0" w:lastRowLastColumn="0"/>
                </w:pPr>
              </w:pPrChange>
            </w:pPr>
            <w:moveFrom w:id="181" w:author="Awet Teka" w:date="2025-09-13T12:17:00Z" w16du:dateUtc="2025-09-13T09:17:00Z">
              <w:del w:id="182" w:author="Awet Teka" w:date="2025-09-21T12:59:00Z" w16du:dateUtc="2025-09-21T09:59:00Z">
                <w:r w:rsidDel="00BC29A7">
                  <w:delText>Type</w:delText>
                </w:r>
              </w:del>
            </w:moveFrom>
          </w:p>
        </w:tc>
        <w:tc>
          <w:tcPr>
            <w:tcW w:w="2147" w:type="dxa"/>
            <w:tcPrChange w:id="183" w:author="Awet Teka" w:date="2025-09-21T12:59:00Z" w16du:dateUtc="2025-09-21T09:59:00Z">
              <w:tcPr>
                <w:tcW w:w="2866" w:type="dxa"/>
              </w:tcPr>
            </w:tcPrChange>
          </w:tcPr>
          <w:p w14:paraId="36DF2BBF" w14:textId="69263EC4" w:rsidR="00322074" w:rsidDel="00BC29A7" w:rsidRDefault="00322074">
            <w:pPr>
              <w:pStyle w:val="Heading3"/>
              <w:cnfStyle w:val="100000000000" w:firstRow="1" w:lastRow="0" w:firstColumn="0" w:lastColumn="0" w:oddVBand="0" w:evenVBand="0" w:oddHBand="0" w:evenHBand="0" w:firstRowFirstColumn="0" w:firstRowLastColumn="0" w:lastRowFirstColumn="0" w:lastRowLastColumn="0"/>
              <w:rPr>
                <w:del w:id="184" w:author="Awet Teka" w:date="2025-09-21T12:59:00Z" w16du:dateUtc="2025-09-21T09:59:00Z"/>
                <w:moveFrom w:id="185" w:author="Awet Teka" w:date="2025-09-13T12:17:00Z" w16du:dateUtc="2025-09-13T09:17:00Z"/>
              </w:rPr>
              <w:pPrChange w:id="186" w:author="Awet Teka" w:date="2025-09-13T12:29:00Z" w16du:dateUtc="2025-09-13T09:29:00Z">
                <w:pPr>
                  <w:cnfStyle w:val="100000000000" w:firstRow="1" w:lastRow="0" w:firstColumn="0" w:lastColumn="0" w:oddVBand="0" w:evenVBand="0" w:oddHBand="0" w:evenHBand="0" w:firstRowFirstColumn="0" w:firstRowLastColumn="0" w:lastRowFirstColumn="0" w:lastRowLastColumn="0"/>
                </w:pPr>
              </w:pPrChange>
            </w:pPr>
            <w:moveFrom w:id="187" w:author="Awet Teka" w:date="2025-09-13T12:17:00Z" w16du:dateUtc="2025-09-13T09:17:00Z">
              <w:del w:id="188" w:author="Awet Teka" w:date="2025-09-21T12:59:00Z" w16du:dateUtc="2025-09-21T09:59:00Z">
                <w:r w:rsidDel="00BC29A7">
                  <w:delText>Description</w:delText>
                </w:r>
              </w:del>
            </w:moveFrom>
          </w:p>
        </w:tc>
      </w:tr>
      <w:tr w:rsidR="00B430E5" w:rsidDel="00BC29A7" w14:paraId="5A9CF150" w14:textId="03D37F41" w:rsidTr="00BC29A7">
        <w:trPr>
          <w:cnfStyle w:val="000000100000" w:firstRow="0" w:lastRow="0" w:firstColumn="0" w:lastColumn="0" w:oddVBand="0" w:evenVBand="0" w:oddHBand="1" w:evenHBand="0" w:firstRowFirstColumn="0" w:firstRowLastColumn="0" w:lastRowFirstColumn="0" w:lastRowLastColumn="0"/>
          <w:del w:id="189" w:author="Awet Teka" w:date="2025-09-21T12:59:00Z"/>
        </w:trPr>
        <w:tc>
          <w:tcPr>
            <w:cnfStyle w:val="001000000000" w:firstRow="0" w:lastRow="0" w:firstColumn="1" w:lastColumn="0" w:oddVBand="0" w:evenVBand="0" w:oddHBand="0" w:evenHBand="0" w:firstRowFirstColumn="0" w:firstRowLastColumn="0" w:lastRowFirstColumn="0" w:lastRowLastColumn="0"/>
            <w:tcW w:w="3336" w:type="dxa"/>
            <w:tcPrChange w:id="190" w:author="Awet Teka" w:date="2025-09-21T12:59:00Z" w16du:dateUtc="2025-09-21T09:59:00Z">
              <w:tcPr>
                <w:tcW w:w="2879" w:type="dxa"/>
              </w:tcPr>
            </w:tcPrChange>
          </w:tcPr>
          <w:p w14:paraId="0DE07D13" w14:textId="4E28B251" w:rsidR="00322074" w:rsidDel="00BC29A7" w:rsidRDefault="00322074">
            <w:pPr>
              <w:pStyle w:val="Heading3"/>
              <w:cnfStyle w:val="001000100000" w:firstRow="0" w:lastRow="0" w:firstColumn="1" w:lastColumn="0" w:oddVBand="0" w:evenVBand="0" w:oddHBand="1" w:evenHBand="0" w:firstRowFirstColumn="0" w:firstRowLastColumn="0" w:lastRowFirstColumn="0" w:lastRowLastColumn="0"/>
              <w:rPr>
                <w:del w:id="191" w:author="Awet Teka" w:date="2025-09-21T12:59:00Z" w16du:dateUtc="2025-09-21T09:59:00Z"/>
                <w:moveFrom w:id="192" w:author="Awet Teka" w:date="2025-09-13T12:17:00Z" w16du:dateUtc="2025-09-13T09:17:00Z"/>
              </w:rPr>
              <w:pPrChange w:id="193" w:author="Awet Teka" w:date="2025-09-13T12:29:00Z" w16du:dateUtc="2025-09-13T09:29:00Z">
                <w:pPr>
                  <w:cnfStyle w:val="001000100000" w:firstRow="0" w:lastRow="0" w:firstColumn="1" w:lastColumn="0" w:oddVBand="0" w:evenVBand="0" w:oddHBand="1" w:evenHBand="0" w:firstRowFirstColumn="0" w:firstRowLastColumn="0" w:lastRowFirstColumn="0" w:lastRowLastColumn="0"/>
                </w:pPr>
              </w:pPrChange>
            </w:pPr>
            <w:moveFrom w:id="194" w:author="Awet Teka" w:date="2025-09-13T12:17:00Z" w16du:dateUtc="2025-09-13T09:17:00Z">
              <w:del w:id="195" w:author="Awet Teka" w:date="2025-09-21T12:59:00Z" w16du:dateUtc="2025-09-21T09:59:00Z">
                <w:r w:rsidDel="00BC29A7">
                  <w:delText>survey_id</w:delText>
                </w:r>
              </w:del>
            </w:moveFrom>
          </w:p>
        </w:tc>
        <w:tc>
          <w:tcPr>
            <w:tcW w:w="3137" w:type="dxa"/>
            <w:tcPrChange w:id="196" w:author="Awet Teka" w:date="2025-09-21T12:59:00Z" w16du:dateUtc="2025-09-21T09:59:00Z">
              <w:tcPr>
                <w:tcW w:w="2875" w:type="dxa"/>
              </w:tcPr>
            </w:tcPrChange>
          </w:tcPr>
          <w:p w14:paraId="782AF261" w14:textId="62D40DD1" w:rsidR="00322074" w:rsidDel="00BC29A7" w:rsidRDefault="00322074">
            <w:pPr>
              <w:pStyle w:val="Heading3"/>
              <w:cnfStyle w:val="000000100000" w:firstRow="0" w:lastRow="0" w:firstColumn="0" w:lastColumn="0" w:oddVBand="0" w:evenVBand="0" w:oddHBand="1" w:evenHBand="0" w:firstRowFirstColumn="0" w:firstRowLastColumn="0" w:lastRowFirstColumn="0" w:lastRowLastColumn="0"/>
              <w:rPr>
                <w:del w:id="197" w:author="Awet Teka" w:date="2025-09-21T12:59:00Z" w16du:dateUtc="2025-09-21T09:59:00Z"/>
                <w:moveFrom w:id="198" w:author="Awet Teka" w:date="2025-09-13T12:17:00Z" w16du:dateUtc="2025-09-13T09:17:00Z"/>
              </w:rPr>
              <w:pPrChange w:id="199" w:author="Awet Teka" w:date="2025-09-13T12:29:00Z" w16du:dateUtc="2025-09-13T09:29:00Z">
                <w:pPr>
                  <w:cnfStyle w:val="000000100000" w:firstRow="0" w:lastRow="0" w:firstColumn="0" w:lastColumn="0" w:oddVBand="0" w:evenVBand="0" w:oddHBand="1" w:evenHBand="0" w:firstRowFirstColumn="0" w:firstRowLastColumn="0" w:lastRowFirstColumn="0" w:lastRowLastColumn="0"/>
                </w:pPr>
              </w:pPrChange>
            </w:pPr>
            <w:moveFrom w:id="200" w:author="Awet Teka" w:date="2025-09-13T12:17:00Z" w16du:dateUtc="2025-09-13T09:17:00Z">
              <w:del w:id="201" w:author="Awet Teka" w:date="2025-09-21T12:59:00Z" w16du:dateUtc="2025-09-21T09:59:00Z">
                <w:r w:rsidDel="00BC29A7">
                  <w:delText>INT, PK</w:delText>
                </w:r>
              </w:del>
            </w:moveFrom>
          </w:p>
        </w:tc>
        <w:tc>
          <w:tcPr>
            <w:tcW w:w="2147" w:type="dxa"/>
            <w:tcPrChange w:id="202" w:author="Awet Teka" w:date="2025-09-21T12:59:00Z" w16du:dateUtc="2025-09-21T09:59:00Z">
              <w:tcPr>
                <w:tcW w:w="2866" w:type="dxa"/>
              </w:tcPr>
            </w:tcPrChange>
          </w:tcPr>
          <w:p w14:paraId="22A16116" w14:textId="66271167" w:rsidR="00322074" w:rsidDel="00BC29A7" w:rsidRDefault="00322074">
            <w:pPr>
              <w:pStyle w:val="Heading3"/>
              <w:cnfStyle w:val="000000100000" w:firstRow="0" w:lastRow="0" w:firstColumn="0" w:lastColumn="0" w:oddVBand="0" w:evenVBand="0" w:oddHBand="1" w:evenHBand="0" w:firstRowFirstColumn="0" w:firstRowLastColumn="0" w:lastRowFirstColumn="0" w:lastRowLastColumn="0"/>
              <w:rPr>
                <w:del w:id="203" w:author="Awet Teka" w:date="2025-09-21T12:59:00Z" w16du:dateUtc="2025-09-21T09:59:00Z"/>
                <w:moveFrom w:id="204" w:author="Awet Teka" w:date="2025-09-13T12:17:00Z" w16du:dateUtc="2025-09-13T09:17:00Z"/>
              </w:rPr>
              <w:pPrChange w:id="205" w:author="Awet Teka" w:date="2025-09-13T12:29:00Z" w16du:dateUtc="2025-09-13T09:29:00Z">
                <w:pPr>
                  <w:cnfStyle w:val="000000100000" w:firstRow="0" w:lastRow="0" w:firstColumn="0" w:lastColumn="0" w:oddVBand="0" w:evenVBand="0" w:oddHBand="1" w:evenHBand="0" w:firstRowFirstColumn="0" w:firstRowLastColumn="0" w:lastRowFirstColumn="0" w:lastRowLastColumn="0"/>
                </w:pPr>
              </w:pPrChange>
            </w:pPr>
            <w:moveFrom w:id="206" w:author="Awet Teka" w:date="2025-09-13T12:17:00Z" w16du:dateUtc="2025-09-13T09:17:00Z">
              <w:del w:id="207" w:author="Awet Teka" w:date="2025-09-21T12:59:00Z" w16du:dateUtc="2025-09-21T09:59:00Z">
                <w:r w:rsidDel="00BC29A7">
                  <w:delText>Survey section ID</w:delText>
                </w:r>
              </w:del>
            </w:moveFrom>
          </w:p>
        </w:tc>
      </w:tr>
      <w:tr w:rsidR="00B430E5" w:rsidDel="00BC29A7" w14:paraId="51E26E2A" w14:textId="6CE12AA4" w:rsidTr="00BC29A7">
        <w:trPr>
          <w:del w:id="208" w:author="Awet Teka" w:date="2025-09-21T12:59:00Z"/>
        </w:trPr>
        <w:tc>
          <w:tcPr>
            <w:cnfStyle w:val="001000000000" w:firstRow="0" w:lastRow="0" w:firstColumn="1" w:lastColumn="0" w:oddVBand="0" w:evenVBand="0" w:oddHBand="0" w:evenHBand="0" w:firstRowFirstColumn="0" w:firstRowLastColumn="0" w:lastRowFirstColumn="0" w:lastRowLastColumn="0"/>
            <w:tcW w:w="3336" w:type="dxa"/>
            <w:tcPrChange w:id="209" w:author="Awet Teka" w:date="2025-09-21T12:59:00Z" w16du:dateUtc="2025-09-21T09:59:00Z">
              <w:tcPr>
                <w:tcW w:w="2879" w:type="dxa"/>
              </w:tcPr>
            </w:tcPrChange>
          </w:tcPr>
          <w:p w14:paraId="05C40621" w14:textId="45C444E1" w:rsidR="00322074" w:rsidDel="00BC29A7" w:rsidRDefault="006D7A79">
            <w:pPr>
              <w:pStyle w:val="Heading3"/>
              <w:rPr>
                <w:del w:id="210" w:author="Awet Teka" w:date="2025-09-21T12:59:00Z" w16du:dateUtc="2025-09-21T09:59:00Z"/>
                <w:moveFrom w:id="211" w:author="Awet Teka" w:date="2025-09-13T12:17:00Z" w16du:dateUtc="2025-09-13T09:17:00Z"/>
              </w:rPr>
              <w:pPrChange w:id="212" w:author="Awet Teka" w:date="2025-09-13T12:29:00Z" w16du:dateUtc="2025-09-13T09:29:00Z">
                <w:pPr/>
              </w:pPrChange>
            </w:pPr>
            <w:moveFrom w:id="213" w:author="Awet Teka" w:date="2025-09-13T12:17:00Z" w16du:dateUtc="2025-09-13T09:17:00Z">
              <w:del w:id="214" w:author="Awet Teka" w:date="2025-09-21T12:59:00Z" w16du:dateUtc="2025-09-21T09:59:00Z">
                <w:r w:rsidDel="00BC29A7">
                  <w:delText>road</w:delText>
                </w:r>
                <w:r w:rsidR="002D4EAB" w:rsidDel="00BC29A7">
                  <w:delText>_</w:delText>
                </w:r>
                <w:r w:rsidDel="00BC29A7">
                  <w:delText>segment</w:delText>
                </w:r>
                <w:r w:rsidR="002D4EAB" w:rsidDel="00BC29A7">
                  <w:delText>_id</w:delText>
                </w:r>
              </w:del>
            </w:moveFrom>
          </w:p>
        </w:tc>
        <w:tc>
          <w:tcPr>
            <w:tcW w:w="3137" w:type="dxa"/>
            <w:tcPrChange w:id="215" w:author="Awet Teka" w:date="2025-09-21T12:59:00Z" w16du:dateUtc="2025-09-21T09:59:00Z">
              <w:tcPr>
                <w:tcW w:w="2875" w:type="dxa"/>
              </w:tcPr>
            </w:tcPrChange>
          </w:tcPr>
          <w:p w14:paraId="4C2BD6E9" w14:textId="4E204D97" w:rsidR="00322074" w:rsidDel="00BC29A7" w:rsidRDefault="00322074">
            <w:pPr>
              <w:pStyle w:val="Heading3"/>
              <w:cnfStyle w:val="000000000000" w:firstRow="0" w:lastRow="0" w:firstColumn="0" w:lastColumn="0" w:oddVBand="0" w:evenVBand="0" w:oddHBand="0" w:evenHBand="0" w:firstRowFirstColumn="0" w:firstRowLastColumn="0" w:lastRowFirstColumn="0" w:lastRowLastColumn="0"/>
              <w:rPr>
                <w:del w:id="216" w:author="Awet Teka" w:date="2025-09-21T12:59:00Z" w16du:dateUtc="2025-09-21T09:59:00Z"/>
                <w:moveFrom w:id="217" w:author="Awet Teka" w:date="2025-09-13T12:17:00Z" w16du:dateUtc="2025-09-13T09:17:00Z"/>
              </w:rPr>
              <w:pPrChange w:id="218" w:author="Awet Teka" w:date="2025-09-13T12:29:00Z" w16du:dateUtc="2025-09-13T09:29:00Z">
                <w:pPr>
                  <w:cnfStyle w:val="000000000000" w:firstRow="0" w:lastRow="0" w:firstColumn="0" w:lastColumn="0" w:oddVBand="0" w:evenVBand="0" w:oddHBand="0" w:evenHBand="0" w:firstRowFirstColumn="0" w:firstRowLastColumn="0" w:lastRowFirstColumn="0" w:lastRowLastColumn="0"/>
                </w:pPr>
              </w:pPrChange>
            </w:pPr>
            <w:moveFrom w:id="219" w:author="Awet Teka" w:date="2025-09-13T12:17:00Z" w16du:dateUtc="2025-09-13T09:17:00Z">
              <w:del w:id="220" w:author="Awet Teka" w:date="2025-09-21T12:59:00Z" w16du:dateUtc="2025-09-21T09:59:00Z">
                <w:r w:rsidDel="00BC29A7">
                  <w:delText>INT, FK → Road_Station</w:delText>
                </w:r>
              </w:del>
            </w:moveFrom>
          </w:p>
        </w:tc>
        <w:tc>
          <w:tcPr>
            <w:tcW w:w="2147" w:type="dxa"/>
            <w:tcPrChange w:id="221" w:author="Awet Teka" w:date="2025-09-21T12:59:00Z" w16du:dateUtc="2025-09-21T09:59:00Z">
              <w:tcPr>
                <w:tcW w:w="2866" w:type="dxa"/>
              </w:tcPr>
            </w:tcPrChange>
          </w:tcPr>
          <w:p w14:paraId="48E087F4" w14:textId="61F41BF3" w:rsidR="00322074" w:rsidDel="00BC29A7" w:rsidRDefault="00322074">
            <w:pPr>
              <w:pStyle w:val="Heading3"/>
              <w:cnfStyle w:val="000000000000" w:firstRow="0" w:lastRow="0" w:firstColumn="0" w:lastColumn="0" w:oddVBand="0" w:evenVBand="0" w:oddHBand="0" w:evenHBand="0" w:firstRowFirstColumn="0" w:firstRowLastColumn="0" w:lastRowFirstColumn="0" w:lastRowLastColumn="0"/>
              <w:rPr>
                <w:del w:id="222" w:author="Awet Teka" w:date="2025-09-21T12:59:00Z" w16du:dateUtc="2025-09-21T09:59:00Z"/>
                <w:moveFrom w:id="223" w:author="Awet Teka" w:date="2025-09-13T12:17:00Z" w16du:dateUtc="2025-09-13T09:17:00Z"/>
              </w:rPr>
              <w:pPrChange w:id="224" w:author="Awet Teka" w:date="2025-09-13T12:29:00Z" w16du:dateUtc="2025-09-13T09:29:00Z">
                <w:pPr>
                  <w:cnfStyle w:val="000000000000" w:firstRow="0" w:lastRow="0" w:firstColumn="0" w:lastColumn="0" w:oddVBand="0" w:evenVBand="0" w:oddHBand="0" w:evenHBand="0" w:firstRowFirstColumn="0" w:firstRowLastColumn="0" w:lastRowFirstColumn="0" w:lastRowLastColumn="0"/>
                </w:pPr>
              </w:pPrChange>
            </w:pPr>
            <w:moveFrom w:id="225" w:author="Awet Teka" w:date="2025-09-13T12:17:00Z" w16du:dateUtc="2025-09-13T09:17:00Z">
              <w:del w:id="226" w:author="Awet Teka" w:date="2025-09-21T12:59:00Z" w16du:dateUtc="2025-09-21T09:59:00Z">
                <w:r w:rsidDel="00BC29A7">
                  <w:delText>Parent station</w:delText>
                </w:r>
              </w:del>
            </w:moveFrom>
          </w:p>
        </w:tc>
      </w:tr>
      <w:tr w:rsidR="00B430E5" w:rsidDel="00BC29A7" w14:paraId="76A934DF" w14:textId="2EFC72E4" w:rsidTr="00BC29A7">
        <w:trPr>
          <w:cnfStyle w:val="000000100000" w:firstRow="0" w:lastRow="0" w:firstColumn="0" w:lastColumn="0" w:oddVBand="0" w:evenVBand="0" w:oddHBand="1" w:evenHBand="0" w:firstRowFirstColumn="0" w:firstRowLastColumn="0" w:lastRowFirstColumn="0" w:lastRowLastColumn="0"/>
          <w:del w:id="227" w:author="Awet Teka" w:date="2025-09-21T12:59:00Z"/>
        </w:trPr>
        <w:tc>
          <w:tcPr>
            <w:cnfStyle w:val="001000000000" w:firstRow="0" w:lastRow="0" w:firstColumn="1" w:lastColumn="0" w:oddVBand="0" w:evenVBand="0" w:oddHBand="0" w:evenHBand="0" w:firstRowFirstColumn="0" w:firstRowLastColumn="0" w:lastRowFirstColumn="0" w:lastRowLastColumn="0"/>
            <w:tcW w:w="3336" w:type="dxa"/>
            <w:tcPrChange w:id="228" w:author="Awet Teka" w:date="2025-09-21T12:59:00Z" w16du:dateUtc="2025-09-21T09:59:00Z">
              <w:tcPr>
                <w:tcW w:w="2879" w:type="dxa"/>
              </w:tcPr>
            </w:tcPrChange>
          </w:tcPr>
          <w:p w14:paraId="2A108B48" w14:textId="19699719" w:rsidR="00322074" w:rsidDel="00BC29A7" w:rsidRDefault="00322074">
            <w:pPr>
              <w:pStyle w:val="Heading3"/>
              <w:cnfStyle w:val="001000100000" w:firstRow="0" w:lastRow="0" w:firstColumn="1" w:lastColumn="0" w:oddVBand="0" w:evenVBand="0" w:oddHBand="1" w:evenHBand="0" w:firstRowFirstColumn="0" w:firstRowLastColumn="0" w:lastRowFirstColumn="0" w:lastRowLastColumn="0"/>
              <w:rPr>
                <w:del w:id="229" w:author="Awet Teka" w:date="2025-09-21T12:59:00Z" w16du:dateUtc="2025-09-21T09:59:00Z"/>
                <w:moveFrom w:id="230" w:author="Awet Teka" w:date="2025-09-13T12:17:00Z" w16du:dateUtc="2025-09-13T09:17:00Z"/>
              </w:rPr>
              <w:pPrChange w:id="231" w:author="Awet Teka" w:date="2025-09-13T12:29:00Z" w16du:dateUtc="2025-09-13T09:29:00Z">
                <w:pPr>
                  <w:cnfStyle w:val="001000100000" w:firstRow="0" w:lastRow="0" w:firstColumn="1" w:lastColumn="0" w:oddVBand="0" w:evenVBand="0" w:oddHBand="1" w:evenHBand="0" w:firstRowFirstColumn="0" w:firstRowLastColumn="0" w:lastRowFirstColumn="0" w:lastRowLastColumn="0"/>
                </w:pPr>
              </w:pPrChange>
            </w:pPr>
            <w:moveFrom w:id="232" w:author="Awet Teka" w:date="2025-09-13T12:17:00Z" w16du:dateUtc="2025-09-13T09:17:00Z">
              <w:del w:id="233" w:author="Awet Teka" w:date="2025-09-21T12:59:00Z" w16du:dateUtc="2025-09-21T09:59:00Z">
                <w:r w:rsidDel="00BC29A7">
                  <w:delText>drainage_condition_left</w:delText>
                </w:r>
              </w:del>
            </w:moveFrom>
          </w:p>
        </w:tc>
        <w:tc>
          <w:tcPr>
            <w:tcW w:w="3137" w:type="dxa"/>
            <w:tcPrChange w:id="234" w:author="Awet Teka" w:date="2025-09-21T12:59:00Z" w16du:dateUtc="2025-09-21T09:59:00Z">
              <w:tcPr>
                <w:tcW w:w="2875" w:type="dxa"/>
              </w:tcPr>
            </w:tcPrChange>
          </w:tcPr>
          <w:p w14:paraId="57BC1595" w14:textId="76CE260D" w:rsidR="00322074" w:rsidDel="00BC29A7" w:rsidRDefault="00322074">
            <w:pPr>
              <w:pStyle w:val="Heading3"/>
              <w:cnfStyle w:val="000000100000" w:firstRow="0" w:lastRow="0" w:firstColumn="0" w:lastColumn="0" w:oddVBand="0" w:evenVBand="0" w:oddHBand="1" w:evenHBand="0" w:firstRowFirstColumn="0" w:firstRowLastColumn="0" w:lastRowFirstColumn="0" w:lastRowLastColumn="0"/>
              <w:rPr>
                <w:del w:id="235" w:author="Awet Teka" w:date="2025-09-21T12:59:00Z" w16du:dateUtc="2025-09-21T09:59:00Z"/>
                <w:moveFrom w:id="236" w:author="Awet Teka" w:date="2025-09-13T12:17:00Z" w16du:dateUtc="2025-09-13T09:17:00Z"/>
              </w:rPr>
              <w:pPrChange w:id="237" w:author="Awet Teka" w:date="2025-09-13T12:29:00Z" w16du:dateUtc="2025-09-13T09:29:00Z">
                <w:pPr>
                  <w:cnfStyle w:val="000000100000" w:firstRow="0" w:lastRow="0" w:firstColumn="0" w:lastColumn="0" w:oddVBand="0" w:evenVBand="0" w:oddHBand="1" w:evenHBand="0" w:firstRowFirstColumn="0" w:firstRowLastColumn="0" w:lastRowFirstColumn="0" w:lastRowLastColumn="0"/>
                </w:pPr>
              </w:pPrChange>
            </w:pPr>
            <w:moveFrom w:id="238" w:author="Awet Teka" w:date="2025-09-13T12:17:00Z" w16du:dateUtc="2025-09-13T09:17:00Z">
              <w:del w:id="239" w:author="Awet Teka" w:date="2025-09-21T12:59:00Z" w16du:dateUtc="2025-09-21T09:59:00Z">
                <w:r w:rsidDel="00BC29A7">
                  <w:delText>DECIMAL(3,1)/ENUM</w:delText>
                </w:r>
              </w:del>
            </w:moveFrom>
          </w:p>
        </w:tc>
        <w:tc>
          <w:tcPr>
            <w:tcW w:w="2147" w:type="dxa"/>
            <w:tcPrChange w:id="240" w:author="Awet Teka" w:date="2025-09-21T12:59:00Z" w16du:dateUtc="2025-09-21T09:59:00Z">
              <w:tcPr>
                <w:tcW w:w="2866" w:type="dxa"/>
              </w:tcPr>
            </w:tcPrChange>
          </w:tcPr>
          <w:p w14:paraId="6594D975" w14:textId="7B600DC0" w:rsidR="00322074" w:rsidDel="00BC29A7" w:rsidRDefault="00322074">
            <w:pPr>
              <w:pStyle w:val="Heading3"/>
              <w:cnfStyle w:val="000000100000" w:firstRow="0" w:lastRow="0" w:firstColumn="0" w:lastColumn="0" w:oddVBand="0" w:evenVBand="0" w:oddHBand="1" w:evenHBand="0" w:firstRowFirstColumn="0" w:firstRowLastColumn="0" w:lastRowFirstColumn="0" w:lastRowLastColumn="0"/>
              <w:rPr>
                <w:del w:id="241" w:author="Awet Teka" w:date="2025-09-21T12:59:00Z" w16du:dateUtc="2025-09-21T09:59:00Z"/>
                <w:moveFrom w:id="242" w:author="Awet Teka" w:date="2025-09-13T12:17:00Z" w16du:dateUtc="2025-09-13T09:17:00Z"/>
              </w:rPr>
              <w:pPrChange w:id="243" w:author="Awet Teka" w:date="2025-09-13T12:29:00Z" w16du:dateUtc="2025-09-13T09:29:00Z">
                <w:pPr>
                  <w:cnfStyle w:val="000000100000" w:firstRow="0" w:lastRow="0" w:firstColumn="0" w:lastColumn="0" w:oddVBand="0" w:evenVBand="0" w:oddHBand="1" w:evenHBand="0" w:firstRowFirstColumn="0" w:firstRowLastColumn="0" w:lastRowFirstColumn="0" w:lastRowLastColumn="0"/>
                </w:pPr>
              </w:pPrChange>
            </w:pPr>
            <w:moveFrom w:id="244" w:author="Awet Teka" w:date="2025-09-13T12:17:00Z" w16du:dateUtc="2025-09-13T09:17:00Z">
              <w:del w:id="245" w:author="Awet Teka" w:date="2025-09-21T12:59:00Z" w16du:dateUtc="2025-09-21T09:59:00Z">
                <w:r w:rsidDel="00BC29A7">
                  <w:delText>Left drainage condition (0–5)</w:delText>
                </w:r>
              </w:del>
            </w:moveFrom>
          </w:p>
        </w:tc>
      </w:tr>
      <w:tr w:rsidR="00B430E5" w:rsidDel="00BC29A7" w14:paraId="545E3344" w14:textId="6F21A31C" w:rsidTr="00BC29A7">
        <w:trPr>
          <w:del w:id="246" w:author="Awet Teka" w:date="2025-09-21T12:59:00Z"/>
        </w:trPr>
        <w:tc>
          <w:tcPr>
            <w:cnfStyle w:val="001000000000" w:firstRow="0" w:lastRow="0" w:firstColumn="1" w:lastColumn="0" w:oddVBand="0" w:evenVBand="0" w:oddHBand="0" w:evenHBand="0" w:firstRowFirstColumn="0" w:firstRowLastColumn="0" w:lastRowFirstColumn="0" w:lastRowLastColumn="0"/>
            <w:tcW w:w="3336" w:type="dxa"/>
            <w:tcPrChange w:id="247" w:author="Awet Teka" w:date="2025-09-21T12:59:00Z" w16du:dateUtc="2025-09-21T09:59:00Z">
              <w:tcPr>
                <w:tcW w:w="2879" w:type="dxa"/>
              </w:tcPr>
            </w:tcPrChange>
          </w:tcPr>
          <w:p w14:paraId="06020E4A" w14:textId="459785CC" w:rsidR="00322074" w:rsidDel="00BC29A7" w:rsidRDefault="00322074">
            <w:pPr>
              <w:pStyle w:val="Heading3"/>
              <w:rPr>
                <w:del w:id="248" w:author="Awet Teka" w:date="2025-09-21T12:59:00Z" w16du:dateUtc="2025-09-21T09:59:00Z"/>
                <w:moveFrom w:id="249" w:author="Awet Teka" w:date="2025-09-13T12:17:00Z" w16du:dateUtc="2025-09-13T09:17:00Z"/>
              </w:rPr>
              <w:pPrChange w:id="250" w:author="Awet Teka" w:date="2025-09-13T12:29:00Z" w16du:dateUtc="2025-09-13T09:29:00Z">
                <w:pPr/>
              </w:pPrChange>
            </w:pPr>
            <w:moveFrom w:id="251" w:author="Awet Teka" w:date="2025-09-13T12:17:00Z" w16du:dateUtc="2025-09-13T09:17:00Z">
              <w:del w:id="252" w:author="Awet Teka" w:date="2025-09-21T12:59:00Z" w16du:dateUtc="2025-09-21T09:59:00Z">
                <w:r w:rsidDel="00BC29A7">
                  <w:delText>drainage_condition_right</w:delText>
                </w:r>
              </w:del>
            </w:moveFrom>
          </w:p>
        </w:tc>
        <w:tc>
          <w:tcPr>
            <w:tcW w:w="3137" w:type="dxa"/>
            <w:tcPrChange w:id="253" w:author="Awet Teka" w:date="2025-09-21T12:59:00Z" w16du:dateUtc="2025-09-21T09:59:00Z">
              <w:tcPr>
                <w:tcW w:w="2875" w:type="dxa"/>
              </w:tcPr>
            </w:tcPrChange>
          </w:tcPr>
          <w:p w14:paraId="17EAE2D5" w14:textId="277D4DE6" w:rsidR="00322074" w:rsidDel="00BC29A7" w:rsidRDefault="00322074">
            <w:pPr>
              <w:pStyle w:val="Heading3"/>
              <w:cnfStyle w:val="000000000000" w:firstRow="0" w:lastRow="0" w:firstColumn="0" w:lastColumn="0" w:oddVBand="0" w:evenVBand="0" w:oddHBand="0" w:evenHBand="0" w:firstRowFirstColumn="0" w:firstRowLastColumn="0" w:lastRowFirstColumn="0" w:lastRowLastColumn="0"/>
              <w:rPr>
                <w:del w:id="254" w:author="Awet Teka" w:date="2025-09-21T12:59:00Z" w16du:dateUtc="2025-09-21T09:59:00Z"/>
                <w:moveFrom w:id="255" w:author="Awet Teka" w:date="2025-09-13T12:17:00Z" w16du:dateUtc="2025-09-13T09:17:00Z"/>
              </w:rPr>
              <w:pPrChange w:id="256" w:author="Awet Teka" w:date="2025-09-13T12:29:00Z" w16du:dateUtc="2025-09-13T09:29:00Z">
                <w:pPr>
                  <w:cnfStyle w:val="000000000000" w:firstRow="0" w:lastRow="0" w:firstColumn="0" w:lastColumn="0" w:oddVBand="0" w:evenVBand="0" w:oddHBand="0" w:evenHBand="0" w:firstRowFirstColumn="0" w:firstRowLastColumn="0" w:lastRowFirstColumn="0" w:lastRowLastColumn="0"/>
                </w:pPr>
              </w:pPrChange>
            </w:pPr>
            <w:moveFrom w:id="257" w:author="Awet Teka" w:date="2025-09-13T12:17:00Z" w16du:dateUtc="2025-09-13T09:17:00Z">
              <w:del w:id="258" w:author="Awet Teka" w:date="2025-09-21T12:59:00Z" w16du:dateUtc="2025-09-21T09:59:00Z">
                <w:r w:rsidDel="00BC29A7">
                  <w:delText>DECIMAL(3,1)/ENUM</w:delText>
                </w:r>
              </w:del>
            </w:moveFrom>
          </w:p>
        </w:tc>
        <w:tc>
          <w:tcPr>
            <w:tcW w:w="2147" w:type="dxa"/>
            <w:tcPrChange w:id="259" w:author="Awet Teka" w:date="2025-09-21T12:59:00Z" w16du:dateUtc="2025-09-21T09:59:00Z">
              <w:tcPr>
                <w:tcW w:w="2866" w:type="dxa"/>
              </w:tcPr>
            </w:tcPrChange>
          </w:tcPr>
          <w:p w14:paraId="290CD6D4" w14:textId="77255B04" w:rsidR="00322074" w:rsidDel="00BC29A7" w:rsidRDefault="00322074">
            <w:pPr>
              <w:pStyle w:val="Heading3"/>
              <w:cnfStyle w:val="000000000000" w:firstRow="0" w:lastRow="0" w:firstColumn="0" w:lastColumn="0" w:oddVBand="0" w:evenVBand="0" w:oddHBand="0" w:evenHBand="0" w:firstRowFirstColumn="0" w:firstRowLastColumn="0" w:lastRowFirstColumn="0" w:lastRowLastColumn="0"/>
              <w:rPr>
                <w:del w:id="260" w:author="Awet Teka" w:date="2025-09-21T12:59:00Z" w16du:dateUtc="2025-09-21T09:59:00Z"/>
                <w:moveFrom w:id="261" w:author="Awet Teka" w:date="2025-09-13T12:17:00Z" w16du:dateUtc="2025-09-13T09:17:00Z"/>
              </w:rPr>
              <w:pPrChange w:id="262" w:author="Awet Teka" w:date="2025-09-13T12:29:00Z" w16du:dateUtc="2025-09-13T09:29:00Z">
                <w:pPr>
                  <w:cnfStyle w:val="000000000000" w:firstRow="0" w:lastRow="0" w:firstColumn="0" w:lastColumn="0" w:oddVBand="0" w:evenVBand="0" w:oddHBand="0" w:evenHBand="0" w:firstRowFirstColumn="0" w:firstRowLastColumn="0" w:lastRowFirstColumn="0" w:lastRowLastColumn="0"/>
                </w:pPr>
              </w:pPrChange>
            </w:pPr>
            <w:moveFrom w:id="263" w:author="Awet Teka" w:date="2025-09-13T12:17:00Z" w16du:dateUtc="2025-09-13T09:17:00Z">
              <w:del w:id="264" w:author="Awet Teka" w:date="2025-09-21T12:59:00Z" w16du:dateUtc="2025-09-21T09:59:00Z">
                <w:r w:rsidDel="00BC29A7">
                  <w:delText>Right drainage condition (0–5)</w:delText>
                </w:r>
              </w:del>
            </w:moveFrom>
          </w:p>
        </w:tc>
      </w:tr>
      <w:tr w:rsidR="00B430E5" w:rsidDel="00BC29A7" w14:paraId="3CE1930B" w14:textId="2E52B94F" w:rsidTr="00BC29A7">
        <w:trPr>
          <w:cnfStyle w:val="000000100000" w:firstRow="0" w:lastRow="0" w:firstColumn="0" w:lastColumn="0" w:oddVBand="0" w:evenVBand="0" w:oddHBand="1" w:evenHBand="0" w:firstRowFirstColumn="0" w:firstRowLastColumn="0" w:lastRowFirstColumn="0" w:lastRowLastColumn="0"/>
          <w:del w:id="265" w:author="Awet Teka" w:date="2025-09-21T12:59:00Z"/>
        </w:trPr>
        <w:tc>
          <w:tcPr>
            <w:cnfStyle w:val="001000000000" w:firstRow="0" w:lastRow="0" w:firstColumn="1" w:lastColumn="0" w:oddVBand="0" w:evenVBand="0" w:oddHBand="0" w:evenHBand="0" w:firstRowFirstColumn="0" w:firstRowLastColumn="0" w:lastRowFirstColumn="0" w:lastRowLastColumn="0"/>
            <w:tcW w:w="3336" w:type="dxa"/>
            <w:tcPrChange w:id="266" w:author="Awet Teka" w:date="2025-09-21T12:59:00Z" w16du:dateUtc="2025-09-21T09:59:00Z">
              <w:tcPr>
                <w:tcW w:w="2879" w:type="dxa"/>
              </w:tcPr>
            </w:tcPrChange>
          </w:tcPr>
          <w:p w14:paraId="75B5D416" w14:textId="2DC644D1" w:rsidR="00322074" w:rsidDel="00BC29A7" w:rsidRDefault="00322074">
            <w:pPr>
              <w:pStyle w:val="Heading3"/>
              <w:cnfStyle w:val="001000100000" w:firstRow="0" w:lastRow="0" w:firstColumn="1" w:lastColumn="0" w:oddVBand="0" w:evenVBand="0" w:oddHBand="1" w:evenHBand="0" w:firstRowFirstColumn="0" w:firstRowLastColumn="0" w:lastRowFirstColumn="0" w:lastRowLastColumn="0"/>
              <w:rPr>
                <w:del w:id="267" w:author="Awet Teka" w:date="2025-09-21T12:59:00Z" w16du:dateUtc="2025-09-21T09:59:00Z"/>
                <w:moveFrom w:id="268" w:author="Awet Teka" w:date="2025-09-13T12:17:00Z" w16du:dateUtc="2025-09-13T09:17:00Z"/>
              </w:rPr>
              <w:pPrChange w:id="269" w:author="Awet Teka" w:date="2025-09-13T12:29:00Z" w16du:dateUtc="2025-09-13T09:29:00Z">
                <w:pPr>
                  <w:cnfStyle w:val="001000100000" w:firstRow="0" w:lastRow="0" w:firstColumn="1" w:lastColumn="0" w:oddVBand="0" w:evenVBand="0" w:oddHBand="1" w:evenHBand="0" w:firstRowFirstColumn="0" w:firstRowLastColumn="0" w:lastRowFirstColumn="0" w:lastRowLastColumn="0"/>
                </w:pPr>
              </w:pPrChange>
            </w:pPr>
            <w:moveFrom w:id="270" w:author="Awet Teka" w:date="2025-09-13T12:17:00Z" w16du:dateUtc="2025-09-13T09:17:00Z">
              <w:del w:id="271" w:author="Awet Teka" w:date="2025-09-21T12:59:00Z" w16du:dateUtc="2025-09-21T09:59:00Z">
                <w:r w:rsidDel="00BC29A7">
                  <w:delText>shoulder_condition_left</w:delText>
                </w:r>
              </w:del>
            </w:moveFrom>
          </w:p>
        </w:tc>
        <w:tc>
          <w:tcPr>
            <w:tcW w:w="3137" w:type="dxa"/>
            <w:tcPrChange w:id="272" w:author="Awet Teka" w:date="2025-09-21T12:59:00Z" w16du:dateUtc="2025-09-21T09:59:00Z">
              <w:tcPr>
                <w:tcW w:w="2875" w:type="dxa"/>
              </w:tcPr>
            </w:tcPrChange>
          </w:tcPr>
          <w:p w14:paraId="5B96410F" w14:textId="15C1F084" w:rsidR="00322074" w:rsidDel="00BC29A7" w:rsidRDefault="00322074">
            <w:pPr>
              <w:pStyle w:val="Heading3"/>
              <w:cnfStyle w:val="000000100000" w:firstRow="0" w:lastRow="0" w:firstColumn="0" w:lastColumn="0" w:oddVBand="0" w:evenVBand="0" w:oddHBand="1" w:evenHBand="0" w:firstRowFirstColumn="0" w:firstRowLastColumn="0" w:lastRowFirstColumn="0" w:lastRowLastColumn="0"/>
              <w:rPr>
                <w:del w:id="273" w:author="Awet Teka" w:date="2025-09-21T12:59:00Z" w16du:dateUtc="2025-09-21T09:59:00Z"/>
                <w:moveFrom w:id="274" w:author="Awet Teka" w:date="2025-09-13T12:17:00Z" w16du:dateUtc="2025-09-13T09:17:00Z"/>
              </w:rPr>
              <w:pPrChange w:id="275" w:author="Awet Teka" w:date="2025-09-13T12:29:00Z" w16du:dateUtc="2025-09-13T09:29:00Z">
                <w:pPr>
                  <w:cnfStyle w:val="000000100000" w:firstRow="0" w:lastRow="0" w:firstColumn="0" w:lastColumn="0" w:oddVBand="0" w:evenVBand="0" w:oddHBand="1" w:evenHBand="0" w:firstRowFirstColumn="0" w:firstRowLastColumn="0" w:lastRowFirstColumn="0" w:lastRowLastColumn="0"/>
                </w:pPr>
              </w:pPrChange>
            </w:pPr>
            <w:moveFrom w:id="276" w:author="Awet Teka" w:date="2025-09-13T12:17:00Z" w16du:dateUtc="2025-09-13T09:17:00Z">
              <w:del w:id="277" w:author="Awet Teka" w:date="2025-09-21T12:59:00Z" w16du:dateUtc="2025-09-21T09:59:00Z">
                <w:r w:rsidDel="00BC29A7">
                  <w:delText>DECIMAL(3,1)/ENUM</w:delText>
                </w:r>
              </w:del>
            </w:moveFrom>
          </w:p>
        </w:tc>
        <w:tc>
          <w:tcPr>
            <w:tcW w:w="2147" w:type="dxa"/>
            <w:tcPrChange w:id="278" w:author="Awet Teka" w:date="2025-09-21T12:59:00Z" w16du:dateUtc="2025-09-21T09:59:00Z">
              <w:tcPr>
                <w:tcW w:w="2866" w:type="dxa"/>
              </w:tcPr>
            </w:tcPrChange>
          </w:tcPr>
          <w:p w14:paraId="2E4ABA09" w14:textId="1CC0DFB4" w:rsidR="00322074" w:rsidDel="00BC29A7" w:rsidRDefault="00322074">
            <w:pPr>
              <w:pStyle w:val="Heading3"/>
              <w:cnfStyle w:val="000000100000" w:firstRow="0" w:lastRow="0" w:firstColumn="0" w:lastColumn="0" w:oddVBand="0" w:evenVBand="0" w:oddHBand="1" w:evenHBand="0" w:firstRowFirstColumn="0" w:firstRowLastColumn="0" w:lastRowFirstColumn="0" w:lastRowLastColumn="0"/>
              <w:rPr>
                <w:del w:id="279" w:author="Awet Teka" w:date="2025-09-21T12:59:00Z" w16du:dateUtc="2025-09-21T09:59:00Z"/>
                <w:moveFrom w:id="280" w:author="Awet Teka" w:date="2025-09-13T12:17:00Z" w16du:dateUtc="2025-09-13T09:17:00Z"/>
              </w:rPr>
              <w:pPrChange w:id="281" w:author="Awet Teka" w:date="2025-09-13T12:29:00Z" w16du:dateUtc="2025-09-13T09:29:00Z">
                <w:pPr>
                  <w:cnfStyle w:val="000000100000" w:firstRow="0" w:lastRow="0" w:firstColumn="0" w:lastColumn="0" w:oddVBand="0" w:evenVBand="0" w:oddHBand="1" w:evenHBand="0" w:firstRowFirstColumn="0" w:firstRowLastColumn="0" w:lastRowFirstColumn="0" w:lastRowLastColumn="0"/>
                </w:pPr>
              </w:pPrChange>
            </w:pPr>
            <w:moveFrom w:id="282" w:author="Awet Teka" w:date="2025-09-13T12:17:00Z" w16du:dateUtc="2025-09-13T09:17:00Z">
              <w:del w:id="283" w:author="Awet Teka" w:date="2025-09-21T12:59:00Z" w16du:dateUtc="2025-09-21T09:59:00Z">
                <w:r w:rsidDel="00BC29A7">
                  <w:delText>Left shoulder condition</w:delText>
                </w:r>
              </w:del>
            </w:moveFrom>
          </w:p>
        </w:tc>
      </w:tr>
      <w:tr w:rsidR="00B430E5" w:rsidDel="00BC29A7" w14:paraId="34D2D095" w14:textId="19B538EF" w:rsidTr="00BC29A7">
        <w:trPr>
          <w:del w:id="284" w:author="Awet Teka" w:date="2025-09-21T12:59:00Z"/>
        </w:trPr>
        <w:tc>
          <w:tcPr>
            <w:cnfStyle w:val="001000000000" w:firstRow="0" w:lastRow="0" w:firstColumn="1" w:lastColumn="0" w:oddVBand="0" w:evenVBand="0" w:oddHBand="0" w:evenHBand="0" w:firstRowFirstColumn="0" w:firstRowLastColumn="0" w:lastRowFirstColumn="0" w:lastRowLastColumn="0"/>
            <w:tcW w:w="3336" w:type="dxa"/>
            <w:tcPrChange w:id="285" w:author="Awet Teka" w:date="2025-09-21T12:59:00Z" w16du:dateUtc="2025-09-21T09:59:00Z">
              <w:tcPr>
                <w:tcW w:w="2879" w:type="dxa"/>
              </w:tcPr>
            </w:tcPrChange>
          </w:tcPr>
          <w:p w14:paraId="5408FD82" w14:textId="13E1A668" w:rsidR="00322074" w:rsidDel="00BC29A7" w:rsidRDefault="00322074">
            <w:pPr>
              <w:pStyle w:val="Heading3"/>
              <w:rPr>
                <w:del w:id="286" w:author="Awet Teka" w:date="2025-09-21T12:59:00Z" w16du:dateUtc="2025-09-21T09:59:00Z"/>
                <w:moveFrom w:id="287" w:author="Awet Teka" w:date="2025-09-13T12:17:00Z" w16du:dateUtc="2025-09-13T09:17:00Z"/>
              </w:rPr>
              <w:pPrChange w:id="288" w:author="Awet Teka" w:date="2025-09-13T12:29:00Z" w16du:dateUtc="2025-09-13T09:29:00Z">
                <w:pPr/>
              </w:pPrChange>
            </w:pPr>
            <w:moveFrom w:id="289" w:author="Awet Teka" w:date="2025-09-13T12:17:00Z" w16du:dateUtc="2025-09-13T09:17:00Z">
              <w:del w:id="290" w:author="Awet Teka" w:date="2025-09-21T12:59:00Z" w16du:dateUtc="2025-09-21T09:59:00Z">
                <w:r w:rsidDel="00BC29A7">
                  <w:delText>shoulder_condition_right</w:delText>
                </w:r>
              </w:del>
            </w:moveFrom>
          </w:p>
        </w:tc>
        <w:tc>
          <w:tcPr>
            <w:tcW w:w="3137" w:type="dxa"/>
            <w:tcPrChange w:id="291" w:author="Awet Teka" w:date="2025-09-21T12:59:00Z" w16du:dateUtc="2025-09-21T09:59:00Z">
              <w:tcPr>
                <w:tcW w:w="2875" w:type="dxa"/>
              </w:tcPr>
            </w:tcPrChange>
          </w:tcPr>
          <w:p w14:paraId="77F2452E" w14:textId="3482356F" w:rsidR="00322074" w:rsidDel="00BC29A7" w:rsidRDefault="00322074">
            <w:pPr>
              <w:pStyle w:val="Heading3"/>
              <w:cnfStyle w:val="000000000000" w:firstRow="0" w:lastRow="0" w:firstColumn="0" w:lastColumn="0" w:oddVBand="0" w:evenVBand="0" w:oddHBand="0" w:evenHBand="0" w:firstRowFirstColumn="0" w:firstRowLastColumn="0" w:lastRowFirstColumn="0" w:lastRowLastColumn="0"/>
              <w:rPr>
                <w:del w:id="292" w:author="Awet Teka" w:date="2025-09-21T12:59:00Z" w16du:dateUtc="2025-09-21T09:59:00Z"/>
                <w:moveFrom w:id="293" w:author="Awet Teka" w:date="2025-09-13T12:17:00Z" w16du:dateUtc="2025-09-13T09:17:00Z"/>
              </w:rPr>
              <w:pPrChange w:id="294" w:author="Awet Teka" w:date="2025-09-13T12:29:00Z" w16du:dateUtc="2025-09-13T09:29:00Z">
                <w:pPr>
                  <w:cnfStyle w:val="000000000000" w:firstRow="0" w:lastRow="0" w:firstColumn="0" w:lastColumn="0" w:oddVBand="0" w:evenVBand="0" w:oddHBand="0" w:evenHBand="0" w:firstRowFirstColumn="0" w:firstRowLastColumn="0" w:lastRowFirstColumn="0" w:lastRowLastColumn="0"/>
                </w:pPr>
              </w:pPrChange>
            </w:pPr>
            <w:moveFrom w:id="295" w:author="Awet Teka" w:date="2025-09-13T12:17:00Z" w16du:dateUtc="2025-09-13T09:17:00Z">
              <w:del w:id="296" w:author="Awet Teka" w:date="2025-09-21T12:59:00Z" w16du:dateUtc="2025-09-21T09:59:00Z">
                <w:r w:rsidDel="00BC29A7">
                  <w:delText>DECIMAL(3,1)/ENUM</w:delText>
                </w:r>
              </w:del>
            </w:moveFrom>
          </w:p>
        </w:tc>
        <w:tc>
          <w:tcPr>
            <w:tcW w:w="2147" w:type="dxa"/>
            <w:tcPrChange w:id="297" w:author="Awet Teka" w:date="2025-09-21T12:59:00Z" w16du:dateUtc="2025-09-21T09:59:00Z">
              <w:tcPr>
                <w:tcW w:w="2866" w:type="dxa"/>
              </w:tcPr>
            </w:tcPrChange>
          </w:tcPr>
          <w:p w14:paraId="2454F790" w14:textId="3B572863" w:rsidR="00322074" w:rsidDel="00BC29A7" w:rsidRDefault="00322074">
            <w:pPr>
              <w:pStyle w:val="Heading3"/>
              <w:cnfStyle w:val="000000000000" w:firstRow="0" w:lastRow="0" w:firstColumn="0" w:lastColumn="0" w:oddVBand="0" w:evenVBand="0" w:oddHBand="0" w:evenHBand="0" w:firstRowFirstColumn="0" w:firstRowLastColumn="0" w:lastRowFirstColumn="0" w:lastRowLastColumn="0"/>
              <w:rPr>
                <w:del w:id="298" w:author="Awet Teka" w:date="2025-09-21T12:59:00Z" w16du:dateUtc="2025-09-21T09:59:00Z"/>
                <w:moveFrom w:id="299" w:author="Awet Teka" w:date="2025-09-13T12:17:00Z" w16du:dateUtc="2025-09-13T09:17:00Z"/>
              </w:rPr>
              <w:pPrChange w:id="300" w:author="Awet Teka" w:date="2025-09-13T12:29:00Z" w16du:dateUtc="2025-09-13T09:29:00Z">
                <w:pPr>
                  <w:cnfStyle w:val="000000000000" w:firstRow="0" w:lastRow="0" w:firstColumn="0" w:lastColumn="0" w:oddVBand="0" w:evenVBand="0" w:oddHBand="0" w:evenHBand="0" w:firstRowFirstColumn="0" w:firstRowLastColumn="0" w:lastRowFirstColumn="0" w:lastRowLastColumn="0"/>
                </w:pPr>
              </w:pPrChange>
            </w:pPr>
            <w:moveFrom w:id="301" w:author="Awet Teka" w:date="2025-09-13T12:17:00Z" w16du:dateUtc="2025-09-13T09:17:00Z">
              <w:del w:id="302" w:author="Awet Teka" w:date="2025-09-21T12:59:00Z" w16du:dateUtc="2025-09-21T09:59:00Z">
                <w:r w:rsidDel="00BC29A7">
                  <w:delText>Right shoulder condition</w:delText>
                </w:r>
              </w:del>
            </w:moveFrom>
          </w:p>
        </w:tc>
      </w:tr>
      <w:tr w:rsidR="00B430E5" w:rsidDel="00BC29A7" w14:paraId="1698B7D4" w14:textId="4F25C11F" w:rsidTr="00BC29A7">
        <w:trPr>
          <w:cnfStyle w:val="000000100000" w:firstRow="0" w:lastRow="0" w:firstColumn="0" w:lastColumn="0" w:oddVBand="0" w:evenVBand="0" w:oddHBand="1" w:evenHBand="0" w:firstRowFirstColumn="0" w:firstRowLastColumn="0" w:lastRowFirstColumn="0" w:lastRowLastColumn="0"/>
          <w:del w:id="303" w:author="Awet Teka" w:date="2025-09-21T12:59:00Z"/>
        </w:trPr>
        <w:tc>
          <w:tcPr>
            <w:cnfStyle w:val="001000000000" w:firstRow="0" w:lastRow="0" w:firstColumn="1" w:lastColumn="0" w:oddVBand="0" w:evenVBand="0" w:oddHBand="0" w:evenHBand="0" w:firstRowFirstColumn="0" w:firstRowLastColumn="0" w:lastRowFirstColumn="0" w:lastRowLastColumn="0"/>
            <w:tcW w:w="3336" w:type="dxa"/>
            <w:tcPrChange w:id="304" w:author="Awet Teka" w:date="2025-09-21T12:59:00Z" w16du:dateUtc="2025-09-21T09:59:00Z">
              <w:tcPr>
                <w:tcW w:w="2879" w:type="dxa"/>
              </w:tcPr>
            </w:tcPrChange>
          </w:tcPr>
          <w:p w14:paraId="1BBD5D11" w14:textId="71952045" w:rsidR="00322074" w:rsidDel="00BC29A7" w:rsidRDefault="00322074">
            <w:pPr>
              <w:pStyle w:val="Heading3"/>
              <w:cnfStyle w:val="001000100000" w:firstRow="0" w:lastRow="0" w:firstColumn="1" w:lastColumn="0" w:oddVBand="0" w:evenVBand="0" w:oddHBand="1" w:evenHBand="0" w:firstRowFirstColumn="0" w:firstRowLastColumn="0" w:lastRowFirstColumn="0" w:lastRowLastColumn="0"/>
              <w:rPr>
                <w:del w:id="305" w:author="Awet Teka" w:date="2025-09-21T12:59:00Z" w16du:dateUtc="2025-09-21T09:59:00Z"/>
                <w:moveFrom w:id="306" w:author="Awet Teka" w:date="2025-09-13T12:17:00Z" w16du:dateUtc="2025-09-13T09:17:00Z"/>
              </w:rPr>
              <w:pPrChange w:id="307" w:author="Awet Teka" w:date="2025-09-13T12:29:00Z" w16du:dateUtc="2025-09-13T09:29:00Z">
                <w:pPr>
                  <w:cnfStyle w:val="001000100000" w:firstRow="0" w:lastRow="0" w:firstColumn="1" w:lastColumn="0" w:oddVBand="0" w:evenVBand="0" w:oddHBand="1" w:evenHBand="0" w:firstRowFirstColumn="0" w:firstRowLastColumn="0" w:lastRowFirstColumn="0" w:lastRowLastColumn="0"/>
                </w:pPr>
              </w:pPrChange>
            </w:pPr>
            <w:moveFrom w:id="308" w:author="Awet Teka" w:date="2025-09-13T12:17:00Z" w16du:dateUtc="2025-09-13T09:17:00Z">
              <w:del w:id="309" w:author="Awet Teka" w:date="2025-09-21T12:59:00Z" w16du:dateUtc="2025-09-21T09:59:00Z">
                <w:r w:rsidDel="00BC29A7">
                  <w:delText>surface_condition_factor</w:delText>
                </w:r>
              </w:del>
            </w:moveFrom>
          </w:p>
        </w:tc>
        <w:tc>
          <w:tcPr>
            <w:tcW w:w="3137" w:type="dxa"/>
            <w:tcPrChange w:id="310" w:author="Awet Teka" w:date="2025-09-21T12:59:00Z" w16du:dateUtc="2025-09-21T09:59:00Z">
              <w:tcPr>
                <w:tcW w:w="2875" w:type="dxa"/>
              </w:tcPr>
            </w:tcPrChange>
          </w:tcPr>
          <w:p w14:paraId="4AA82786" w14:textId="0F6B8CD1" w:rsidR="00322074" w:rsidDel="00BC29A7" w:rsidRDefault="00322074">
            <w:pPr>
              <w:pStyle w:val="Heading3"/>
              <w:cnfStyle w:val="000000100000" w:firstRow="0" w:lastRow="0" w:firstColumn="0" w:lastColumn="0" w:oddVBand="0" w:evenVBand="0" w:oddHBand="1" w:evenHBand="0" w:firstRowFirstColumn="0" w:firstRowLastColumn="0" w:lastRowFirstColumn="0" w:lastRowLastColumn="0"/>
              <w:rPr>
                <w:del w:id="311" w:author="Awet Teka" w:date="2025-09-21T12:59:00Z" w16du:dateUtc="2025-09-21T09:59:00Z"/>
                <w:moveFrom w:id="312" w:author="Awet Teka" w:date="2025-09-13T12:17:00Z" w16du:dateUtc="2025-09-13T09:17:00Z"/>
              </w:rPr>
              <w:pPrChange w:id="313" w:author="Awet Teka" w:date="2025-09-13T12:29:00Z" w16du:dateUtc="2025-09-13T09:29:00Z">
                <w:pPr>
                  <w:cnfStyle w:val="000000100000" w:firstRow="0" w:lastRow="0" w:firstColumn="0" w:lastColumn="0" w:oddVBand="0" w:evenVBand="0" w:oddHBand="1" w:evenHBand="0" w:firstRowFirstColumn="0" w:firstRowLastColumn="0" w:lastRowFirstColumn="0" w:lastRowLastColumn="0"/>
                </w:pPr>
              </w:pPrChange>
            </w:pPr>
            <w:moveFrom w:id="314" w:author="Awet Teka" w:date="2025-09-13T12:17:00Z" w16du:dateUtc="2025-09-13T09:17:00Z">
              <w:del w:id="315" w:author="Awet Teka" w:date="2025-09-21T12:59:00Z" w16du:dateUtc="2025-09-21T09:59:00Z">
                <w:r w:rsidDel="00BC29A7">
                  <w:delText>DECIMAL(3,1)/ENUM</w:delText>
                </w:r>
              </w:del>
            </w:moveFrom>
          </w:p>
        </w:tc>
        <w:tc>
          <w:tcPr>
            <w:tcW w:w="2147" w:type="dxa"/>
            <w:tcPrChange w:id="316" w:author="Awet Teka" w:date="2025-09-21T12:59:00Z" w16du:dateUtc="2025-09-21T09:59:00Z">
              <w:tcPr>
                <w:tcW w:w="2866" w:type="dxa"/>
              </w:tcPr>
            </w:tcPrChange>
          </w:tcPr>
          <w:p w14:paraId="30010B0F" w14:textId="7749393D" w:rsidR="00322074" w:rsidDel="00BC29A7" w:rsidRDefault="00322074">
            <w:pPr>
              <w:pStyle w:val="Heading3"/>
              <w:cnfStyle w:val="000000100000" w:firstRow="0" w:lastRow="0" w:firstColumn="0" w:lastColumn="0" w:oddVBand="0" w:evenVBand="0" w:oddHBand="1" w:evenHBand="0" w:firstRowFirstColumn="0" w:firstRowLastColumn="0" w:lastRowFirstColumn="0" w:lastRowLastColumn="0"/>
              <w:rPr>
                <w:del w:id="317" w:author="Awet Teka" w:date="2025-09-21T12:59:00Z" w16du:dateUtc="2025-09-21T09:59:00Z"/>
                <w:moveFrom w:id="318" w:author="Awet Teka" w:date="2025-09-13T12:17:00Z" w16du:dateUtc="2025-09-13T09:17:00Z"/>
              </w:rPr>
              <w:pPrChange w:id="319" w:author="Awet Teka" w:date="2025-09-13T12:29:00Z" w16du:dateUtc="2025-09-13T09:29:00Z">
                <w:pPr>
                  <w:cnfStyle w:val="000000100000" w:firstRow="0" w:lastRow="0" w:firstColumn="0" w:lastColumn="0" w:oddVBand="0" w:evenVBand="0" w:oddHBand="1" w:evenHBand="0" w:firstRowFirstColumn="0" w:firstRowLastColumn="0" w:lastRowFirstColumn="0" w:lastRowLastColumn="0"/>
                </w:pPr>
              </w:pPrChange>
            </w:pPr>
            <w:moveFrom w:id="320" w:author="Awet Teka" w:date="2025-09-13T12:17:00Z" w16du:dateUtc="2025-09-13T09:17:00Z">
              <w:del w:id="321" w:author="Awet Teka" w:date="2025-09-21T12:59:00Z" w16du:dateUtc="2025-09-21T09:59:00Z">
                <w:r w:rsidDel="00BC29A7">
                  <w:delText>Surface condition</w:delText>
                </w:r>
              </w:del>
            </w:moveFrom>
          </w:p>
        </w:tc>
      </w:tr>
      <w:tr w:rsidR="00B430E5" w:rsidDel="00BC29A7" w14:paraId="7BD0EF5E" w14:textId="02FDCCAC" w:rsidTr="00BC29A7">
        <w:trPr>
          <w:del w:id="322" w:author="Awet Teka" w:date="2025-09-21T12:59:00Z"/>
        </w:trPr>
        <w:tc>
          <w:tcPr>
            <w:cnfStyle w:val="001000000000" w:firstRow="0" w:lastRow="0" w:firstColumn="1" w:lastColumn="0" w:oddVBand="0" w:evenVBand="0" w:oddHBand="0" w:evenHBand="0" w:firstRowFirstColumn="0" w:firstRowLastColumn="0" w:lastRowFirstColumn="0" w:lastRowLastColumn="0"/>
            <w:tcW w:w="3336" w:type="dxa"/>
            <w:tcPrChange w:id="323" w:author="Awet Teka" w:date="2025-09-21T12:59:00Z" w16du:dateUtc="2025-09-21T09:59:00Z">
              <w:tcPr>
                <w:tcW w:w="2879" w:type="dxa"/>
              </w:tcPr>
            </w:tcPrChange>
          </w:tcPr>
          <w:p w14:paraId="56ADF267" w14:textId="4395FDC4" w:rsidR="00322074" w:rsidDel="00BC29A7" w:rsidRDefault="00F22F5C">
            <w:pPr>
              <w:pStyle w:val="Heading3"/>
              <w:rPr>
                <w:del w:id="324" w:author="Awet Teka" w:date="2025-09-21T12:59:00Z" w16du:dateUtc="2025-09-21T09:59:00Z"/>
                <w:moveFrom w:id="325" w:author="Awet Teka" w:date="2025-09-13T12:17:00Z" w16du:dateUtc="2025-09-13T09:17:00Z"/>
              </w:rPr>
              <w:pPrChange w:id="326" w:author="Awet Teka" w:date="2025-09-13T12:29:00Z" w16du:dateUtc="2025-09-13T09:29:00Z">
                <w:pPr/>
              </w:pPrChange>
            </w:pPr>
            <w:moveFrom w:id="327" w:author="Awet Teka" w:date="2025-09-13T12:17:00Z" w16du:dateUtc="2025-09-13T09:17:00Z">
              <w:del w:id="328" w:author="Awet Teka" w:date="2025-09-21T12:59:00Z" w16du:dateUtc="2025-09-21T09:59:00Z">
                <w:r w:rsidDel="00BC29A7">
                  <w:delText>is_there_</w:delText>
                </w:r>
                <w:r w:rsidR="00322074" w:rsidDel="00BC29A7">
                  <w:delText>bottleneck</w:delText>
                </w:r>
              </w:del>
            </w:moveFrom>
          </w:p>
        </w:tc>
        <w:tc>
          <w:tcPr>
            <w:tcW w:w="3137" w:type="dxa"/>
            <w:tcPrChange w:id="329" w:author="Awet Teka" w:date="2025-09-21T12:59:00Z" w16du:dateUtc="2025-09-21T09:59:00Z">
              <w:tcPr>
                <w:tcW w:w="2875" w:type="dxa"/>
              </w:tcPr>
            </w:tcPrChange>
          </w:tcPr>
          <w:p w14:paraId="6A392C10" w14:textId="4F535B8D" w:rsidR="00322074" w:rsidDel="00BC29A7" w:rsidRDefault="00322074">
            <w:pPr>
              <w:pStyle w:val="Heading3"/>
              <w:cnfStyle w:val="000000000000" w:firstRow="0" w:lastRow="0" w:firstColumn="0" w:lastColumn="0" w:oddVBand="0" w:evenVBand="0" w:oddHBand="0" w:evenHBand="0" w:firstRowFirstColumn="0" w:firstRowLastColumn="0" w:lastRowFirstColumn="0" w:lastRowLastColumn="0"/>
              <w:rPr>
                <w:del w:id="330" w:author="Awet Teka" w:date="2025-09-21T12:59:00Z" w16du:dateUtc="2025-09-21T09:59:00Z"/>
                <w:moveFrom w:id="331" w:author="Awet Teka" w:date="2025-09-13T12:17:00Z" w16du:dateUtc="2025-09-13T09:17:00Z"/>
              </w:rPr>
              <w:pPrChange w:id="332" w:author="Awet Teka" w:date="2025-09-13T12:29:00Z" w16du:dateUtc="2025-09-13T09:29:00Z">
                <w:pPr>
                  <w:cnfStyle w:val="000000000000" w:firstRow="0" w:lastRow="0" w:firstColumn="0" w:lastColumn="0" w:oddVBand="0" w:evenVBand="0" w:oddHBand="0" w:evenHBand="0" w:firstRowFirstColumn="0" w:firstRowLastColumn="0" w:lastRowFirstColumn="0" w:lastRowLastColumn="0"/>
                </w:pPr>
              </w:pPrChange>
            </w:pPr>
            <w:moveFrom w:id="333" w:author="Awet Teka" w:date="2025-09-13T12:17:00Z" w16du:dateUtc="2025-09-13T09:17:00Z">
              <w:del w:id="334" w:author="Awet Teka" w:date="2025-09-21T12:59:00Z" w16du:dateUtc="2025-09-21T09:59:00Z">
                <w:r w:rsidDel="00BC29A7">
                  <w:delText>BOOLEAN</w:delText>
                </w:r>
              </w:del>
            </w:moveFrom>
          </w:p>
        </w:tc>
        <w:tc>
          <w:tcPr>
            <w:tcW w:w="2147" w:type="dxa"/>
            <w:tcPrChange w:id="335" w:author="Awet Teka" w:date="2025-09-21T12:59:00Z" w16du:dateUtc="2025-09-21T09:59:00Z">
              <w:tcPr>
                <w:tcW w:w="2866" w:type="dxa"/>
              </w:tcPr>
            </w:tcPrChange>
          </w:tcPr>
          <w:p w14:paraId="2E5C4911" w14:textId="3CDCF05C" w:rsidR="00322074" w:rsidDel="00BC29A7" w:rsidRDefault="00322074">
            <w:pPr>
              <w:pStyle w:val="Heading3"/>
              <w:cnfStyle w:val="000000000000" w:firstRow="0" w:lastRow="0" w:firstColumn="0" w:lastColumn="0" w:oddVBand="0" w:evenVBand="0" w:oddHBand="0" w:evenHBand="0" w:firstRowFirstColumn="0" w:firstRowLastColumn="0" w:lastRowFirstColumn="0" w:lastRowLastColumn="0"/>
              <w:rPr>
                <w:del w:id="336" w:author="Awet Teka" w:date="2025-09-21T12:59:00Z" w16du:dateUtc="2025-09-21T09:59:00Z"/>
                <w:moveFrom w:id="337" w:author="Awet Teka" w:date="2025-09-13T12:17:00Z" w16du:dateUtc="2025-09-13T09:17:00Z"/>
              </w:rPr>
              <w:pPrChange w:id="338" w:author="Awet Teka" w:date="2025-09-13T12:29:00Z" w16du:dateUtc="2025-09-13T09:29:00Z">
                <w:pPr>
                  <w:cnfStyle w:val="000000000000" w:firstRow="0" w:lastRow="0" w:firstColumn="0" w:lastColumn="0" w:oddVBand="0" w:evenVBand="0" w:oddHBand="0" w:evenHBand="0" w:firstRowFirstColumn="0" w:firstRowLastColumn="0" w:lastRowFirstColumn="0" w:lastRowLastColumn="0"/>
                </w:pPr>
              </w:pPrChange>
            </w:pPr>
            <w:moveFrom w:id="339" w:author="Awet Teka" w:date="2025-09-13T12:17:00Z" w16du:dateUtc="2025-09-13T09:17:00Z">
              <w:del w:id="340" w:author="Awet Teka" w:date="2025-09-21T12:59:00Z" w16du:dateUtc="2025-09-21T09:59:00Z">
                <w:r w:rsidDel="00BC29A7">
                  <w:delText>Bottleneck presence</w:delText>
                </w:r>
              </w:del>
            </w:moveFrom>
          </w:p>
        </w:tc>
      </w:tr>
      <w:tr w:rsidR="00B430E5" w:rsidDel="00BC29A7" w14:paraId="197BE190" w14:textId="6EF303F3" w:rsidTr="00BC29A7">
        <w:trPr>
          <w:cnfStyle w:val="000000100000" w:firstRow="0" w:lastRow="0" w:firstColumn="0" w:lastColumn="0" w:oddVBand="0" w:evenVBand="0" w:oddHBand="1" w:evenHBand="0" w:firstRowFirstColumn="0" w:firstRowLastColumn="0" w:lastRowFirstColumn="0" w:lastRowLastColumn="0"/>
          <w:del w:id="341" w:author="Awet Teka" w:date="2025-09-21T12:59:00Z"/>
        </w:trPr>
        <w:tc>
          <w:tcPr>
            <w:cnfStyle w:val="001000000000" w:firstRow="0" w:lastRow="0" w:firstColumn="1" w:lastColumn="0" w:oddVBand="0" w:evenVBand="0" w:oddHBand="0" w:evenHBand="0" w:firstRowFirstColumn="0" w:firstRowLastColumn="0" w:lastRowFirstColumn="0" w:lastRowLastColumn="0"/>
            <w:tcW w:w="3336" w:type="dxa"/>
            <w:tcPrChange w:id="342" w:author="Awet Teka" w:date="2025-09-21T12:59:00Z" w16du:dateUtc="2025-09-21T09:59:00Z">
              <w:tcPr>
                <w:tcW w:w="2879" w:type="dxa"/>
              </w:tcPr>
            </w:tcPrChange>
          </w:tcPr>
          <w:p w14:paraId="341EB86D" w14:textId="19E07D1B" w:rsidR="00322074" w:rsidDel="00BC29A7" w:rsidRDefault="00322074">
            <w:pPr>
              <w:pStyle w:val="Heading3"/>
              <w:cnfStyle w:val="001000100000" w:firstRow="0" w:lastRow="0" w:firstColumn="1" w:lastColumn="0" w:oddVBand="0" w:evenVBand="0" w:oddHBand="1" w:evenHBand="0" w:firstRowFirstColumn="0" w:firstRowLastColumn="0" w:lastRowFirstColumn="0" w:lastRowLastColumn="0"/>
              <w:rPr>
                <w:del w:id="343" w:author="Awet Teka" w:date="2025-09-21T12:59:00Z" w16du:dateUtc="2025-09-21T09:59:00Z"/>
                <w:moveFrom w:id="344" w:author="Awet Teka" w:date="2025-09-13T12:17:00Z" w16du:dateUtc="2025-09-13T09:17:00Z"/>
              </w:rPr>
              <w:pPrChange w:id="345" w:author="Awet Teka" w:date="2025-09-13T12:29:00Z" w16du:dateUtc="2025-09-13T09:29:00Z">
                <w:pPr>
                  <w:cnfStyle w:val="001000100000" w:firstRow="0" w:lastRow="0" w:firstColumn="1" w:lastColumn="0" w:oddVBand="0" w:evenVBand="0" w:oddHBand="1" w:evenHBand="0" w:firstRowFirstColumn="0" w:firstRowLastColumn="0" w:lastRowFirstColumn="0" w:lastRowLastColumn="0"/>
                </w:pPr>
              </w:pPrChange>
            </w:pPr>
            <w:moveFrom w:id="346" w:author="Awet Teka" w:date="2025-09-13T12:17:00Z" w16du:dateUtc="2025-09-13T09:17:00Z">
              <w:del w:id="347" w:author="Awet Teka" w:date="2025-09-21T12:59:00Z" w16du:dateUtc="2025-09-21T09:59:00Z">
                <w:r w:rsidDel="00BC29A7">
                  <w:delText>bottleneck_size_m</w:delText>
                </w:r>
              </w:del>
            </w:moveFrom>
          </w:p>
        </w:tc>
        <w:tc>
          <w:tcPr>
            <w:tcW w:w="3137" w:type="dxa"/>
            <w:tcPrChange w:id="348" w:author="Awet Teka" w:date="2025-09-21T12:59:00Z" w16du:dateUtc="2025-09-21T09:59:00Z">
              <w:tcPr>
                <w:tcW w:w="2875" w:type="dxa"/>
              </w:tcPr>
            </w:tcPrChange>
          </w:tcPr>
          <w:p w14:paraId="1995F229" w14:textId="3F962D39" w:rsidR="00322074" w:rsidDel="00BC29A7" w:rsidRDefault="00322074">
            <w:pPr>
              <w:pStyle w:val="Heading3"/>
              <w:cnfStyle w:val="000000100000" w:firstRow="0" w:lastRow="0" w:firstColumn="0" w:lastColumn="0" w:oddVBand="0" w:evenVBand="0" w:oddHBand="1" w:evenHBand="0" w:firstRowFirstColumn="0" w:firstRowLastColumn="0" w:lastRowFirstColumn="0" w:lastRowLastColumn="0"/>
              <w:rPr>
                <w:del w:id="349" w:author="Awet Teka" w:date="2025-09-21T12:59:00Z" w16du:dateUtc="2025-09-21T09:59:00Z"/>
                <w:moveFrom w:id="350" w:author="Awet Teka" w:date="2025-09-13T12:17:00Z" w16du:dateUtc="2025-09-13T09:17:00Z"/>
              </w:rPr>
              <w:pPrChange w:id="351" w:author="Awet Teka" w:date="2025-09-13T12:29:00Z" w16du:dateUtc="2025-09-13T09:29:00Z">
                <w:pPr>
                  <w:cnfStyle w:val="000000100000" w:firstRow="0" w:lastRow="0" w:firstColumn="0" w:lastColumn="0" w:oddVBand="0" w:evenVBand="0" w:oddHBand="1" w:evenHBand="0" w:firstRowFirstColumn="0" w:firstRowLastColumn="0" w:lastRowFirstColumn="0" w:lastRowLastColumn="0"/>
                </w:pPr>
              </w:pPrChange>
            </w:pPr>
            <w:moveFrom w:id="352" w:author="Awet Teka" w:date="2025-09-13T12:17:00Z" w16du:dateUtc="2025-09-13T09:17:00Z">
              <w:del w:id="353" w:author="Awet Teka" w:date="2025-09-21T12:59:00Z" w16du:dateUtc="2025-09-21T09:59:00Z">
                <w:r w:rsidDel="00BC29A7">
                  <w:delText>DECIMAL(5,2)</w:delText>
                </w:r>
              </w:del>
            </w:moveFrom>
          </w:p>
        </w:tc>
        <w:tc>
          <w:tcPr>
            <w:tcW w:w="2147" w:type="dxa"/>
            <w:tcPrChange w:id="354" w:author="Awet Teka" w:date="2025-09-21T12:59:00Z" w16du:dateUtc="2025-09-21T09:59:00Z">
              <w:tcPr>
                <w:tcW w:w="2866" w:type="dxa"/>
              </w:tcPr>
            </w:tcPrChange>
          </w:tcPr>
          <w:p w14:paraId="2877CA17" w14:textId="7D743A71" w:rsidR="00322074" w:rsidDel="00BC29A7" w:rsidRDefault="00322074">
            <w:pPr>
              <w:pStyle w:val="Heading3"/>
              <w:cnfStyle w:val="000000100000" w:firstRow="0" w:lastRow="0" w:firstColumn="0" w:lastColumn="0" w:oddVBand="0" w:evenVBand="0" w:oddHBand="1" w:evenHBand="0" w:firstRowFirstColumn="0" w:firstRowLastColumn="0" w:lastRowFirstColumn="0" w:lastRowLastColumn="0"/>
              <w:rPr>
                <w:del w:id="355" w:author="Awet Teka" w:date="2025-09-21T12:59:00Z" w16du:dateUtc="2025-09-21T09:59:00Z"/>
                <w:moveFrom w:id="356" w:author="Awet Teka" w:date="2025-09-13T12:17:00Z" w16du:dateUtc="2025-09-13T09:17:00Z"/>
              </w:rPr>
              <w:pPrChange w:id="357" w:author="Awet Teka" w:date="2025-09-13T12:29:00Z" w16du:dateUtc="2025-09-13T09:29:00Z">
                <w:pPr>
                  <w:cnfStyle w:val="000000100000" w:firstRow="0" w:lastRow="0" w:firstColumn="0" w:lastColumn="0" w:oddVBand="0" w:evenVBand="0" w:oddHBand="1" w:evenHBand="0" w:firstRowFirstColumn="0" w:firstRowLastColumn="0" w:lastRowFirstColumn="0" w:lastRowLastColumn="0"/>
                </w:pPr>
              </w:pPrChange>
            </w:pPr>
            <w:moveFrom w:id="358" w:author="Awet Teka" w:date="2025-09-13T12:17:00Z" w16du:dateUtc="2025-09-13T09:17:00Z">
              <w:del w:id="359" w:author="Awet Teka" w:date="2025-09-21T12:59:00Z" w16du:dateUtc="2025-09-21T09:59:00Z">
                <w:r w:rsidDel="00BC29A7">
                  <w:delText>Bottleneck size</w:delText>
                </w:r>
              </w:del>
            </w:moveFrom>
          </w:p>
        </w:tc>
      </w:tr>
      <w:tr w:rsidR="00B430E5" w:rsidDel="00BC29A7" w14:paraId="408900E4" w14:textId="08216703" w:rsidTr="00BC29A7">
        <w:trPr>
          <w:del w:id="360" w:author="Awet Teka" w:date="2025-09-21T12:59:00Z"/>
        </w:trPr>
        <w:tc>
          <w:tcPr>
            <w:cnfStyle w:val="001000000000" w:firstRow="0" w:lastRow="0" w:firstColumn="1" w:lastColumn="0" w:oddVBand="0" w:evenVBand="0" w:oddHBand="0" w:evenHBand="0" w:firstRowFirstColumn="0" w:firstRowLastColumn="0" w:lastRowFirstColumn="0" w:lastRowLastColumn="0"/>
            <w:tcW w:w="3336" w:type="dxa"/>
            <w:tcPrChange w:id="361" w:author="Awet Teka" w:date="2025-09-21T12:59:00Z" w16du:dateUtc="2025-09-21T09:59:00Z">
              <w:tcPr>
                <w:tcW w:w="2879" w:type="dxa"/>
              </w:tcPr>
            </w:tcPrChange>
          </w:tcPr>
          <w:p w14:paraId="4491E734" w14:textId="537E9B01" w:rsidR="00322074" w:rsidDel="00BC29A7" w:rsidRDefault="002840BD">
            <w:pPr>
              <w:pStyle w:val="Heading3"/>
              <w:rPr>
                <w:del w:id="362" w:author="Awet Teka" w:date="2025-09-21T12:59:00Z" w16du:dateUtc="2025-09-21T09:59:00Z"/>
                <w:moveFrom w:id="363" w:author="Awet Teka" w:date="2025-09-13T12:17:00Z" w16du:dateUtc="2025-09-13T09:17:00Z"/>
              </w:rPr>
              <w:pPrChange w:id="364" w:author="Awet Teka" w:date="2025-09-13T12:29:00Z" w16du:dateUtc="2025-09-13T09:29:00Z">
                <w:pPr/>
              </w:pPrChange>
            </w:pPr>
            <w:moveFrom w:id="365" w:author="Awet Teka" w:date="2025-09-13T12:17:00Z" w16du:dateUtc="2025-09-13T09:17:00Z">
              <w:del w:id="366" w:author="Awet Teka" w:date="2025-09-21T12:59:00Z" w16du:dateUtc="2025-09-21T09:59:00Z">
                <w:r w:rsidDel="00BC29A7">
                  <w:delText>C</w:delText>
                </w:r>
                <w:r w:rsidR="00322074" w:rsidDel="00BC29A7">
                  <w:delText>omments</w:delText>
                </w:r>
              </w:del>
            </w:moveFrom>
          </w:p>
        </w:tc>
        <w:tc>
          <w:tcPr>
            <w:tcW w:w="3137" w:type="dxa"/>
            <w:tcPrChange w:id="367" w:author="Awet Teka" w:date="2025-09-21T12:59:00Z" w16du:dateUtc="2025-09-21T09:59:00Z">
              <w:tcPr>
                <w:tcW w:w="2875" w:type="dxa"/>
              </w:tcPr>
            </w:tcPrChange>
          </w:tcPr>
          <w:p w14:paraId="2C5F8458" w14:textId="0B02D447" w:rsidR="00322074" w:rsidDel="00BC29A7" w:rsidRDefault="00322074">
            <w:pPr>
              <w:pStyle w:val="Heading3"/>
              <w:cnfStyle w:val="000000000000" w:firstRow="0" w:lastRow="0" w:firstColumn="0" w:lastColumn="0" w:oddVBand="0" w:evenVBand="0" w:oddHBand="0" w:evenHBand="0" w:firstRowFirstColumn="0" w:firstRowLastColumn="0" w:lastRowFirstColumn="0" w:lastRowLastColumn="0"/>
              <w:rPr>
                <w:del w:id="368" w:author="Awet Teka" w:date="2025-09-21T12:59:00Z" w16du:dateUtc="2025-09-21T09:59:00Z"/>
                <w:moveFrom w:id="369" w:author="Awet Teka" w:date="2025-09-13T12:17:00Z" w16du:dateUtc="2025-09-13T09:17:00Z"/>
              </w:rPr>
              <w:pPrChange w:id="370" w:author="Awet Teka" w:date="2025-09-13T12:29:00Z" w16du:dateUtc="2025-09-13T09:29:00Z">
                <w:pPr>
                  <w:cnfStyle w:val="000000000000" w:firstRow="0" w:lastRow="0" w:firstColumn="0" w:lastColumn="0" w:oddVBand="0" w:evenVBand="0" w:oddHBand="0" w:evenHBand="0" w:firstRowFirstColumn="0" w:firstRowLastColumn="0" w:lastRowFirstColumn="0" w:lastRowLastColumn="0"/>
                </w:pPr>
              </w:pPrChange>
            </w:pPr>
            <w:moveFrom w:id="371" w:author="Awet Teka" w:date="2025-09-13T12:17:00Z" w16du:dateUtc="2025-09-13T09:17:00Z">
              <w:del w:id="372" w:author="Awet Teka" w:date="2025-09-21T12:59:00Z" w16du:dateUtc="2025-09-21T09:59:00Z">
                <w:r w:rsidDel="00BC29A7">
                  <w:delText>TEXT</w:delText>
                </w:r>
              </w:del>
            </w:moveFrom>
          </w:p>
        </w:tc>
        <w:tc>
          <w:tcPr>
            <w:tcW w:w="2147" w:type="dxa"/>
            <w:tcPrChange w:id="373" w:author="Awet Teka" w:date="2025-09-21T12:59:00Z" w16du:dateUtc="2025-09-21T09:59:00Z">
              <w:tcPr>
                <w:tcW w:w="2866" w:type="dxa"/>
              </w:tcPr>
            </w:tcPrChange>
          </w:tcPr>
          <w:p w14:paraId="6764DE43" w14:textId="53128266" w:rsidR="00322074" w:rsidDel="00BC29A7" w:rsidRDefault="00322074">
            <w:pPr>
              <w:pStyle w:val="Heading3"/>
              <w:cnfStyle w:val="000000000000" w:firstRow="0" w:lastRow="0" w:firstColumn="0" w:lastColumn="0" w:oddVBand="0" w:evenVBand="0" w:oddHBand="0" w:evenHBand="0" w:firstRowFirstColumn="0" w:firstRowLastColumn="0" w:lastRowFirstColumn="0" w:lastRowLastColumn="0"/>
              <w:rPr>
                <w:del w:id="374" w:author="Awet Teka" w:date="2025-09-21T12:59:00Z" w16du:dateUtc="2025-09-21T09:59:00Z"/>
                <w:moveFrom w:id="375" w:author="Awet Teka" w:date="2025-09-13T12:17:00Z" w16du:dateUtc="2025-09-13T09:17:00Z"/>
              </w:rPr>
              <w:pPrChange w:id="376" w:author="Awet Teka" w:date="2025-09-13T12:29:00Z" w16du:dateUtc="2025-09-13T09:29:00Z">
                <w:pPr>
                  <w:cnfStyle w:val="000000000000" w:firstRow="0" w:lastRow="0" w:firstColumn="0" w:lastColumn="0" w:oddVBand="0" w:evenVBand="0" w:oddHBand="0" w:evenHBand="0" w:firstRowFirstColumn="0" w:firstRowLastColumn="0" w:lastRowFirstColumn="0" w:lastRowLastColumn="0"/>
                </w:pPr>
              </w:pPrChange>
            </w:pPr>
            <w:moveFrom w:id="377" w:author="Awet Teka" w:date="2025-09-13T12:17:00Z" w16du:dateUtc="2025-09-13T09:17:00Z">
              <w:del w:id="378" w:author="Awet Teka" w:date="2025-09-21T12:59:00Z" w16du:dateUtc="2025-09-21T09:59:00Z">
                <w:r w:rsidDel="00BC29A7">
                  <w:delText>Notes</w:delText>
                </w:r>
              </w:del>
            </w:moveFrom>
          </w:p>
        </w:tc>
      </w:tr>
      <w:tr w:rsidR="00B430E5" w:rsidDel="00BC29A7" w14:paraId="62F411C7" w14:textId="051BA7D0" w:rsidTr="00BC29A7">
        <w:trPr>
          <w:cnfStyle w:val="000000100000" w:firstRow="0" w:lastRow="0" w:firstColumn="0" w:lastColumn="0" w:oddVBand="0" w:evenVBand="0" w:oddHBand="1" w:evenHBand="0" w:firstRowFirstColumn="0" w:firstRowLastColumn="0" w:lastRowFirstColumn="0" w:lastRowLastColumn="0"/>
          <w:del w:id="379" w:author="Awet Teka" w:date="2025-09-21T12:59:00Z"/>
        </w:trPr>
        <w:tc>
          <w:tcPr>
            <w:cnfStyle w:val="001000000000" w:firstRow="0" w:lastRow="0" w:firstColumn="1" w:lastColumn="0" w:oddVBand="0" w:evenVBand="0" w:oddHBand="0" w:evenHBand="0" w:firstRowFirstColumn="0" w:firstRowLastColumn="0" w:lastRowFirstColumn="0" w:lastRowLastColumn="0"/>
            <w:tcW w:w="3336" w:type="dxa"/>
            <w:tcPrChange w:id="380" w:author="Awet Teka" w:date="2025-09-21T12:59:00Z" w16du:dateUtc="2025-09-21T09:59:00Z">
              <w:tcPr>
                <w:tcW w:w="2879" w:type="dxa"/>
              </w:tcPr>
            </w:tcPrChange>
          </w:tcPr>
          <w:p w14:paraId="2226836F" w14:textId="489864EA" w:rsidR="00322074" w:rsidDel="00BC29A7" w:rsidRDefault="00322074">
            <w:pPr>
              <w:pStyle w:val="Heading3"/>
              <w:cnfStyle w:val="001000100000" w:firstRow="0" w:lastRow="0" w:firstColumn="1" w:lastColumn="0" w:oddVBand="0" w:evenVBand="0" w:oddHBand="1" w:evenHBand="0" w:firstRowFirstColumn="0" w:firstRowLastColumn="0" w:lastRowFirstColumn="0" w:lastRowLastColumn="0"/>
              <w:rPr>
                <w:del w:id="381" w:author="Awet Teka" w:date="2025-09-21T12:59:00Z" w16du:dateUtc="2025-09-21T09:59:00Z"/>
                <w:moveFrom w:id="382" w:author="Awet Teka" w:date="2025-09-13T12:17:00Z" w16du:dateUtc="2025-09-13T09:17:00Z"/>
              </w:rPr>
              <w:pPrChange w:id="383" w:author="Awet Teka" w:date="2025-09-13T12:29:00Z" w16du:dateUtc="2025-09-13T09:29:00Z">
                <w:pPr>
                  <w:cnfStyle w:val="001000100000" w:firstRow="0" w:lastRow="0" w:firstColumn="1" w:lastColumn="0" w:oddVBand="0" w:evenVBand="0" w:oddHBand="1" w:evenHBand="0" w:firstRowFirstColumn="0" w:firstRowLastColumn="0" w:lastRowFirstColumn="0" w:lastRowLastColumn="0"/>
                </w:pPr>
              </w:pPrChange>
            </w:pPr>
            <w:moveFrom w:id="384" w:author="Awet Teka" w:date="2025-09-13T12:17:00Z" w16du:dateUtc="2025-09-13T09:17:00Z">
              <w:del w:id="385" w:author="Awet Teka" w:date="2025-09-21T12:59:00Z" w16du:dateUtc="2025-09-21T09:59:00Z">
                <w:r w:rsidDel="00BC29A7">
                  <w:delText>inspected_by</w:delText>
                </w:r>
              </w:del>
            </w:moveFrom>
          </w:p>
        </w:tc>
        <w:tc>
          <w:tcPr>
            <w:tcW w:w="3137" w:type="dxa"/>
            <w:tcPrChange w:id="386" w:author="Awet Teka" w:date="2025-09-21T12:59:00Z" w16du:dateUtc="2025-09-21T09:59:00Z">
              <w:tcPr>
                <w:tcW w:w="2875" w:type="dxa"/>
              </w:tcPr>
            </w:tcPrChange>
          </w:tcPr>
          <w:p w14:paraId="3A8D0347" w14:textId="35E2DB78" w:rsidR="00322074" w:rsidDel="00BC29A7" w:rsidRDefault="00322074">
            <w:pPr>
              <w:pStyle w:val="Heading3"/>
              <w:cnfStyle w:val="000000100000" w:firstRow="0" w:lastRow="0" w:firstColumn="0" w:lastColumn="0" w:oddVBand="0" w:evenVBand="0" w:oddHBand="1" w:evenHBand="0" w:firstRowFirstColumn="0" w:firstRowLastColumn="0" w:lastRowFirstColumn="0" w:lastRowLastColumn="0"/>
              <w:rPr>
                <w:del w:id="387" w:author="Awet Teka" w:date="2025-09-21T12:59:00Z" w16du:dateUtc="2025-09-21T09:59:00Z"/>
                <w:moveFrom w:id="388" w:author="Awet Teka" w:date="2025-09-13T12:17:00Z" w16du:dateUtc="2025-09-13T09:17:00Z"/>
              </w:rPr>
              <w:pPrChange w:id="389" w:author="Awet Teka" w:date="2025-09-13T12:29:00Z" w16du:dateUtc="2025-09-13T09:29:00Z">
                <w:pPr>
                  <w:cnfStyle w:val="000000100000" w:firstRow="0" w:lastRow="0" w:firstColumn="0" w:lastColumn="0" w:oddVBand="0" w:evenVBand="0" w:oddHBand="1" w:evenHBand="0" w:firstRowFirstColumn="0" w:firstRowLastColumn="0" w:lastRowFirstColumn="0" w:lastRowLastColumn="0"/>
                </w:pPr>
              </w:pPrChange>
            </w:pPr>
            <w:moveFrom w:id="390" w:author="Awet Teka" w:date="2025-09-13T12:17:00Z" w16du:dateUtc="2025-09-13T09:17:00Z">
              <w:del w:id="391" w:author="Awet Teka" w:date="2025-09-21T12:59:00Z" w16du:dateUtc="2025-09-21T09:59:00Z">
                <w:r w:rsidDel="00BC29A7">
                  <w:delText>VARCHAR(150)</w:delText>
                </w:r>
              </w:del>
            </w:moveFrom>
          </w:p>
        </w:tc>
        <w:tc>
          <w:tcPr>
            <w:tcW w:w="2147" w:type="dxa"/>
            <w:tcPrChange w:id="392" w:author="Awet Teka" w:date="2025-09-21T12:59:00Z" w16du:dateUtc="2025-09-21T09:59:00Z">
              <w:tcPr>
                <w:tcW w:w="2866" w:type="dxa"/>
              </w:tcPr>
            </w:tcPrChange>
          </w:tcPr>
          <w:p w14:paraId="4EC39F59" w14:textId="39797F76" w:rsidR="00322074" w:rsidDel="00BC29A7" w:rsidRDefault="00322074">
            <w:pPr>
              <w:pStyle w:val="Heading3"/>
              <w:cnfStyle w:val="000000100000" w:firstRow="0" w:lastRow="0" w:firstColumn="0" w:lastColumn="0" w:oddVBand="0" w:evenVBand="0" w:oddHBand="1" w:evenHBand="0" w:firstRowFirstColumn="0" w:firstRowLastColumn="0" w:lastRowFirstColumn="0" w:lastRowLastColumn="0"/>
              <w:rPr>
                <w:del w:id="393" w:author="Awet Teka" w:date="2025-09-21T12:59:00Z" w16du:dateUtc="2025-09-21T09:59:00Z"/>
                <w:moveFrom w:id="394" w:author="Awet Teka" w:date="2025-09-13T12:17:00Z" w16du:dateUtc="2025-09-13T09:17:00Z"/>
              </w:rPr>
              <w:pPrChange w:id="395" w:author="Awet Teka" w:date="2025-09-13T12:29:00Z" w16du:dateUtc="2025-09-13T09:29:00Z">
                <w:pPr>
                  <w:cnfStyle w:val="000000100000" w:firstRow="0" w:lastRow="0" w:firstColumn="0" w:lastColumn="0" w:oddVBand="0" w:evenVBand="0" w:oddHBand="1" w:evenHBand="0" w:firstRowFirstColumn="0" w:firstRowLastColumn="0" w:lastRowFirstColumn="0" w:lastRowLastColumn="0"/>
                </w:pPr>
              </w:pPrChange>
            </w:pPr>
            <w:moveFrom w:id="396" w:author="Awet Teka" w:date="2025-09-13T12:17:00Z" w16du:dateUtc="2025-09-13T09:17:00Z">
              <w:del w:id="397" w:author="Awet Teka" w:date="2025-09-21T12:59:00Z" w16du:dateUtc="2025-09-21T09:59:00Z">
                <w:r w:rsidDel="00BC29A7">
                  <w:delText>Inspector</w:delText>
                </w:r>
              </w:del>
            </w:moveFrom>
          </w:p>
        </w:tc>
      </w:tr>
      <w:tr w:rsidR="00B430E5" w:rsidDel="00BC29A7" w14:paraId="485AEF29" w14:textId="6782FE40" w:rsidTr="00BC29A7">
        <w:trPr>
          <w:del w:id="398" w:author="Awet Teka" w:date="2025-09-21T12:59:00Z"/>
        </w:trPr>
        <w:tc>
          <w:tcPr>
            <w:cnfStyle w:val="001000000000" w:firstRow="0" w:lastRow="0" w:firstColumn="1" w:lastColumn="0" w:oddVBand="0" w:evenVBand="0" w:oddHBand="0" w:evenHBand="0" w:firstRowFirstColumn="0" w:firstRowLastColumn="0" w:lastRowFirstColumn="0" w:lastRowLastColumn="0"/>
            <w:tcW w:w="3336" w:type="dxa"/>
            <w:tcPrChange w:id="399" w:author="Awet Teka" w:date="2025-09-21T12:59:00Z" w16du:dateUtc="2025-09-21T09:59:00Z">
              <w:tcPr>
                <w:tcW w:w="2879" w:type="dxa"/>
              </w:tcPr>
            </w:tcPrChange>
          </w:tcPr>
          <w:p w14:paraId="3A53006F" w14:textId="05107CAD" w:rsidR="00322074" w:rsidDel="00BC29A7" w:rsidRDefault="00322074">
            <w:pPr>
              <w:pStyle w:val="Heading3"/>
              <w:rPr>
                <w:del w:id="400" w:author="Awet Teka" w:date="2025-09-21T12:59:00Z" w16du:dateUtc="2025-09-21T09:59:00Z"/>
                <w:moveFrom w:id="401" w:author="Awet Teka" w:date="2025-09-13T12:17:00Z" w16du:dateUtc="2025-09-13T09:17:00Z"/>
              </w:rPr>
              <w:pPrChange w:id="402" w:author="Awet Teka" w:date="2025-09-13T12:29:00Z" w16du:dateUtc="2025-09-13T09:29:00Z">
                <w:pPr/>
              </w:pPrChange>
            </w:pPr>
            <w:moveFrom w:id="403" w:author="Awet Teka" w:date="2025-09-13T12:17:00Z" w16du:dateUtc="2025-09-13T09:17:00Z">
              <w:del w:id="404" w:author="Awet Teka" w:date="2025-09-21T12:59:00Z" w16du:dateUtc="2025-09-21T09:59:00Z">
                <w:r w:rsidDel="00BC29A7">
                  <w:delText>inspection_date</w:delText>
                </w:r>
              </w:del>
            </w:moveFrom>
          </w:p>
        </w:tc>
        <w:tc>
          <w:tcPr>
            <w:tcW w:w="3137" w:type="dxa"/>
            <w:tcPrChange w:id="405" w:author="Awet Teka" w:date="2025-09-21T12:59:00Z" w16du:dateUtc="2025-09-21T09:59:00Z">
              <w:tcPr>
                <w:tcW w:w="2875" w:type="dxa"/>
              </w:tcPr>
            </w:tcPrChange>
          </w:tcPr>
          <w:p w14:paraId="1D447FC3" w14:textId="5E759147" w:rsidR="00322074" w:rsidDel="00BC29A7" w:rsidRDefault="00322074">
            <w:pPr>
              <w:pStyle w:val="Heading3"/>
              <w:cnfStyle w:val="000000000000" w:firstRow="0" w:lastRow="0" w:firstColumn="0" w:lastColumn="0" w:oddVBand="0" w:evenVBand="0" w:oddHBand="0" w:evenHBand="0" w:firstRowFirstColumn="0" w:firstRowLastColumn="0" w:lastRowFirstColumn="0" w:lastRowLastColumn="0"/>
              <w:rPr>
                <w:del w:id="406" w:author="Awet Teka" w:date="2025-09-21T12:59:00Z" w16du:dateUtc="2025-09-21T09:59:00Z"/>
                <w:moveFrom w:id="407" w:author="Awet Teka" w:date="2025-09-13T12:17:00Z" w16du:dateUtc="2025-09-13T09:17:00Z"/>
              </w:rPr>
              <w:pPrChange w:id="408" w:author="Awet Teka" w:date="2025-09-13T12:29:00Z" w16du:dateUtc="2025-09-13T09:29:00Z">
                <w:pPr>
                  <w:cnfStyle w:val="000000000000" w:firstRow="0" w:lastRow="0" w:firstColumn="0" w:lastColumn="0" w:oddVBand="0" w:evenVBand="0" w:oddHBand="0" w:evenHBand="0" w:firstRowFirstColumn="0" w:firstRowLastColumn="0" w:lastRowFirstColumn="0" w:lastRowLastColumn="0"/>
                </w:pPr>
              </w:pPrChange>
            </w:pPr>
            <w:moveFrom w:id="409" w:author="Awet Teka" w:date="2025-09-13T12:17:00Z" w16du:dateUtc="2025-09-13T09:17:00Z">
              <w:del w:id="410" w:author="Awet Teka" w:date="2025-09-21T12:59:00Z" w16du:dateUtc="2025-09-21T09:59:00Z">
                <w:r w:rsidDel="00BC29A7">
                  <w:delText>DATE</w:delText>
                </w:r>
              </w:del>
            </w:moveFrom>
          </w:p>
        </w:tc>
        <w:tc>
          <w:tcPr>
            <w:tcW w:w="2147" w:type="dxa"/>
            <w:tcPrChange w:id="411" w:author="Awet Teka" w:date="2025-09-21T12:59:00Z" w16du:dateUtc="2025-09-21T09:59:00Z">
              <w:tcPr>
                <w:tcW w:w="2866" w:type="dxa"/>
              </w:tcPr>
            </w:tcPrChange>
          </w:tcPr>
          <w:p w14:paraId="67E622B8" w14:textId="17DBD4E4" w:rsidR="00322074" w:rsidDel="00BC29A7" w:rsidRDefault="00322074">
            <w:pPr>
              <w:pStyle w:val="Heading3"/>
              <w:cnfStyle w:val="000000000000" w:firstRow="0" w:lastRow="0" w:firstColumn="0" w:lastColumn="0" w:oddVBand="0" w:evenVBand="0" w:oddHBand="0" w:evenHBand="0" w:firstRowFirstColumn="0" w:firstRowLastColumn="0" w:lastRowFirstColumn="0" w:lastRowLastColumn="0"/>
              <w:rPr>
                <w:del w:id="412" w:author="Awet Teka" w:date="2025-09-21T12:59:00Z" w16du:dateUtc="2025-09-21T09:59:00Z"/>
                <w:moveFrom w:id="413" w:author="Awet Teka" w:date="2025-09-13T12:17:00Z" w16du:dateUtc="2025-09-13T09:17:00Z"/>
              </w:rPr>
              <w:pPrChange w:id="414" w:author="Awet Teka" w:date="2025-09-13T12:29:00Z" w16du:dateUtc="2025-09-13T09:29:00Z">
                <w:pPr>
                  <w:cnfStyle w:val="000000000000" w:firstRow="0" w:lastRow="0" w:firstColumn="0" w:lastColumn="0" w:oddVBand="0" w:evenVBand="0" w:oddHBand="0" w:evenHBand="0" w:firstRowFirstColumn="0" w:firstRowLastColumn="0" w:lastRowFirstColumn="0" w:lastRowLastColumn="0"/>
                </w:pPr>
              </w:pPrChange>
            </w:pPr>
            <w:moveFrom w:id="415" w:author="Awet Teka" w:date="2025-09-13T12:17:00Z" w16du:dateUtc="2025-09-13T09:17:00Z">
              <w:del w:id="416" w:author="Awet Teka" w:date="2025-09-21T12:59:00Z" w16du:dateUtc="2025-09-21T09:59:00Z">
                <w:r w:rsidDel="00BC29A7">
                  <w:delText>Inspection date</w:delText>
                </w:r>
              </w:del>
            </w:moveFrom>
          </w:p>
        </w:tc>
      </w:tr>
      <w:tr w:rsidR="00B430E5" w:rsidDel="00BC29A7" w14:paraId="6395D900" w14:textId="5D0CE5DF" w:rsidTr="00BC29A7">
        <w:trPr>
          <w:cnfStyle w:val="000000100000" w:firstRow="0" w:lastRow="0" w:firstColumn="0" w:lastColumn="0" w:oddVBand="0" w:evenVBand="0" w:oddHBand="1" w:evenHBand="0" w:firstRowFirstColumn="0" w:firstRowLastColumn="0" w:lastRowFirstColumn="0" w:lastRowLastColumn="0"/>
          <w:del w:id="417" w:author="Awet Teka" w:date="2025-09-21T12:59:00Z"/>
        </w:trPr>
        <w:tc>
          <w:tcPr>
            <w:cnfStyle w:val="001000000000" w:firstRow="0" w:lastRow="0" w:firstColumn="1" w:lastColumn="0" w:oddVBand="0" w:evenVBand="0" w:oddHBand="0" w:evenHBand="0" w:firstRowFirstColumn="0" w:firstRowLastColumn="0" w:lastRowFirstColumn="0" w:lastRowLastColumn="0"/>
            <w:tcW w:w="3336" w:type="dxa"/>
            <w:tcPrChange w:id="418" w:author="Awet Teka" w:date="2025-09-21T12:59:00Z" w16du:dateUtc="2025-09-21T09:59:00Z">
              <w:tcPr>
                <w:tcW w:w="2879" w:type="dxa"/>
              </w:tcPr>
            </w:tcPrChange>
          </w:tcPr>
          <w:p w14:paraId="56718227" w14:textId="47761B55" w:rsidR="00322074" w:rsidDel="00BC29A7" w:rsidRDefault="00322074">
            <w:pPr>
              <w:pStyle w:val="Heading3"/>
              <w:cnfStyle w:val="001000100000" w:firstRow="0" w:lastRow="0" w:firstColumn="1" w:lastColumn="0" w:oddVBand="0" w:evenVBand="0" w:oddHBand="1" w:evenHBand="0" w:firstRowFirstColumn="0" w:firstRowLastColumn="0" w:lastRowFirstColumn="0" w:lastRowLastColumn="0"/>
              <w:rPr>
                <w:del w:id="419" w:author="Awet Teka" w:date="2025-09-21T12:59:00Z" w16du:dateUtc="2025-09-21T09:59:00Z"/>
                <w:moveFrom w:id="420" w:author="Awet Teka" w:date="2025-09-13T12:17:00Z" w16du:dateUtc="2025-09-13T09:17:00Z"/>
              </w:rPr>
              <w:pPrChange w:id="421" w:author="Awet Teka" w:date="2025-09-13T12:29:00Z" w16du:dateUtc="2025-09-13T09:29:00Z">
                <w:pPr>
                  <w:cnfStyle w:val="001000100000" w:firstRow="0" w:lastRow="0" w:firstColumn="1" w:lastColumn="0" w:oddVBand="0" w:evenVBand="0" w:oddHBand="1" w:evenHBand="0" w:firstRowFirstColumn="0" w:firstRowLastColumn="0" w:lastRowFirstColumn="0" w:lastRowLastColumn="0"/>
                </w:pPr>
              </w:pPrChange>
            </w:pPr>
            <w:moveFrom w:id="422" w:author="Awet Teka" w:date="2025-09-13T12:17:00Z" w16du:dateUtc="2025-09-13T09:17:00Z">
              <w:del w:id="423" w:author="Awet Teka" w:date="2025-09-21T12:59:00Z" w16du:dateUtc="2025-09-21T09:59:00Z">
                <w:r w:rsidDel="00BC29A7">
                  <w:delText>calculated_mci</w:delText>
                </w:r>
              </w:del>
            </w:moveFrom>
          </w:p>
        </w:tc>
        <w:tc>
          <w:tcPr>
            <w:tcW w:w="3137" w:type="dxa"/>
            <w:tcPrChange w:id="424" w:author="Awet Teka" w:date="2025-09-21T12:59:00Z" w16du:dateUtc="2025-09-21T09:59:00Z">
              <w:tcPr>
                <w:tcW w:w="2875" w:type="dxa"/>
              </w:tcPr>
            </w:tcPrChange>
          </w:tcPr>
          <w:p w14:paraId="5B9AF4B3" w14:textId="34563F04" w:rsidR="00322074" w:rsidDel="00BC29A7" w:rsidRDefault="00322074">
            <w:pPr>
              <w:pStyle w:val="Heading3"/>
              <w:cnfStyle w:val="000000100000" w:firstRow="0" w:lastRow="0" w:firstColumn="0" w:lastColumn="0" w:oddVBand="0" w:evenVBand="0" w:oddHBand="1" w:evenHBand="0" w:firstRowFirstColumn="0" w:firstRowLastColumn="0" w:lastRowFirstColumn="0" w:lastRowLastColumn="0"/>
              <w:rPr>
                <w:del w:id="425" w:author="Awet Teka" w:date="2025-09-21T12:59:00Z" w16du:dateUtc="2025-09-21T09:59:00Z"/>
                <w:moveFrom w:id="426" w:author="Awet Teka" w:date="2025-09-13T12:17:00Z" w16du:dateUtc="2025-09-13T09:17:00Z"/>
              </w:rPr>
              <w:pPrChange w:id="427" w:author="Awet Teka" w:date="2025-09-13T12:29:00Z" w16du:dateUtc="2025-09-13T09:29:00Z">
                <w:pPr>
                  <w:cnfStyle w:val="000000100000" w:firstRow="0" w:lastRow="0" w:firstColumn="0" w:lastColumn="0" w:oddVBand="0" w:evenVBand="0" w:oddHBand="1" w:evenHBand="0" w:firstRowFirstColumn="0" w:firstRowLastColumn="0" w:lastRowFirstColumn="0" w:lastRowLastColumn="0"/>
                </w:pPr>
              </w:pPrChange>
            </w:pPr>
            <w:moveFrom w:id="428" w:author="Awet Teka" w:date="2025-09-13T12:17:00Z" w16du:dateUtc="2025-09-13T09:17:00Z">
              <w:del w:id="429" w:author="Awet Teka" w:date="2025-09-21T12:59:00Z" w16du:dateUtc="2025-09-21T09:59:00Z">
                <w:r w:rsidDel="00BC29A7">
                  <w:delText>DECIMAL(3,1)</w:delText>
                </w:r>
              </w:del>
            </w:moveFrom>
          </w:p>
        </w:tc>
        <w:tc>
          <w:tcPr>
            <w:tcW w:w="2147" w:type="dxa"/>
            <w:tcPrChange w:id="430" w:author="Awet Teka" w:date="2025-09-21T12:59:00Z" w16du:dateUtc="2025-09-21T09:59:00Z">
              <w:tcPr>
                <w:tcW w:w="2866" w:type="dxa"/>
              </w:tcPr>
            </w:tcPrChange>
          </w:tcPr>
          <w:p w14:paraId="62AA6266" w14:textId="14CB79D0" w:rsidR="00322074" w:rsidDel="00BC29A7" w:rsidRDefault="00A3520F">
            <w:pPr>
              <w:pStyle w:val="Heading3"/>
              <w:cnfStyle w:val="000000100000" w:firstRow="0" w:lastRow="0" w:firstColumn="0" w:lastColumn="0" w:oddVBand="0" w:evenVBand="0" w:oddHBand="1" w:evenHBand="0" w:firstRowFirstColumn="0" w:firstRowLastColumn="0" w:lastRowFirstColumn="0" w:lastRowLastColumn="0"/>
              <w:rPr>
                <w:del w:id="431" w:author="Awet Teka" w:date="2025-09-21T12:59:00Z" w16du:dateUtc="2025-09-21T09:59:00Z"/>
                <w:moveFrom w:id="432" w:author="Awet Teka" w:date="2025-09-13T12:17:00Z" w16du:dateUtc="2025-09-13T09:17:00Z"/>
              </w:rPr>
              <w:pPrChange w:id="433" w:author="Awet Teka" w:date="2025-09-13T12:29:00Z" w16du:dateUtc="2025-09-13T09:29:00Z">
                <w:pPr>
                  <w:cnfStyle w:val="000000100000" w:firstRow="0" w:lastRow="0" w:firstColumn="0" w:lastColumn="0" w:oddVBand="0" w:evenVBand="0" w:oddHBand="1" w:evenHBand="0" w:firstRowFirstColumn="0" w:firstRowLastColumn="0" w:lastRowFirstColumn="0" w:lastRowLastColumn="0"/>
                </w:pPr>
              </w:pPrChange>
            </w:pPr>
            <w:moveFrom w:id="434" w:author="Awet Teka" w:date="2025-09-13T12:17:00Z" w16du:dateUtc="2025-09-13T09:17:00Z">
              <w:ins w:id="435" w:author="Dmtsu G" w:date="2025-09-07T21:43:00Z" w16du:dateUtc="2025-09-07T18:43:00Z">
                <w:del w:id="436" w:author="Awet Teka" w:date="2025-09-21T12:59:00Z" w16du:dateUtc="2025-09-21T09:59:00Z">
                  <w:r w:rsidDel="00BC29A7">
                    <w:delText xml:space="preserve">Segment </w:delText>
                  </w:r>
                </w:del>
              </w:ins>
              <w:del w:id="437" w:author="Awet Teka" w:date="2025-09-21T12:59:00Z" w16du:dateUtc="2025-09-21T09:59:00Z">
                <w:r w:rsidR="00322074" w:rsidDel="00BC29A7">
                  <w:delText xml:space="preserve">Maintenance Condition </w:delText>
                </w:r>
                <w:commentRangeStart w:id="438"/>
                <w:r w:rsidR="00322074" w:rsidDel="00BC29A7">
                  <w:delText>Index</w:delText>
                </w:r>
                <w:commentRangeEnd w:id="438"/>
                <w:r w:rsidDel="00BC29A7">
                  <w:rPr>
                    <w:rStyle w:val="CommentReference"/>
                  </w:rPr>
                  <w:commentReference w:id="438"/>
                </w:r>
              </w:del>
            </w:moveFrom>
          </w:p>
        </w:tc>
      </w:tr>
      <w:tr w:rsidR="00B430E5" w:rsidDel="00BC29A7" w14:paraId="06B2BE6E" w14:textId="60E5AAAE" w:rsidTr="00BC29A7">
        <w:trPr>
          <w:ins w:id="439" w:author="Dmtsu G" w:date="2025-09-07T21:44:00Z"/>
          <w:del w:id="440" w:author="Awet Teka" w:date="2025-09-21T12:59:00Z"/>
        </w:trPr>
        <w:tc>
          <w:tcPr>
            <w:cnfStyle w:val="001000000000" w:firstRow="0" w:lastRow="0" w:firstColumn="1" w:lastColumn="0" w:oddVBand="0" w:evenVBand="0" w:oddHBand="0" w:evenHBand="0" w:firstRowFirstColumn="0" w:firstRowLastColumn="0" w:lastRowFirstColumn="0" w:lastRowLastColumn="0"/>
            <w:tcW w:w="3336" w:type="dxa"/>
            <w:tcPrChange w:id="441" w:author="Awet Teka" w:date="2025-09-21T12:59:00Z" w16du:dateUtc="2025-09-21T09:59:00Z">
              <w:tcPr>
                <w:tcW w:w="2879" w:type="dxa"/>
              </w:tcPr>
            </w:tcPrChange>
          </w:tcPr>
          <w:p w14:paraId="5998E8B1" w14:textId="52DB7686" w:rsidR="00A3520F" w:rsidDel="00BC29A7" w:rsidRDefault="00A3520F">
            <w:pPr>
              <w:pStyle w:val="Heading3"/>
              <w:rPr>
                <w:ins w:id="442" w:author="Dmtsu G" w:date="2025-09-07T21:44:00Z" w16du:dateUtc="2025-09-07T18:44:00Z"/>
                <w:del w:id="443" w:author="Awet Teka" w:date="2025-09-21T12:59:00Z" w16du:dateUtc="2025-09-21T09:59:00Z"/>
                <w:moveFrom w:id="444" w:author="Awet Teka" w:date="2025-09-13T12:17:00Z" w16du:dateUtc="2025-09-13T09:17:00Z"/>
              </w:rPr>
              <w:pPrChange w:id="445" w:author="Awet Teka" w:date="2025-09-13T12:29:00Z" w16du:dateUtc="2025-09-13T09:29:00Z">
                <w:pPr/>
              </w:pPrChange>
            </w:pPr>
          </w:p>
        </w:tc>
        <w:tc>
          <w:tcPr>
            <w:tcW w:w="3137" w:type="dxa"/>
            <w:tcPrChange w:id="446" w:author="Awet Teka" w:date="2025-09-21T12:59:00Z" w16du:dateUtc="2025-09-21T09:59:00Z">
              <w:tcPr>
                <w:tcW w:w="2875" w:type="dxa"/>
              </w:tcPr>
            </w:tcPrChange>
          </w:tcPr>
          <w:p w14:paraId="5A23AAD6" w14:textId="485EDCB4" w:rsidR="00A3520F" w:rsidDel="00BC29A7" w:rsidRDefault="00A3520F">
            <w:pPr>
              <w:pStyle w:val="Heading3"/>
              <w:cnfStyle w:val="000000000000" w:firstRow="0" w:lastRow="0" w:firstColumn="0" w:lastColumn="0" w:oddVBand="0" w:evenVBand="0" w:oddHBand="0" w:evenHBand="0" w:firstRowFirstColumn="0" w:firstRowLastColumn="0" w:lastRowFirstColumn="0" w:lastRowLastColumn="0"/>
              <w:rPr>
                <w:ins w:id="447" w:author="Dmtsu G" w:date="2025-09-07T21:44:00Z" w16du:dateUtc="2025-09-07T18:44:00Z"/>
                <w:del w:id="448" w:author="Awet Teka" w:date="2025-09-21T12:59:00Z" w16du:dateUtc="2025-09-21T09:59:00Z"/>
                <w:moveFrom w:id="449" w:author="Awet Teka" w:date="2025-09-13T12:17:00Z" w16du:dateUtc="2025-09-13T09:17:00Z"/>
              </w:rPr>
              <w:pPrChange w:id="450" w:author="Awet Teka" w:date="2025-09-13T12:29:00Z" w16du:dateUtc="2025-09-13T09:29:00Z">
                <w:pPr>
                  <w:cnfStyle w:val="000000000000" w:firstRow="0" w:lastRow="0" w:firstColumn="0" w:lastColumn="0" w:oddVBand="0" w:evenVBand="0" w:oddHBand="0" w:evenHBand="0" w:firstRowFirstColumn="0" w:firstRowLastColumn="0" w:lastRowFirstColumn="0" w:lastRowLastColumn="0"/>
                </w:pPr>
              </w:pPrChange>
            </w:pPr>
          </w:p>
        </w:tc>
        <w:tc>
          <w:tcPr>
            <w:tcW w:w="2147" w:type="dxa"/>
            <w:tcPrChange w:id="451" w:author="Awet Teka" w:date="2025-09-21T12:59:00Z" w16du:dateUtc="2025-09-21T09:59:00Z">
              <w:tcPr>
                <w:tcW w:w="2866" w:type="dxa"/>
              </w:tcPr>
            </w:tcPrChange>
          </w:tcPr>
          <w:p w14:paraId="255DBA19" w14:textId="7A45C00D" w:rsidR="00A3520F" w:rsidDel="00BC29A7" w:rsidRDefault="00A3520F">
            <w:pPr>
              <w:pStyle w:val="Heading3"/>
              <w:cnfStyle w:val="000000000000" w:firstRow="0" w:lastRow="0" w:firstColumn="0" w:lastColumn="0" w:oddVBand="0" w:evenVBand="0" w:oddHBand="0" w:evenHBand="0" w:firstRowFirstColumn="0" w:firstRowLastColumn="0" w:lastRowFirstColumn="0" w:lastRowLastColumn="0"/>
              <w:rPr>
                <w:ins w:id="452" w:author="Dmtsu G" w:date="2025-09-07T21:44:00Z" w16du:dateUtc="2025-09-07T18:44:00Z"/>
                <w:del w:id="453" w:author="Awet Teka" w:date="2025-09-21T12:59:00Z" w16du:dateUtc="2025-09-21T09:59:00Z"/>
                <w:moveFrom w:id="454" w:author="Awet Teka" w:date="2025-09-13T12:17:00Z" w16du:dateUtc="2025-09-13T09:17:00Z"/>
              </w:rPr>
              <w:pPrChange w:id="455" w:author="Awet Teka" w:date="2025-09-13T12:29:00Z" w16du:dateUtc="2025-09-13T09:29:00Z">
                <w:pPr>
                  <w:cnfStyle w:val="000000000000" w:firstRow="0" w:lastRow="0" w:firstColumn="0" w:lastColumn="0" w:oddVBand="0" w:evenVBand="0" w:oddHBand="0" w:evenHBand="0" w:firstRowFirstColumn="0" w:firstRowLastColumn="0" w:lastRowFirstColumn="0" w:lastRowLastColumn="0"/>
                </w:pPr>
              </w:pPrChange>
            </w:pPr>
          </w:p>
        </w:tc>
      </w:tr>
      <w:tr w:rsidR="00B430E5" w:rsidDel="00BC29A7" w14:paraId="124024E1" w14:textId="54D77076" w:rsidTr="00BC29A7">
        <w:trPr>
          <w:cnfStyle w:val="000000100000" w:firstRow="0" w:lastRow="0" w:firstColumn="0" w:lastColumn="0" w:oddVBand="0" w:evenVBand="0" w:oddHBand="1" w:evenHBand="0" w:firstRowFirstColumn="0" w:firstRowLastColumn="0" w:lastRowFirstColumn="0" w:lastRowLastColumn="0"/>
          <w:del w:id="456" w:author="Awet Teka" w:date="2025-09-21T12:59:00Z"/>
        </w:trPr>
        <w:tc>
          <w:tcPr>
            <w:cnfStyle w:val="001000000000" w:firstRow="0" w:lastRow="0" w:firstColumn="1" w:lastColumn="0" w:oddVBand="0" w:evenVBand="0" w:oddHBand="0" w:evenHBand="0" w:firstRowFirstColumn="0" w:firstRowLastColumn="0" w:lastRowFirstColumn="0" w:lastRowLastColumn="0"/>
            <w:tcW w:w="3336" w:type="dxa"/>
            <w:tcPrChange w:id="457" w:author="Awet Teka" w:date="2025-09-21T12:59:00Z" w16du:dateUtc="2025-09-21T09:59:00Z">
              <w:tcPr>
                <w:tcW w:w="2879" w:type="dxa"/>
              </w:tcPr>
            </w:tcPrChange>
          </w:tcPr>
          <w:p w14:paraId="0340BB99" w14:textId="3CDB61DB" w:rsidR="00322074" w:rsidDel="00BC29A7" w:rsidRDefault="00322074">
            <w:pPr>
              <w:pStyle w:val="Heading3"/>
              <w:cnfStyle w:val="001000100000" w:firstRow="0" w:lastRow="0" w:firstColumn="1" w:lastColumn="0" w:oddVBand="0" w:evenVBand="0" w:oddHBand="1" w:evenHBand="0" w:firstRowFirstColumn="0" w:firstRowLastColumn="0" w:lastRowFirstColumn="0" w:lastRowLastColumn="0"/>
              <w:rPr>
                <w:del w:id="458" w:author="Awet Teka" w:date="2025-09-21T12:59:00Z" w16du:dateUtc="2025-09-21T09:59:00Z"/>
                <w:moveFrom w:id="459" w:author="Awet Teka" w:date="2025-09-13T12:17:00Z" w16du:dateUtc="2025-09-13T09:17:00Z"/>
              </w:rPr>
              <w:pPrChange w:id="460" w:author="Awet Teka" w:date="2025-09-13T12:29:00Z" w16du:dateUtc="2025-09-13T09:29:00Z">
                <w:pPr>
                  <w:cnfStyle w:val="001000100000" w:firstRow="0" w:lastRow="0" w:firstColumn="1" w:lastColumn="0" w:oddVBand="0" w:evenVBand="0" w:oddHBand="1" w:evenHBand="0" w:firstRowFirstColumn="0" w:firstRowLastColumn="0" w:lastRowFirstColumn="0" w:lastRowLastColumn="0"/>
                </w:pPr>
              </w:pPrChange>
            </w:pPr>
            <w:moveFrom w:id="461" w:author="Awet Teka" w:date="2025-09-13T12:17:00Z" w16du:dateUtc="2025-09-13T09:17:00Z">
              <w:del w:id="462" w:author="Awet Teka" w:date="2025-09-21T12:59:00Z" w16du:dateUtc="2025-09-21T09:59:00Z">
                <w:r w:rsidDel="00BC29A7">
                  <w:delText>intervention_recommended</w:delText>
                </w:r>
              </w:del>
            </w:moveFrom>
          </w:p>
        </w:tc>
        <w:tc>
          <w:tcPr>
            <w:tcW w:w="3137" w:type="dxa"/>
            <w:tcPrChange w:id="463" w:author="Awet Teka" w:date="2025-09-21T12:59:00Z" w16du:dateUtc="2025-09-21T09:59:00Z">
              <w:tcPr>
                <w:tcW w:w="2875" w:type="dxa"/>
              </w:tcPr>
            </w:tcPrChange>
          </w:tcPr>
          <w:p w14:paraId="65698F62" w14:textId="5D2882CC" w:rsidR="00322074" w:rsidDel="00BC29A7" w:rsidRDefault="00322074">
            <w:pPr>
              <w:pStyle w:val="Heading3"/>
              <w:cnfStyle w:val="000000100000" w:firstRow="0" w:lastRow="0" w:firstColumn="0" w:lastColumn="0" w:oddVBand="0" w:evenVBand="0" w:oddHBand="1" w:evenHBand="0" w:firstRowFirstColumn="0" w:firstRowLastColumn="0" w:lastRowFirstColumn="0" w:lastRowLastColumn="0"/>
              <w:rPr>
                <w:del w:id="464" w:author="Awet Teka" w:date="2025-09-21T12:59:00Z" w16du:dateUtc="2025-09-21T09:59:00Z"/>
                <w:moveFrom w:id="465" w:author="Awet Teka" w:date="2025-09-13T12:17:00Z" w16du:dateUtc="2025-09-13T09:17:00Z"/>
              </w:rPr>
              <w:pPrChange w:id="466" w:author="Awet Teka" w:date="2025-09-13T12:29:00Z" w16du:dateUtc="2025-09-13T09:29:00Z">
                <w:pPr>
                  <w:cnfStyle w:val="000000100000" w:firstRow="0" w:lastRow="0" w:firstColumn="0" w:lastColumn="0" w:oddVBand="0" w:evenVBand="0" w:oddHBand="1" w:evenHBand="0" w:firstRowFirstColumn="0" w:firstRowLastColumn="0" w:lastRowFirstColumn="0" w:lastRowLastColumn="0"/>
                </w:pPr>
              </w:pPrChange>
            </w:pPr>
            <w:moveFrom w:id="467" w:author="Awet Teka" w:date="2025-09-13T12:17:00Z" w16du:dateUtc="2025-09-13T09:17:00Z">
              <w:del w:id="468" w:author="Awet Teka" w:date="2025-09-21T12:59:00Z" w16du:dateUtc="2025-09-21T09:59:00Z">
                <w:r w:rsidDel="00BC29A7">
                  <w:delText>TEXT</w:delText>
                </w:r>
              </w:del>
            </w:moveFrom>
          </w:p>
        </w:tc>
        <w:tc>
          <w:tcPr>
            <w:tcW w:w="2147" w:type="dxa"/>
            <w:tcPrChange w:id="469" w:author="Awet Teka" w:date="2025-09-21T12:59:00Z" w16du:dateUtc="2025-09-21T09:59:00Z">
              <w:tcPr>
                <w:tcW w:w="2866" w:type="dxa"/>
              </w:tcPr>
            </w:tcPrChange>
          </w:tcPr>
          <w:p w14:paraId="1DAE824A" w14:textId="7A3EC34E" w:rsidR="00322074" w:rsidDel="00BC29A7" w:rsidRDefault="00322074">
            <w:pPr>
              <w:pStyle w:val="Heading3"/>
              <w:cnfStyle w:val="000000100000" w:firstRow="0" w:lastRow="0" w:firstColumn="0" w:lastColumn="0" w:oddVBand="0" w:evenVBand="0" w:oddHBand="1" w:evenHBand="0" w:firstRowFirstColumn="0" w:firstRowLastColumn="0" w:lastRowFirstColumn="0" w:lastRowLastColumn="0"/>
              <w:rPr>
                <w:del w:id="470" w:author="Awet Teka" w:date="2025-09-21T12:59:00Z" w16du:dateUtc="2025-09-21T09:59:00Z"/>
                <w:moveFrom w:id="471" w:author="Awet Teka" w:date="2025-09-13T12:17:00Z" w16du:dateUtc="2025-09-13T09:17:00Z"/>
              </w:rPr>
              <w:pPrChange w:id="472" w:author="Awet Teka" w:date="2025-09-13T12:29:00Z" w16du:dateUtc="2025-09-13T09:29:00Z">
                <w:pPr>
                  <w:cnfStyle w:val="000000100000" w:firstRow="0" w:lastRow="0" w:firstColumn="0" w:lastColumn="0" w:oddVBand="0" w:evenVBand="0" w:oddHBand="1" w:evenHBand="0" w:firstRowFirstColumn="0" w:firstRowLastColumn="0" w:lastRowFirstColumn="0" w:lastRowLastColumn="0"/>
                </w:pPr>
              </w:pPrChange>
            </w:pPr>
            <w:moveFrom w:id="473" w:author="Awet Teka" w:date="2025-09-13T12:17:00Z" w16du:dateUtc="2025-09-13T09:17:00Z">
              <w:del w:id="474" w:author="Awet Teka" w:date="2025-09-21T12:59:00Z" w16du:dateUtc="2025-09-21T09:59:00Z">
                <w:r w:rsidDel="00BC29A7">
                  <w:delText>Suggested intervention</w:delText>
                </w:r>
              </w:del>
            </w:moveFrom>
          </w:p>
        </w:tc>
      </w:tr>
    </w:tbl>
    <w:p w14:paraId="283ADF49" w14:textId="7021FA43" w:rsidR="006A0A16" w:rsidRPr="00D938D3" w:rsidDel="00681F54" w:rsidRDefault="006A0A16">
      <w:pPr>
        <w:pStyle w:val="Heading3"/>
        <w:rPr>
          <w:moveFrom w:id="475" w:author="Awet Teka" w:date="2025-09-13T12:17:00Z" w16du:dateUtc="2025-09-13T09:17:00Z"/>
        </w:rPr>
        <w:pPrChange w:id="476" w:author="Awet Teka" w:date="2025-09-13T12:29:00Z" w16du:dateUtc="2025-09-13T09:29:00Z">
          <w:pPr>
            <w:spacing w:before="240"/>
          </w:pPr>
        </w:pPrChange>
      </w:pPr>
      <w:moveFrom w:id="477" w:author="Awet Teka" w:date="2025-09-13T12:17:00Z" w16du:dateUtc="2025-09-13T09:17:00Z">
        <w:r w:rsidRPr="00D938D3" w:rsidDel="00681F54">
          <w:t>Key Points</w:t>
        </w:r>
      </w:moveFrom>
    </w:p>
    <w:p w14:paraId="7594BD9F" w14:textId="695A3379" w:rsidR="006A0A16" w:rsidRPr="00D938D3" w:rsidDel="00681F54" w:rsidRDefault="006A0A16">
      <w:pPr>
        <w:pStyle w:val="Heading3"/>
        <w:rPr>
          <w:moveFrom w:id="478" w:author="Awet Teka" w:date="2025-09-13T12:17:00Z" w16du:dateUtc="2025-09-13T09:17:00Z"/>
        </w:rPr>
        <w:pPrChange w:id="479" w:author="Awet Teka" w:date="2025-09-13T12:29:00Z" w16du:dateUtc="2025-09-13T09:29:00Z">
          <w:pPr>
            <w:numPr>
              <w:numId w:val="22"/>
            </w:numPr>
            <w:tabs>
              <w:tab w:val="num" w:pos="720"/>
            </w:tabs>
            <w:spacing w:after="0" w:line="278" w:lineRule="auto"/>
            <w:ind w:left="720" w:hanging="360"/>
          </w:pPr>
        </w:pPrChange>
      </w:pPr>
      <w:moveFrom w:id="480" w:author="Awet Teka" w:date="2025-09-13T12:17:00Z" w16du:dateUtc="2025-09-13T09:17:00Z">
        <w:r w:rsidRPr="00D938D3" w:rsidDel="00681F54">
          <w:t>Drainage and shoulder conditions depend on the</w:t>
        </w:r>
        <w:r w:rsidR="006D7A79" w:rsidDel="00681F54">
          <w:t xml:space="preserve"> </w:t>
        </w:r>
        <w:r w:rsidR="00F22F5C" w:rsidDel="00681F54">
          <w:t>road</w:t>
        </w:r>
        <w:r w:rsidR="006D7A79" w:rsidDel="00681F54">
          <w:t xml:space="preserve"> segment</w:t>
        </w:r>
        <w:r w:rsidRPr="00D938D3" w:rsidDel="00681F54">
          <w:t xml:space="preserve"> </w:t>
        </w:r>
        <w:r w:rsidR="00F22F5C" w:rsidDel="00681F54">
          <w:t>table</w:t>
        </w:r>
        <w:r w:rsidRPr="00D938D3" w:rsidDel="00681F54">
          <w:t>:</w:t>
        </w:r>
      </w:moveFrom>
    </w:p>
    <w:p w14:paraId="663B6F40" w14:textId="3CA78E3B" w:rsidR="006A0A16" w:rsidRPr="00D938D3" w:rsidDel="00681F54" w:rsidRDefault="006A0A16">
      <w:pPr>
        <w:pStyle w:val="Heading3"/>
        <w:rPr>
          <w:moveFrom w:id="481" w:author="Awet Teka" w:date="2025-09-13T12:17:00Z" w16du:dateUtc="2025-09-13T09:17:00Z"/>
        </w:rPr>
        <w:pPrChange w:id="482" w:author="Awet Teka" w:date="2025-09-13T12:29:00Z" w16du:dateUtc="2025-09-13T09:29:00Z">
          <w:pPr>
            <w:numPr>
              <w:ilvl w:val="1"/>
              <w:numId w:val="22"/>
            </w:numPr>
            <w:tabs>
              <w:tab w:val="num" w:pos="1440"/>
            </w:tabs>
            <w:spacing w:after="0" w:line="278" w:lineRule="auto"/>
            <w:ind w:left="1440" w:hanging="360"/>
          </w:pPr>
        </w:pPrChange>
      </w:pPr>
      <w:moveFrom w:id="483" w:author="Awet Teka" w:date="2025-09-13T12:17:00Z" w16du:dateUtc="2025-09-13T09:17:00Z">
        <w:r w:rsidRPr="00D938D3" w:rsidDel="00681F54">
          <w:t xml:space="preserve">Only recorded if the </w:t>
        </w:r>
        <w:r w:rsidR="006D7A79" w:rsidDel="00681F54">
          <w:t>segement</w:t>
        </w:r>
        <w:r w:rsidRPr="00D938D3" w:rsidDel="00681F54">
          <w:t xml:space="preserve"> exists and the corresponding feature is present.</w:t>
        </w:r>
      </w:moveFrom>
    </w:p>
    <w:p w14:paraId="1127D912" w14:textId="550F2AFB" w:rsidR="006A0A16" w:rsidRPr="00D938D3" w:rsidDel="00681F54" w:rsidRDefault="006A0A16">
      <w:pPr>
        <w:pStyle w:val="Heading3"/>
        <w:rPr>
          <w:moveFrom w:id="484" w:author="Awet Teka" w:date="2025-09-13T12:17:00Z" w16du:dateUtc="2025-09-13T09:17:00Z"/>
        </w:rPr>
        <w:pPrChange w:id="485" w:author="Awet Teka" w:date="2025-09-13T12:29:00Z" w16du:dateUtc="2025-09-13T09:29:00Z">
          <w:pPr>
            <w:numPr>
              <w:numId w:val="22"/>
            </w:numPr>
            <w:tabs>
              <w:tab w:val="num" w:pos="720"/>
            </w:tabs>
            <w:spacing w:after="0" w:line="278" w:lineRule="auto"/>
            <w:ind w:left="720" w:hanging="360"/>
          </w:pPr>
        </w:pPrChange>
      </w:pPr>
      <w:moveFrom w:id="486" w:author="Awet Teka" w:date="2025-09-13T12:17:00Z" w16du:dateUtc="2025-09-13T09:17:00Z">
        <w:r w:rsidRPr="00D938D3" w:rsidDel="00681F54">
          <w:t>Surface type and gravel thickness are always recorded.</w:t>
        </w:r>
      </w:moveFrom>
    </w:p>
    <w:p w14:paraId="40BF53D1" w14:textId="2694A492" w:rsidR="006A0A16" w:rsidRPr="00D938D3" w:rsidDel="00681F54" w:rsidRDefault="006A0A16">
      <w:pPr>
        <w:pStyle w:val="Heading3"/>
        <w:rPr>
          <w:moveFrom w:id="487" w:author="Awet Teka" w:date="2025-09-13T12:17:00Z" w16du:dateUtc="2025-09-13T09:17:00Z"/>
        </w:rPr>
        <w:pPrChange w:id="488" w:author="Awet Teka" w:date="2025-09-13T12:29:00Z" w16du:dateUtc="2025-09-13T09:29:00Z">
          <w:pPr>
            <w:numPr>
              <w:numId w:val="22"/>
            </w:numPr>
            <w:tabs>
              <w:tab w:val="num" w:pos="720"/>
            </w:tabs>
            <w:spacing w:after="0" w:line="278" w:lineRule="auto"/>
            <w:ind w:left="720" w:hanging="360"/>
          </w:pPr>
        </w:pPrChange>
      </w:pPr>
      <w:moveFrom w:id="489" w:author="Awet Teka" w:date="2025-09-13T12:17:00Z" w16du:dateUtc="2025-09-13T09:17:00Z">
        <w:r w:rsidRPr="00D938D3" w:rsidDel="00681F54">
          <w:t>Bottleneck fields are independent but can reference cross-section dimensions.</w:t>
        </w:r>
      </w:moveFrom>
    </w:p>
    <w:p w14:paraId="63AAF878" w14:textId="7B5F4F50" w:rsidR="0065285C" w:rsidRPr="00563842" w:rsidDel="00681F54" w:rsidRDefault="006A0A16">
      <w:pPr>
        <w:pStyle w:val="Heading3"/>
        <w:rPr>
          <w:moveFrom w:id="490" w:author="Awet Teka" w:date="2025-09-13T12:17:00Z" w16du:dateUtc="2025-09-13T09:17:00Z"/>
        </w:rPr>
        <w:pPrChange w:id="491" w:author="Awet Teka" w:date="2025-09-13T12:29:00Z" w16du:dateUtc="2025-09-13T09:29:00Z">
          <w:pPr>
            <w:numPr>
              <w:numId w:val="22"/>
            </w:numPr>
            <w:tabs>
              <w:tab w:val="num" w:pos="720"/>
            </w:tabs>
            <w:spacing w:after="0" w:line="278" w:lineRule="auto"/>
            <w:ind w:left="720" w:hanging="360"/>
          </w:pPr>
        </w:pPrChange>
      </w:pPr>
      <w:moveFrom w:id="492" w:author="Awet Teka" w:date="2025-09-13T12:17:00Z" w16du:dateUtc="2025-09-13T09:17:00Z">
        <w:r w:rsidRPr="00D938D3" w:rsidDel="00681F54">
          <w:t>Length_km is computed from end_chainage_km – start_chainage_km</w:t>
        </w:r>
      </w:moveFrom>
    </w:p>
    <w:moveFromRangeEnd w:id="158"/>
    <w:p w14:paraId="310AF2C1" w14:textId="7E9F6D98" w:rsidR="0065285C" w:rsidRDefault="0065285C">
      <w:pPr>
        <w:pStyle w:val="Heading3"/>
        <w:pPrChange w:id="493" w:author="Awet Teka" w:date="2025-09-13T12:29:00Z" w16du:dateUtc="2025-09-13T09:29:00Z">
          <w:pPr>
            <w:pStyle w:val="Heading2"/>
          </w:pPr>
        </w:pPrChange>
      </w:pPr>
      <w:r>
        <w:t>Structure Inventory</w:t>
      </w:r>
    </w:p>
    <w:p w14:paraId="0C0FA3D1" w14:textId="0EB4CDB8" w:rsidR="0065285C" w:rsidRDefault="0065285C" w:rsidP="00681F54">
      <w:pPr>
        <w:pStyle w:val="Heading4"/>
      </w:pPr>
      <w:proofErr w:type="spellStart"/>
      <w:r w:rsidRPr="0065285C">
        <w:t>Structure</w:t>
      </w:r>
      <w:r>
        <w:t>_Inventory</w:t>
      </w:r>
      <w:proofErr w:type="spellEnd"/>
      <w:r>
        <w:t xml:space="preserve"> (Master Table)</w:t>
      </w:r>
    </w:p>
    <w:p w14:paraId="4F0C4A43" w14:textId="77777777" w:rsidR="0065285C" w:rsidRDefault="0065285C" w:rsidP="0065285C">
      <w:pPr>
        <w:pStyle w:val="NormalWeb"/>
      </w:pPr>
      <w:r>
        <w:t>Stores all structures (bridges, culverts, fords, retaining walls, gabion walls, etc.) linked to roads.</w:t>
      </w:r>
    </w:p>
    <w:tbl>
      <w:tblPr>
        <w:tblStyle w:val="GridTable4"/>
        <w:tblW w:w="0" w:type="auto"/>
        <w:tblLook w:val="04A0" w:firstRow="1" w:lastRow="0" w:firstColumn="1" w:lastColumn="0" w:noHBand="0" w:noVBand="1"/>
      </w:tblPr>
      <w:tblGrid>
        <w:gridCol w:w="2000"/>
        <w:gridCol w:w="4296"/>
        <w:gridCol w:w="2334"/>
      </w:tblGrid>
      <w:tr w:rsidR="0065285C" w14:paraId="483AB30D" w14:textId="77777777" w:rsidTr="005638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589D52B" w14:textId="77777777" w:rsidR="0065285C" w:rsidRDefault="0065285C" w:rsidP="0065285C">
            <w:pPr>
              <w:jc w:val="center"/>
            </w:pPr>
            <w:r>
              <w:rPr>
                <w:b w:val="0"/>
                <w:bCs w:val="0"/>
              </w:rPr>
              <w:t>Field</w:t>
            </w:r>
          </w:p>
        </w:tc>
        <w:tc>
          <w:tcPr>
            <w:tcW w:w="0" w:type="auto"/>
            <w:hideMark/>
          </w:tcPr>
          <w:p w14:paraId="33C38A85" w14:textId="77777777" w:rsidR="0065285C" w:rsidRDefault="0065285C" w:rsidP="0065285C">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Type</w:t>
            </w:r>
          </w:p>
        </w:tc>
        <w:tc>
          <w:tcPr>
            <w:tcW w:w="0" w:type="auto"/>
            <w:hideMark/>
          </w:tcPr>
          <w:p w14:paraId="6FA5D71F" w14:textId="77777777" w:rsidR="0065285C" w:rsidRDefault="0065285C" w:rsidP="0065285C">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Description</w:t>
            </w:r>
          </w:p>
        </w:tc>
      </w:tr>
      <w:tr w:rsidR="0065285C" w14:paraId="0BA4B9CE" w14:textId="77777777" w:rsidTr="005638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F3DE0E" w14:textId="77777777" w:rsidR="0065285C" w:rsidRDefault="0065285C" w:rsidP="0065285C">
            <w:pPr>
              <w:rPr>
                <w:b w:val="0"/>
                <w:bCs w:val="0"/>
              </w:rPr>
            </w:pPr>
            <w:proofErr w:type="spellStart"/>
            <w:r>
              <w:t>structure_id</w:t>
            </w:r>
            <w:proofErr w:type="spellEnd"/>
          </w:p>
        </w:tc>
        <w:tc>
          <w:tcPr>
            <w:tcW w:w="0" w:type="auto"/>
            <w:hideMark/>
          </w:tcPr>
          <w:p w14:paraId="3C9A7AE1" w14:textId="77777777" w:rsidR="0065285C" w:rsidRDefault="0065285C" w:rsidP="0065285C">
            <w:pPr>
              <w:cnfStyle w:val="000000100000" w:firstRow="0" w:lastRow="0" w:firstColumn="0" w:lastColumn="0" w:oddVBand="0" w:evenVBand="0" w:oddHBand="1" w:evenHBand="0" w:firstRowFirstColumn="0" w:firstRowLastColumn="0" w:lastRowFirstColumn="0" w:lastRowLastColumn="0"/>
            </w:pPr>
            <w:r>
              <w:t>INT / BIGSERIAL (PK)</w:t>
            </w:r>
          </w:p>
        </w:tc>
        <w:tc>
          <w:tcPr>
            <w:tcW w:w="0" w:type="auto"/>
            <w:hideMark/>
          </w:tcPr>
          <w:p w14:paraId="0D68E1A2" w14:textId="77777777" w:rsidR="0065285C" w:rsidRDefault="0065285C" w:rsidP="0065285C">
            <w:pPr>
              <w:cnfStyle w:val="000000100000" w:firstRow="0" w:lastRow="0" w:firstColumn="0" w:lastColumn="0" w:oddVBand="0" w:evenVBand="0" w:oddHBand="1" w:evenHBand="0" w:firstRowFirstColumn="0" w:firstRowLastColumn="0" w:lastRowFirstColumn="0" w:lastRowLastColumn="0"/>
            </w:pPr>
            <w:r>
              <w:t>Unique identifier for each structure</w:t>
            </w:r>
          </w:p>
        </w:tc>
      </w:tr>
      <w:tr w:rsidR="0065285C" w14:paraId="36CC8974" w14:textId="77777777" w:rsidTr="00563842">
        <w:tc>
          <w:tcPr>
            <w:cnfStyle w:val="001000000000" w:firstRow="0" w:lastRow="0" w:firstColumn="1" w:lastColumn="0" w:oddVBand="0" w:evenVBand="0" w:oddHBand="0" w:evenHBand="0" w:firstRowFirstColumn="0" w:firstRowLastColumn="0" w:lastRowFirstColumn="0" w:lastRowLastColumn="0"/>
            <w:tcW w:w="0" w:type="auto"/>
            <w:hideMark/>
          </w:tcPr>
          <w:p w14:paraId="4978BEEB" w14:textId="77777777" w:rsidR="0065285C" w:rsidRDefault="0065285C" w:rsidP="0065285C">
            <w:proofErr w:type="spellStart"/>
            <w:r>
              <w:t>road_id</w:t>
            </w:r>
            <w:proofErr w:type="spellEnd"/>
          </w:p>
        </w:tc>
        <w:tc>
          <w:tcPr>
            <w:tcW w:w="0" w:type="auto"/>
            <w:hideMark/>
          </w:tcPr>
          <w:p w14:paraId="38412838" w14:textId="77777777" w:rsidR="0065285C" w:rsidRDefault="0065285C" w:rsidP="0065285C">
            <w:pPr>
              <w:cnfStyle w:val="000000000000" w:firstRow="0" w:lastRow="0" w:firstColumn="0" w:lastColumn="0" w:oddVBand="0" w:evenVBand="0" w:oddHBand="0" w:evenHBand="0" w:firstRowFirstColumn="0" w:firstRowLastColumn="0" w:lastRowFirstColumn="0" w:lastRowLastColumn="0"/>
            </w:pPr>
            <w:r>
              <w:t>INT, FK → Road</w:t>
            </w:r>
          </w:p>
        </w:tc>
        <w:tc>
          <w:tcPr>
            <w:tcW w:w="0" w:type="auto"/>
            <w:hideMark/>
          </w:tcPr>
          <w:p w14:paraId="36B0C6EF" w14:textId="77777777" w:rsidR="0065285C" w:rsidRDefault="0065285C" w:rsidP="0065285C">
            <w:pPr>
              <w:cnfStyle w:val="000000000000" w:firstRow="0" w:lastRow="0" w:firstColumn="0" w:lastColumn="0" w:oddVBand="0" w:evenVBand="0" w:oddHBand="0" w:evenHBand="0" w:firstRowFirstColumn="0" w:firstRowLastColumn="0" w:lastRowFirstColumn="0" w:lastRowLastColumn="0"/>
            </w:pPr>
            <w:r>
              <w:t>Parent road</w:t>
            </w:r>
          </w:p>
        </w:tc>
      </w:tr>
      <w:tr w:rsidR="0065285C" w14:paraId="477E8F95" w14:textId="77777777" w:rsidTr="005638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FC1FDAE" w14:textId="77777777" w:rsidR="0065285C" w:rsidRDefault="0065285C" w:rsidP="0065285C">
            <w:proofErr w:type="spellStart"/>
            <w:r>
              <w:t>section_id</w:t>
            </w:r>
            <w:proofErr w:type="spellEnd"/>
          </w:p>
        </w:tc>
        <w:tc>
          <w:tcPr>
            <w:tcW w:w="0" w:type="auto"/>
            <w:hideMark/>
          </w:tcPr>
          <w:p w14:paraId="302DF48C" w14:textId="77777777" w:rsidR="0065285C" w:rsidRDefault="0065285C" w:rsidP="0065285C">
            <w:pPr>
              <w:cnfStyle w:val="000000100000" w:firstRow="0" w:lastRow="0" w:firstColumn="0" w:lastColumn="0" w:oddVBand="0" w:evenVBand="0" w:oddHBand="1" w:evenHBand="0" w:firstRowFirstColumn="0" w:firstRowLastColumn="0" w:lastRowFirstColumn="0" w:lastRowLastColumn="0"/>
            </w:pPr>
            <w:r>
              <w:t xml:space="preserve">INT, FK → </w:t>
            </w:r>
            <w:proofErr w:type="spellStart"/>
            <w:r>
              <w:t>Road_Section</w:t>
            </w:r>
            <w:proofErr w:type="spellEnd"/>
            <w:r>
              <w:t xml:space="preserve"> (nullable)</w:t>
            </w:r>
          </w:p>
        </w:tc>
        <w:tc>
          <w:tcPr>
            <w:tcW w:w="0" w:type="auto"/>
            <w:hideMark/>
          </w:tcPr>
          <w:p w14:paraId="6E0B6DC2" w14:textId="77777777" w:rsidR="0065285C" w:rsidRDefault="0065285C" w:rsidP="0065285C">
            <w:pPr>
              <w:cnfStyle w:val="000000100000" w:firstRow="0" w:lastRow="0" w:firstColumn="0" w:lastColumn="0" w:oddVBand="0" w:evenVBand="0" w:oddHBand="1" w:evenHBand="0" w:firstRowFirstColumn="0" w:firstRowLastColumn="0" w:lastRowFirstColumn="0" w:lastRowLastColumn="0"/>
            </w:pPr>
            <w:r>
              <w:t>Optional link to section</w:t>
            </w:r>
          </w:p>
        </w:tc>
      </w:tr>
      <w:tr w:rsidR="0065285C" w14:paraId="5CF5FE74" w14:textId="77777777" w:rsidTr="00563842">
        <w:tc>
          <w:tcPr>
            <w:cnfStyle w:val="001000000000" w:firstRow="0" w:lastRow="0" w:firstColumn="1" w:lastColumn="0" w:oddVBand="0" w:evenVBand="0" w:oddHBand="0" w:evenHBand="0" w:firstRowFirstColumn="0" w:firstRowLastColumn="0" w:lastRowFirstColumn="0" w:lastRowLastColumn="0"/>
            <w:tcW w:w="0" w:type="auto"/>
            <w:hideMark/>
          </w:tcPr>
          <w:p w14:paraId="5D571461" w14:textId="77777777" w:rsidR="0065285C" w:rsidRDefault="0065285C" w:rsidP="0065285C">
            <w:proofErr w:type="spellStart"/>
            <w:r>
              <w:t>station_km</w:t>
            </w:r>
            <w:proofErr w:type="spellEnd"/>
          </w:p>
        </w:tc>
        <w:tc>
          <w:tcPr>
            <w:tcW w:w="0" w:type="auto"/>
            <w:hideMark/>
          </w:tcPr>
          <w:p w14:paraId="70B5B17D" w14:textId="77777777" w:rsidR="0065285C" w:rsidRDefault="0065285C" w:rsidP="0065285C">
            <w:pPr>
              <w:cnfStyle w:val="000000000000" w:firstRow="0" w:lastRow="0" w:firstColumn="0" w:lastColumn="0" w:oddVBand="0" w:evenVBand="0" w:oddHBand="0" w:evenHBand="0" w:firstRowFirstColumn="0" w:firstRowLastColumn="0" w:lastRowFirstColumn="0" w:lastRowLastColumn="0"/>
            </w:pPr>
            <w:proofErr w:type="gramStart"/>
            <w:r>
              <w:t>DECIMAL(</w:t>
            </w:r>
            <w:proofErr w:type="gramEnd"/>
            <w:r>
              <w:t>8,3)</w:t>
            </w:r>
          </w:p>
        </w:tc>
        <w:tc>
          <w:tcPr>
            <w:tcW w:w="0" w:type="auto"/>
            <w:hideMark/>
          </w:tcPr>
          <w:p w14:paraId="056709F7" w14:textId="77777777" w:rsidR="0065285C" w:rsidRDefault="0065285C" w:rsidP="0065285C">
            <w:pPr>
              <w:cnfStyle w:val="000000000000" w:firstRow="0" w:lastRow="0" w:firstColumn="0" w:lastColumn="0" w:oddVBand="0" w:evenVBand="0" w:oddHBand="0" w:evenHBand="0" w:firstRowFirstColumn="0" w:firstRowLastColumn="0" w:lastRowFirstColumn="0" w:lastRowLastColumn="0"/>
            </w:pPr>
            <w:r>
              <w:t>Location along the road (chainage)</w:t>
            </w:r>
          </w:p>
        </w:tc>
      </w:tr>
      <w:tr w:rsidR="0065285C" w14:paraId="5D99C609" w14:textId="77777777" w:rsidTr="005638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42F8B0B" w14:textId="77777777" w:rsidR="0065285C" w:rsidRDefault="0065285C" w:rsidP="0065285C">
            <w:proofErr w:type="spellStart"/>
            <w:r>
              <w:t>location_point</w:t>
            </w:r>
            <w:proofErr w:type="spellEnd"/>
          </w:p>
        </w:tc>
        <w:tc>
          <w:tcPr>
            <w:tcW w:w="0" w:type="auto"/>
            <w:hideMark/>
          </w:tcPr>
          <w:p w14:paraId="0EF61C36" w14:textId="77777777" w:rsidR="0065285C" w:rsidRDefault="0065285C" w:rsidP="0065285C">
            <w:pPr>
              <w:cnfStyle w:val="000000100000" w:firstRow="0" w:lastRow="0" w:firstColumn="0" w:lastColumn="0" w:oddVBand="0" w:evenVBand="0" w:oddHBand="1" w:evenHBand="0" w:firstRowFirstColumn="0" w:firstRowLastColumn="0" w:lastRowFirstColumn="0" w:lastRowLastColumn="0"/>
            </w:pPr>
            <w:r>
              <w:t>GEOMETRY(Point,4326) / JSON {</w:t>
            </w:r>
            <w:proofErr w:type="gramStart"/>
            <w:r>
              <w:t>E,N</w:t>
            </w:r>
            <w:proofErr w:type="gramEnd"/>
            <w:r>
              <w:t>}</w:t>
            </w:r>
          </w:p>
        </w:tc>
        <w:tc>
          <w:tcPr>
            <w:tcW w:w="0" w:type="auto"/>
            <w:hideMark/>
          </w:tcPr>
          <w:p w14:paraId="12A4F6B9" w14:textId="77777777" w:rsidR="0065285C" w:rsidRDefault="0065285C" w:rsidP="0065285C">
            <w:pPr>
              <w:cnfStyle w:val="000000100000" w:firstRow="0" w:lastRow="0" w:firstColumn="0" w:lastColumn="0" w:oddVBand="0" w:evenVBand="0" w:oddHBand="1" w:evenHBand="0" w:firstRowFirstColumn="0" w:firstRowLastColumn="0" w:lastRowFirstColumn="0" w:lastRowLastColumn="0"/>
            </w:pPr>
            <w:r>
              <w:t>GPS coordinates of the structure</w:t>
            </w:r>
          </w:p>
        </w:tc>
      </w:tr>
      <w:tr w:rsidR="0065285C" w14:paraId="65DDE78F" w14:textId="77777777" w:rsidTr="00563842">
        <w:tc>
          <w:tcPr>
            <w:cnfStyle w:val="001000000000" w:firstRow="0" w:lastRow="0" w:firstColumn="1" w:lastColumn="0" w:oddVBand="0" w:evenVBand="0" w:oddHBand="0" w:evenHBand="0" w:firstRowFirstColumn="0" w:firstRowLastColumn="0" w:lastRowFirstColumn="0" w:lastRowLastColumn="0"/>
            <w:tcW w:w="0" w:type="auto"/>
            <w:hideMark/>
          </w:tcPr>
          <w:p w14:paraId="6F4F3543" w14:textId="77777777" w:rsidR="0065285C" w:rsidRDefault="0065285C" w:rsidP="0065285C">
            <w:proofErr w:type="spellStart"/>
            <w:r>
              <w:t>structure_category</w:t>
            </w:r>
            <w:proofErr w:type="spellEnd"/>
          </w:p>
        </w:tc>
        <w:tc>
          <w:tcPr>
            <w:tcW w:w="0" w:type="auto"/>
            <w:hideMark/>
          </w:tcPr>
          <w:p w14:paraId="4CBB3E0E" w14:textId="77777777" w:rsidR="0065285C" w:rsidRDefault="0065285C" w:rsidP="0065285C">
            <w:pPr>
              <w:cnfStyle w:val="000000000000" w:firstRow="0" w:lastRow="0" w:firstColumn="0" w:lastColumn="0" w:oddVBand="0" w:evenVBand="0" w:oddHBand="0" w:evenHBand="0" w:firstRowFirstColumn="0" w:firstRowLastColumn="0" w:lastRowFirstColumn="0" w:lastRowLastColumn="0"/>
            </w:pPr>
            <w:proofErr w:type="gramStart"/>
            <w:r>
              <w:t>ENUM(</w:t>
            </w:r>
            <w:proofErr w:type="gramEnd"/>
            <w:r>
              <w:t>'</w:t>
            </w:r>
            <w:proofErr w:type="spellStart"/>
            <w:r>
              <w:t>Bridge','Culvert','Ford','Retaining</w:t>
            </w:r>
            <w:proofErr w:type="spellEnd"/>
            <w:r>
              <w:t xml:space="preserve"> </w:t>
            </w:r>
            <w:proofErr w:type="spellStart"/>
            <w:r>
              <w:t>Wall','Gabion</w:t>
            </w:r>
            <w:proofErr w:type="spellEnd"/>
            <w:r>
              <w:t xml:space="preserve"> </w:t>
            </w:r>
            <w:proofErr w:type="spellStart"/>
            <w:r>
              <w:t>Wall','Other</w:t>
            </w:r>
            <w:proofErr w:type="spellEnd"/>
            <w:r>
              <w:t>')</w:t>
            </w:r>
          </w:p>
        </w:tc>
        <w:tc>
          <w:tcPr>
            <w:tcW w:w="0" w:type="auto"/>
            <w:hideMark/>
          </w:tcPr>
          <w:p w14:paraId="46487C85" w14:textId="77777777" w:rsidR="0065285C" w:rsidRDefault="0065285C" w:rsidP="0065285C">
            <w:pPr>
              <w:cnfStyle w:val="000000000000" w:firstRow="0" w:lastRow="0" w:firstColumn="0" w:lastColumn="0" w:oddVBand="0" w:evenVBand="0" w:oddHBand="0" w:evenHBand="0" w:firstRowFirstColumn="0" w:firstRowLastColumn="0" w:lastRowFirstColumn="0" w:lastRowLastColumn="0"/>
            </w:pPr>
            <w:r>
              <w:t>General category of structure</w:t>
            </w:r>
          </w:p>
        </w:tc>
      </w:tr>
      <w:tr w:rsidR="0065285C" w14:paraId="18847FED" w14:textId="77777777" w:rsidTr="005638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D0952B6" w14:textId="77777777" w:rsidR="0065285C" w:rsidRDefault="0065285C" w:rsidP="0065285C">
            <w:proofErr w:type="spellStart"/>
            <w:r>
              <w:t>structure_type</w:t>
            </w:r>
            <w:proofErr w:type="spellEnd"/>
          </w:p>
        </w:tc>
        <w:tc>
          <w:tcPr>
            <w:tcW w:w="0" w:type="auto"/>
            <w:hideMark/>
          </w:tcPr>
          <w:p w14:paraId="39B6C9F6" w14:textId="7EAD2F6C" w:rsidR="0065285C" w:rsidRDefault="0065285C" w:rsidP="0065285C">
            <w:pPr>
              <w:cnfStyle w:val="000000100000" w:firstRow="0" w:lastRow="0" w:firstColumn="0" w:lastColumn="0" w:oddVBand="0" w:evenVBand="0" w:oddHBand="1" w:evenHBand="0" w:firstRowFirstColumn="0" w:firstRowLastColumn="0" w:lastRowFirstColumn="0" w:lastRowLastColumn="0"/>
            </w:pPr>
            <w:r>
              <w:t>Enum</w:t>
            </w:r>
          </w:p>
        </w:tc>
        <w:tc>
          <w:tcPr>
            <w:tcW w:w="0" w:type="auto"/>
            <w:hideMark/>
          </w:tcPr>
          <w:p w14:paraId="346EC4E6" w14:textId="571C69AE" w:rsidR="0065285C" w:rsidRDefault="00A154D7" w:rsidP="0065285C">
            <w:pPr>
              <w:cnfStyle w:val="000000100000" w:firstRow="0" w:lastRow="0" w:firstColumn="0" w:lastColumn="0" w:oddVBand="0" w:evenVBand="0" w:oddHBand="1" w:evenHBand="0" w:firstRowFirstColumn="0" w:firstRowLastColumn="0" w:lastRowFirstColumn="0" w:lastRowLastColumn="0"/>
            </w:pPr>
            <w:r>
              <w:rPr>
                <w:rFonts w:cs="Times New Roman"/>
              </w:rPr>
              <w:t>(</w:t>
            </w:r>
            <w:proofErr w:type="gramStart"/>
            <w:r>
              <w:rPr>
                <w:rFonts w:cs="Times New Roman"/>
              </w:rPr>
              <w:t>with</w:t>
            </w:r>
            <w:proofErr w:type="gramEnd"/>
            <w:r>
              <w:rPr>
                <w:rFonts w:cs="Times New Roman"/>
              </w:rPr>
              <w:t xml:space="preserve"> </w:t>
            </w:r>
            <w:r>
              <w:rPr>
                <w:rFonts w:cs="Times New Roman"/>
                <w:i/>
              </w:rPr>
              <w:t xml:space="preserve">Concrete </w:t>
            </w:r>
            <w:r w:rsidRPr="00B250BC">
              <w:rPr>
                <w:rFonts w:cs="Times New Roman"/>
                <w:i/>
              </w:rPr>
              <w:t>Bridg</w:t>
            </w:r>
            <w:r>
              <w:rPr>
                <w:rFonts w:cs="Times New Roman"/>
                <w:i/>
              </w:rPr>
              <w:t>e, Stone Bridge, Bailey Bridge, Steel Bridge,</w:t>
            </w:r>
            <w:r w:rsidRPr="00B250BC">
              <w:rPr>
                <w:rFonts w:cs="Times New Roman"/>
                <w:i/>
              </w:rPr>
              <w:t xml:space="preserve"> </w:t>
            </w:r>
            <w:r>
              <w:rPr>
                <w:rFonts w:cs="Times New Roman"/>
                <w:i/>
              </w:rPr>
              <w:t>and Timber Bridge</w:t>
            </w:r>
          </w:p>
        </w:tc>
      </w:tr>
      <w:tr w:rsidR="0065285C" w14:paraId="69736F4A" w14:textId="77777777" w:rsidTr="00563842">
        <w:tc>
          <w:tcPr>
            <w:cnfStyle w:val="001000000000" w:firstRow="0" w:lastRow="0" w:firstColumn="1" w:lastColumn="0" w:oddVBand="0" w:evenVBand="0" w:oddHBand="0" w:evenHBand="0" w:firstRowFirstColumn="0" w:firstRowLastColumn="0" w:lastRowFirstColumn="0" w:lastRowLastColumn="0"/>
            <w:tcW w:w="0" w:type="auto"/>
            <w:hideMark/>
          </w:tcPr>
          <w:p w14:paraId="2E2C6ECE" w14:textId="77777777" w:rsidR="0065285C" w:rsidRDefault="0065285C" w:rsidP="0065285C">
            <w:commentRangeStart w:id="494"/>
            <w:proofErr w:type="spellStart"/>
            <w:r>
              <w:t>condition_code</w:t>
            </w:r>
            <w:proofErr w:type="spellEnd"/>
          </w:p>
        </w:tc>
        <w:tc>
          <w:tcPr>
            <w:tcW w:w="0" w:type="auto"/>
            <w:hideMark/>
          </w:tcPr>
          <w:p w14:paraId="79A3A827" w14:textId="77777777" w:rsidR="0065285C" w:rsidRDefault="0065285C" w:rsidP="0065285C">
            <w:pPr>
              <w:cnfStyle w:val="000000000000" w:firstRow="0" w:lastRow="0" w:firstColumn="0" w:lastColumn="0" w:oddVBand="0" w:evenVBand="0" w:oddHBand="0" w:evenHBand="0" w:firstRowFirstColumn="0" w:firstRowLastColumn="0" w:lastRowFirstColumn="0" w:lastRowLastColumn="0"/>
            </w:pPr>
            <w:proofErr w:type="gramStart"/>
            <w:r>
              <w:t>ENUM(</w:t>
            </w:r>
            <w:proofErr w:type="gramEnd"/>
            <w:r>
              <w:t>1,2,3,4)</w:t>
            </w:r>
          </w:p>
        </w:tc>
        <w:tc>
          <w:tcPr>
            <w:tcW w:w="0" w:type="auto"/>
            <w:hideMark/>
          </w:tcPr>
          <w:p w14:paraId="1676DFC6" w14:textId="77777777" w:rsidR="0065285C" w:rsidRDefault="0065285C" w:rsidP="0065285C">
            <w:pPr>
              <w:cnfStyle w:val="000000000000" w:firstRow="0" w:lastRow="0" w:firstColumn="0" w:lastColumn="0" w:oddVBand="0" w:evenVBand="0" w:oddHBand="0" w:evenHBand="0" w:firstRowFirstColumn="0" w:firstRowLastColumn="0" w:lastRowFirstColumn="0" w:lastRowLastColumn="0"/>
            </w:pPr>
            <w:r>
              <w:t>Condition rating (1 = Good, 4 = Poor)</w:t>
            </w:r>
            <w:commentRangeEnd w:id="494"/>
            <w:r w:rsidR="0070585E">
              <w:rPr>
                <w:rStyle w:val="CommentReference"/>
              </w:rPr>
              <w:commentReference w:id="494"/>
            </w:r>
          </w:p>
        </w:tc>
      </w:tr>
      <w:tr w:rsidR="0065285C" w14:paraId="59303112" w14:textId="77777777" w:rsidTr="005638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C816B36" w14:textId="77777777" w:rsidR="0065285C" w:rsidRDefault="0065285C" w:rsidP="0065285C">
            <w:proofErr w:type="spellStart"/>
            <w:r>
              <w:t>head_walls_flag</w:t>
            </w:r>
            <w:proofErr w:type="spellEnd"/>
          </w:p>
        </w:tc>
        <w:tc>
          <w:tcPr>
            <w:tcW w:w="0" w:type="auto"/>
            <w:hideMark/>
          </w:tcPr>
          <w:p w14:paraId="5BFABDB9" w14:textId="77777777" w:rsidR="0065285C" w:rsidRDefault="0065285C" w:rsidP="0065285C">
            <w:pPr>
              <w:cnfStyle w:val="000000100000" w:firstRow="0" w:lastRow="0" w:firstColumn="0" w:lastColumn="0" w:oddVBand="0" w:evenVBand="0" w:oddHBand="1" w:evenHBand="0" w:firstRowFirstColumn="0" w:firstRowLastColumn="0" w:lastRowFirstColumn="0" w:lastRowLastColumn="0"/>
            </w:pPr>
            <w:r>
              <w:t>BOOLEAN</w:t>
            </w:r>
          </w:p>
        </w:tc>
        <w:tc>
          <w:tcPr>
            <w:tcW w:w="0" w:type="auto"/>
            <w:hideMark/>
          </w:tcPr>
          <w:p w14:paraId="3D4D4A82" w14:textId="77777777" w:rsidR="0065285C" w:rsidRDefault="0065285C" w:rsidP="0065285C">
            <w:pPr>
              <w:cnfStyle w:val="000000100000" w:firstRow="0" w:lastRow="0" w:firstColumn="0" w:lastColumn="0" w:oddVBand="0" w:evenVBand="0" w:oddHBand="1" w:evenHBand="0" w:firstRowFirstColumn="0" w:firstRowLastColumn="0" w:lastRowFirstColumn="0" w:lastRowLastColumn="0"/>
            </w:pPr>
            <w:r>
              <w:t>Indicates whether head walls are present</w:t>
            </w:r>
          </w:p>
        </w:tc>
      </w:tr>
      <w:tr w:rsidR="0065285C" w14:paraId="4735CD0F" w14:textId="77777777" w:rsidTr="00563842">
        <w:tc>
          <w:tcPr>
            <w:cnfStyle w:val="001000000000" w:firstRow="0" w:lastRow="0" w:firstColumn="1" w:lastColumn="0" w:oddVBand="0" w:evenVBand="0" w:oddHBand="0" w:evenHBand="0" w:firstRowFirstColumn="0" w:firstRowLastColumn="0" w:lastRowFirstColumn="0" w:lastRowLastColumn="0"/>
            <w:tcW w:w="0" w:type="auto"/>
            <w:hideMark/>
          </w:tcPr>
          <w:p w14:paraId="28D76332" w14:textId="3F2CB056" w:rsidR="0065285C" w:rsidRDefault="003B44A8" w:rsidP="0065285C">
            <w:r>
              <w:t>C</w:t>
            </w:r>
            <w:r w:rsidR="0065285C">
              <w:t>omments</w:t>
            </w:r>
          </w:p>
        </w:tc>
        <w:tc>
          <w:tcPr>
            <w:tcW w:w="0" w:type="auto"/>
            <w:hideMark/>
          </w:tcPr>
          <w:p w14:paraId="6A053EF7" w14:textId="77777777" w:rsidR="0065285C" w:rsidRDefault="0065285C" w:rsidP="0065285C">
            <w:pPr>
              <w:cnfStyle w:val="000000000000" w:firstRow="0" w:lastRow="0" w:firstColumn="0" w:lastColumn="0" w:oddVBand="0" w:evenVBand="0" w:oddHBand="0" w:evenHBand="0" w:firstRowFirstColumn="0" w:firstRowLastColumn="0" w:lastRowFirstColumn="0" w:lastRowLastColumn="0"/>
            </w:pPr>
            <w:r>
              <w:t>TEXT</w:t>
            </w:r>
          </w:p>
        </w:tc>
        <w:tc>
          <w:tcPr>
            <w:tcW w:w="0" w:type="auto"/>
            <w:hideMark/>
          </w:tcPr>
          <w:p w14:paraId="664D86B5" w14:textId="77777777" w:rsidR="0065285C" w:rsidRDefault="0065285C" w:rsidP="0065285C">
            <w:pPr>
              <w:cnfStyle w:val="000000000000" w:firstRow="0" w:lastRow="0" w:firstColumn="0" w:lastColumn="0" w:oddVBand="0" w:evenVBand="0" w:oddHBand="0" w:evenHBand="0" w:firstRowFirstColumn="0" w:firstRowLastColumn="0" w:lastRowFirstColumn="0" w:lastRowLastColumn="0"/>
            </w:pPr>
            <w:r>
              <w:t>Notes or remarks</w:t>
            </w:r>
          </w:p>
        </w:tc>
      </w:tr>
      <w:tr w:rsidR="0065285C" w14:paraId="4AB7CE29" w14:textId="77777777" w:rsidTr="005638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08833A" w14:textId="2CF3D683" w:rsidR="0065285C" w:rsidRDefault="003B44A8" w:rsidP="0065285C">
            <w:r>
              <w:t>A</w:t>
            </w:r>
            <w:r w:rsidR="0065285C">
              <w:t>ttachments</w:t>
            </w:r>
          </w:p>
        </w:tc>
        <w:tc>
          <w:tcPr>
            <w:tcW w:w="0" w:type="auto"/>
            <w:hideMark/>
          </w:tcPr>
          <w:p w14:paraId="3F9F2C8D" w14:textId="77777777" w:rsidR="0065285C" w:rsidRDefault="0065285C" w:rsidP="0065285C">
            <w:pPr>
              <w:cnfStyle w:val="000000100000" w:firstRow="0" w:lastRow="0" w:firstColumn="0" w:lastColumn="0" w:oddVBand="0" w:evenVBand="0" w:oddHBand="1" w:evenHBand="0" w:firstRowFirstColumn="0" w:firstRowLastColumn="0" w:lastRowFirstColumn="0" w:lastRowLastColumn="0"/>
            </w:pPr>
            <w:r>
              <w:t>JSON / TEXT</w:t>
            </w:r>
          </w:p>
        </w:tc>
        <w:tc>
          <w:tcPr>
            <w:tcW w:w="0" w:type="auto"/>
            <w:hideMark/>
          </w:tcPr>
          <w:p w14:paraId="587CE707" w14:textId="77777777" w:rsidR="0065285C" w:rsidRDefault="0065285C" w:rsidP="0065285C">
            <w:pPr>
              <w:cnfStyle w:val="000000100000" w:firstRow="0" w:lastRow="0" w:firstColumn="0" w:lastColumn="0" w:oddVBand="0" w:evenVBand="0" w:oddHBand="1" w:evenHBand="0" w:firstRowFirstColumn="0" w:firstRowLastColumn="0" w:lastRowFirstColumn="0" w:lastRowLastColumn="0"/>
            </w:pPr>
            <w:r>
              <w:t>Photos or inspection documents</w:t>
            </w:r>
          </w:p>
        </w:tc>
      </w:tr>
      <w:tr w:rsidR="0065285C" w14:paraId="05E080D8" w14:textId="77777777" w:rsidTr="00563842">
        <w:tc>
          <w:tcPr>
            <w:cnfStyle w:val="001000000000" w:firstRow="0" w:lastRow="0" w:firstColumn="1" w:lastColumn="0" w:oddVBand="0" w:evenVBand="0" w:oddHBand="0" w:evenHBand="0" w:firstRowFirstColumn="0" w:firstRowLastColumn="0" w:lastRowFirstColumn="0" w:lastRowLastColumn="0"/>
            <w:tcW w:w="0" w:type="auto"/>
            <w:hideMark/>
          </w:tcPr>
          <w:p w14:paraId="086CD3D7" w14:textId="77777777" w:rsidR="0065285C" w:rsidRDefault="0065285C" w:rsidP="0065285C">
            <w:proofErr w:type="spellStart"/>
            <w:r>
              <w:t>created_date</w:t>
            </w:r>
            <w:proofErr w:type="spellEnd"/>
          </w:p>
        </w:tc>
        <w:tc>
          <w:tcPr>
            <w:tcW w:w="0" w:type="auto"/>
            <w:hideMark/>
          </w:tcPr>
          <w:p w14:paraId="52078385" w14:textId="77777777" w:rsidR="0065285C" w:rsidRDefault="0065285C" w:rsidP="0065285C">
            <w:pPr>
              <w:cnfStyle w:val="000000000000" w:firstRow="0" w:lastRow="0" w:firstColumn="0" w:lastColumn="0" w:oddVBand="0" w:evenVBand="0" w:oddHBand="0" w:evenHBand="0" w:firstRowFirstColumn="0" w:firstRowLastColumn="0" w:lastRowFirstColumn="0" w:lastRowLastColumn="0"/>
            </w:pPr>
            <w:r>
              <w:t>TIMESTAMP</w:t>
            </w:r>
          </w:p>
        </w:tc>
        <w:tc>
          <w:tcPr>
            <w:tcW w:w="0" w:type="auto"/>
            <w:hideMark/>
          </w:tcPr>
          <w:p w14:paraId="054D69CD" w14:textId="77777777" w:rsidR="0065285C" w:rsidRDefault="0065285C" w:rsidP="0065285C">
            <w:pPr>
              <w:cnfStyle w:val="000000000000" w:firstRow="0" w:lastRow="0" w:firstColumn="0" w:lastColumn="0" w:oddVBand="0" w:evenVBand="0" w:oddHBand="0" w:evenHBand="0" w:firstRowFirstColumn="0" w:firstRowLastColumn="0" w:lastRowFirstColumn="0" w:lastRowLastColumn="0"/>
            </w:pPr>
            <w:r>
              <w:t>Record creation date</w:t>
            </w:r>
          </w:p>
        </w:tc>
      </w:tr>
      <w:tr w:rsidR="0065285C" w14:paraId="15C789C1" w14:textId="77777777" w:rsidTr="005638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0BB87C2" w14:textId="77777777" w:rsidR="0065285C" w:rsidRDefault="0065285C" w:rsidP="0065285C">
            <w:proofErr w:type="spellStart"/>
            <w:r>
              <w:t>modified_date</w:t>
            </w:r>
            <w:proofErr w:type="spellEnd"/>
          </w:p>
        </w:tc>
        <w:tc>
          <w:tcPr>
            <w:tcW w:w="0" w:type="auto"/>
            <w:hideMark/>
          </w:tcPr>
          <w:p w14:paraId="0553D42E" w14:textId="77777777" w:rsidR="0065285C" w:rsidRDefault="0065285C" w:rsidP="0065285C">
            <w:pPr>
              <w:cnfStyle w:val="000000100000" w:firstRow="0" w:lastRow="0" w:firstColumn="0" w:lastColumn="0" w:oddVBand="0" w:evenVBand="0" w:oddHBand="1" w:evenHBand="0" w:firstRowFirstColumn="0" w:firstRowLastColumn="0" w:lastRowFirstColumn="0" w:lastRowLastColumn="0"/>
            </w:pPr>
            <w:r>
              <w:t>TIMESTAMP</w:t>
            </w:r>
          </w:p>
        </w:tc>
        <w:tc>
          <w:tcPr>
            <w:tcW w:w="0" w:type="auto"/>
            <w:hideMark/>
          </w:tcPr>
          <w:p w14:paraId="7BFF8CC0" w14:textId="77777777" w:rsidR="0065285C" w:rsidRDefault="0065285C" w:rsidP="0065285C">
            <w:pPr>
              <w:cnfStyle w:val="000000100000" w:firstRow="0" w:lastRow="0" w:firstColumn="0" w:lastColumn="0" w:oddVBand="0" w:evenVBand="0" w:oddHBand="1" w:evenHBand="0" w:firstRowFirstColumn="0" w:firstRowLastColumn="0" w:lastRowFirstColumn="0" w:lastRowLastColumn="0"/>
            </w:pPr>
            <w:r>
              <w:t>Last modification date</w:t>
            </w:r>
          </w:p>
        </w:tc>
      </w:tr>
    </w:tbl>
    <w:p w14:paraId="513A126D" w14:textId="325A5664" w:rsidR="00680802" w:rsidRDefault="00680802" w:rsidP="00680802">
      <w:pPr>
        <w:spacing w:before="240" w:after="160" w:line="360" w:lineRule="auto"/>
        <w:rPr>
          <w:ins w:id="495" w:author="Awet Teka" w:date="2025-09-24T14:36:00Z" w16du:dateUtc="2025-09-24T11:36:00Z"/>
        </w:rPr>
        <w:pPrChange w:id="496" w:author="Awet Teka" w:date="2025-09-24T14:36:00Z" w16du:dateUtc="2025-09-24T11:36:00Z">
          <w:pPr>
            <w:pStyle w:val="Heading4"/>
          </w:pPr>
        </w:pPrChange>
      </w:pPr>
      <w:ins w:id="497" w:author="Awet Teka" w:date="2025-09-24T14:36:00Z" w16du:dateUtc="2025-09-24T11:36:00Z">
        <w:r w:rsidRPr="00100121">
          <w:t>Purpose: inventory of built structures located on roads (culverts, bridges, retaining walls, fords).</w:t>
        </w:r>
        <w:r w:rsidRPr="00100121">
          <w:br/>
          <w:t xml:space="preserve">Stores: location (chainage and point), category/type, basic dimensions (pipe </w:t>
        </w:r>
        <w:proofErr w:type="spellStart"/>
        <w:r w:rsidRPr="00100121">
          <w:t>dia</w:t>
        </w:r>
        <w:proofErr w:type="spellEnd"/>
        <w:r w:rsidRPr="00100121">
          <w:t>), and inventory condition flag.</w:t>
        </w:r>
        <w:r w:rsidRPr="00100121">
          <w:br/>
          <w:t xml:space="preserve">Relations: FK → road and optionally </w:t>
        </w:r>
        <w:proofErr w:type="spellStart"/>
        <w:r w:rsidRPr="00100121">
          <w:t>road_section</w:t>
        </w:r>
        <w:proofErr w:type="spellEnd"/>
        <w:r w:rsidRPr="00100121">
          <w:t xml:space="preserve">; linked to </w:t>
        </w:r>
        <w:proofErr w:type="spellStart"/>
        <w:r w:rsidRPr="00100121">
          <w:t>structure_condition_detailed_survey</w:t>
        </w:r>
        <w:proofErr w:type="spellEnd"/>
        <w:r w:rsidRPr="00100121">
          <w:t>.</w:t>
        </w:r>
        <w:r w:rsidRPr="00100121">
          <w:br/>
          <w:t>Who uses it: asset managers, engineers, condition surveyors.</w:t>
        </w:r>
        <w:r w:rsidRPr="00100121">
          <w:br/>
          <w:t>When populated: during structure inventory surveys or from design/inspection records.</w:t>
        </w:r>
        <w:r w:rsidRPr="00100121">
          <w:br/>
          <w:t>Example: a concrete culvert at km 12.300, 2 pipes of 0.6 m diameter, category = Culvert.</w:t>
        </w:r>
      </w:ins>
    </w:p>
    <w:p w14:paraId="48583EC4" w14:textId="24D9C3D2" w:rsidR="0065285C" w:rsidRDefault="0065285C" w:rsidP="00681F54">
      <w:pPr>
        <w:pStyle w:val="Heading4"/>
      </w:pPr>
      <w:r>
        <w:t>Bridge</w:t>
      </w:r>
      <w:r w:rsidR="00230600">
        <w:t xml:space="preserve"> </w:t>
      </w:r>
      <w:r>
        <w:t>Details</w:t>
      </w:r>
    </w:p>
    <w:p w14:paraId="7C6CD3DE" w14:textId="77777777" w:rsidR="0065285C" w:rsidRDefault="0065285C" w:rsidP="0065285C">
      <w:pPr>
        <w:pStyle w:val="NormalWeb"/>
      </w:pPr>
      <w:r>
        <w:t>Holds attributes for bridge-type structures.</w:t>
      </w:r>
    </w:p>
    <w:tbl>
      <w:tblPr>
        <w:tblStyle w:val="GridTable4"/>
        <w:tblW w:w="0" w:type="auto"/>
        <w:tblLook w:val="04A0" w:firstRow="1" w:lastRow="0" w:firstColumn="1" w:lastColumn="0" w:noHBand="0" w:noVBand="1"/>
      </w:tblPr>
      <w:tblGrid>
        <w:gridCol w:w="1684"/>
        <w:gridCol w:w="4584"/>
        <w:gridCol w:w="2362"/>
      </w:tblGrid>
      <w:tr w:rsidR="0065285C" w14:paraId="17867422" w14:textId="77777777" w:rsidTr="005638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608F6B6" w14:textId="77777777" w:rsidR="0065285C" w:rsidRDefault="0065285C" w:rsidP="00A154D7">
            <w:pPr>
              <w:jc w:val="center"/>
            </w:pPr>
            <w:r>
              <w:rPr>
                <w:b w:val="0"/>
                <w:bCs w:val="0"/>
              </w:rPr>
              <w:lastRenderedPageBreak/>
              <w:t>Field</w:t>
            </w:r>
          </w:p>
        </w:tc>
        <w:tc>
          <w:tcPr>
            <w:tcW w:w="0" w:type="auto"/>
            <w:hideMark/>
          </w:tcPr>
          <w:p w14:paraId="50EDA91D" w14:textId="77777777" w:rsidR="0065285C" w:rsidRDefault="0065285C" w:rsidP="00A154D7">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Type</w:t>
            </w:r>
          </w:p>
        </w:tc>
        <w:tc>
          <w:tcPr>
            <w:tcW w:w="0" w:type="auto"/>
            <w:hideMark/>
          </w:tcPr>
          <w:p w14:paraId="487DA742" w14:textId="77777777" w:rsidR="0065285C" w:rsidRDefault="0065285C" w:rsidP="00A154D7">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Description</w:t>
            </w:r>
          </w:p>
        </w:tc>
      </w:tr>
      <w:tr w:rsidR="0065285C" w14:paraId="6CBB010B" w14:textId="77777777" w:rsidTr="005638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21F812" w14:textId="77777777" w:rsidR="0065285C" w:rsidRDefault="0065285C" w:rsidP="00A154D7">
            <w:pPr>
              <w:rPr>
                <w:b w:val="0"/>
                <w:bCs w:val="0"/>
              </w:rPr>
            </w:pPr>
            <w:proofErr w:type="spellStart"/>
            <w:r>
              <w:t>bridge_id</w:t>
            </w:r>
            <w:proofErr w:type="spellEnd"/>
          </w:p>
        </w:tc>
        <w:tc>
          <w:tcPr>
            <w:tcW w:w="0" w:type="auto"/>
            <w:hideMark/>
          </w:tcPr>
          <w:p w14:paraId="5E369B76" w14:textId="77777777" w:rsidR="0065285C" w:rsidRDefault="0065285C" w:rsidP="00A154D7">
            <w:pPr>
              <w:cnfStyle w:val="000000100000" w:firstRow="0" w:lastRow="0" w:firstColumn="0" w:lastColumn="0" w:oddVBand="0" w:evenVBand="0" w:oddHBand="1" w:evenHBand="0" w:firstRowFirstColumn="0" w:firstRowLastColumn="0" w:lastRowFirstColumn="0" w:lastRowLastColumn="0"/>
            </w:pPr>
            <w:r>
              <w:t>INT / BIGSERIAL (PK)</w:t>
            </w:r>
          </w:p>
        </w:tc>
        <w:tc>
          <w:tcPr>
            <w:tcW w:w="0" w:type="auto"/>
            <w:hideMark/>
          </w:tcPr>
          <w:p w14:paraId="6FF6DE4C" w14:textId="77777777" w:rsidR="0065285C" w:rsidRDefault="0065285C" w:rsidP="00A154D7">
            <w:pPr>
              <w:cnfStyle w:val="000000100000" w:firstRow="0" w:lastRow="0" w:firstColumn="0" w:lastColumn="0" w:oddVBand="0" w:evenVBand="0" w:oddHBand="1" w:evenHBand="0" w:firstRowFirstColumn="0" w:firstRowLastColumn="0" w:lastRowFirstColumn="0" w:lastRowLastColumn="0"/>
            </w:pPr>
            <w:r>
              <w:t>Unique identifier</w:t>
            </w:r>
          </w:p>
        </w:tc>
      </w:tr>
      <w:tr w:rsidR="0065285C" w14:paraId="35569DA3" w14:textId="77777777" w:rsidTr="00563842">
        <w:tc>
          <w:tcPr>
            <w:cnfStyle w:val="001000000000" w:firstRow="0" w:lastRow="0" w:firstColumn="1" w:lastColumn="0" w:oddVBand="0" w:evenVBand="0" w:oddHBand="0" w:evenHBand="0" w:firstRowFirstColumn="0" w:firstRowLastColumn="0" w:lastRowFirstColumn="0" w:lastRowLastColumn="0"/>
            <w:tcW w:w="0" w:type="auto"/>
            <w:hideMark/>
          </w:tcPr>
          <w:p w14:paraId="5D23F184" w14:textId="77777777" w:rsidR="0065285C" w:rsidRDefault="0065285C" w:rsidP="00A154D7">
            <w:proofErr w:type="spellStart"/>
            <w:r>
              <w:t>structure_id</w:t>
            </w:r>
            <w:proofErr w:type="spellEnd"/>
          </w:p>
        </w:tc>
        <w:tc>
          <w:tcPr>
            <w:tcW w:w="0" w:type="auto"/>
            <w:hideMark/>
          </w:tcPr>
          <w:p w14:paraId="46F52BCB" w14:textId="77777777" w:rsidR="0065285C" w:rsidRDefault="0065285C" w:rsidP="00A154D7">
            <w:pPr>
              <w:cnfStyle w:val="000000000000" w:firstRow="0" w:lastRow="0" w:firstColumn="0" w:lastColumn="0" w:oddVBand="0" w:evenVBand="0" w:oddHBand="0" w:evenHBand="0" w:firstRowFirstColumn="0" w:firstRowLastColumn="0" w:lastRowFirstColumn="0" w:lastRowLastColumn="0"/>
            </w:pPr>
            <w:r>
              <w:t xml:space="preserve">INT, FK → </w:t>
            </w:r>
            <w:proofErr w:type="spellStart"/>
            <w:r>
              <w:t>Structure_Inventory</w:t>
            </w:r>
            <w:proofErr w:type="spellEnd"/>
          </w:p>
        </w:tc>
        <w:tc>
          <w:tcPr>
            <w:tcW w:w="0" w:type="auto"/>
            <w:hideMark/>
          </w:tcPr>
          <w:p w14:paraId="469DF897" w14:textId="77777777" w:rsidR="0065285C" w:rsidRDefault="0065285C" w:rsidP="00A154D7">
            <w:pPr>
              <w:cnfStyle w:val="000000000000" w:firstRow="0" w:lastRow="0" w:firstColumn="0" w:lastColumn="0" w:oddVBand="0" w:evenVBand="0" w:oddHBand="0" w:evenHBand="0" w:firstRowFirstColumn="0" w:firstRowLastColumn="0" w:lastRowFirstColumn="0" w:lastRowLastColumn="0"/>
            </w:pPr>
            <w:r>
              <w:t>Parent structure</w:t>
            </w:r>
          </w:p>
        </w:tc>
      </w:tr>
      <w:tr w:rsidR="0065285C" w14:paraId="2802840B" w14:textId="77777777" w:rsidTr="005638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6EA3574" w14:textId="77777777" w:rsidR="0065285C" w:rsidRDefault="0065285C" w:rsidP="00A154D7">
            <w:proofErr w:type="spellStart"/>
            <w:r>
              <w:t>bridge_type</w:t>
            </w:r>
            <w:proofErr w:type="spellEnd"/>
          </w:p>
        </w:tc>
        <w:tc>
          <w:tcPr>
            <w:tcW w:w="0" w:type="auto"/>
            <w:hideMark/>
          </w:tcPr>
          <w:p w14:paraId="721188AA" w14:textId="77777777" w:rsidR="0065285C" w:rsidRDefault="0065285C" w:rsidP="00A154D7">
            <w:pPr>
              <w:cnfStyle w:val="000000100000" w:firstRow="0" w:lastRow="0" w:firstColumn="0" w:lastColumn="0" w:oddVBand="0" w:evenVBand="0" w:oddHBand="1" w:evenHBand="0" w:firstRowFirstColumn="0" w:firstRowLastColumn="0" w:lastRowFirstColumn="0" w:lastRowLastColumn="0"/>
            </w:pPr>
            <w:r>
              <w:t>ENUM('</w:t>
            </w:r>
            <w:proofErr w:type="spellStart"/>
            <w:r>
              <w:t>Concrete','Stone','Bailey','Steel','Timber</w:t>
            </w:r>
            <w:proofErr w:type="spellEnd"/>
            <w:r>
              <w:t>')</w:t>
            </w:r>
          </w:p>
        </w:tc>
        <w:tc>
          <w:tcPr>
            <w:tcW w:w="0" w:type="auto"/>
            <w:hideMark/>
          </w:tcPr>
          <w:p w14:paraId="25B4E6AF" w14:textId="77777777" w:rsidR="0065285C" w:rsidRDefault="0065285C" w:rsidP="00A154D7">
            <w:pPr>
              <w:cnfStyle w:val="000000100000" w:firstRow="0" w:lastRow="0" w:firstColumn="0" w:lastColumn="0" w:oddVBand="0" w:evenVBand="0" w:oddHBand="1" w:evenHBand="0" w:firstRowFirstColumn="0" w:firstRowLastColumn="0" w:lastRowFirstColumn="0" w:lastRowLastColumn="0"/>
            </w:pPr>
            <w:r>
              <w:t>Type of bridge</w:t>
            </w:r>
          </w:p>
        </w:tc>
      </w:tr>
      <w:tr w:rsidR="0065285C" w14:paraId="0561F398" w14:textId="77777777" w:rsidTr="00563842">
        <w:tc>
          <w:tcPr>
            <w:cnfStyle w:val="001000000000" w:firstRow="0" w:lastRow="0" w:firstColumn="1" w:lastColumn="0" w:oddVBand="0" w:evenVBand="0" w:oddHBand="0" w:evenHBand="0" w:firstRowFirstColumn="0" w:firstRowLastColumn="0" w:lastRowFirstColumn="0" w:lastRowLastColumn="0"/>
            <w:tcW w:w="0" w:type="auto"/>
            <w:hideMark/>
          </w:tcPr>
          <w:p w14:paraId="039063E1" w14:textId="77777777" w:rsidR="0065285C" w:rsidRDefault="0065285C" w:rsidP="00A154D7">
            <w:proofErr w:type="spellStart"/>
            <w:r>
              <w:t>span_count</w:t>
            </w:r>
            <w:proofErr w:type="spellEnd"/>
          </w:p>
        </w:tc>
        <w:tc>
          <w:tcPr>
            <w:tcW w:w="0" w:type="auto"/>
            <w:hideMark/>
          </w:tcPr>
          <w:p w14:paraId="555465F6" w14:textId="77777777" w:rsidR="0065285C" w:rsidRDefault="0065285C" w:rsidP="00A154D7">
            <w:pPr>
              <w:cnfStyle w:val="000000000000" w:firstRow="0" w:lastRow="0" w:firstColumn="0" w:lastColumn="0" w:oddVBand="0" w:evenVBand="0" w:oddHBand="0" w:evenHBand="0" w:firstRowFirstColumn="0" w:firstRowLastColumn="0" w:lastRowFirstColumn="0" w:lastRowLastColumn="0"/>
            </w:pPr>
            <w:r>
              <w:t>SMALLINT</w:t>
            </w:r>
          </w:p>
        </w:tc>
        <w:tc>
          <w:tcPr>
            <w:tcW w:w="0" w:type="auto"/>
            <w:hideMark/>
          </w:tcPr>
          <w:p w14:paraId="21D86330" w14:textId="77777777" w:rsidR="0065285C" w:rsidRDefault="0065285C" w:rsidP="00A154D7">
            <w:pPr>
              <w:cnfStyle w:val="000000000000" w:firstRow="0" w:lastRow="0" w:firstColumn="0" w:lastColumn="0" w:oddVBand="0" w:evenVBand="0" w:oddHBand="0" w:evenHBand="0" w:firstRowFirstColumn="0" w:firstRowLastColumn="0" w:lastRowFirstColumn="0" w:lastRowLastColumn="0"/>
            </w:pPr>
            <w:r>
              <w:t>Number of spans</w:t>
            </w:r>
          </w:p>
        </w:tc>
      </w:tr>
      <w:tr w:rsidR="0065285C" w14:paraId="757DD756" w14:textId="77777777" w:rsidTr="005638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9CAC8D1" w14:textId="77777777" w:rsidR="0065285C" w:rsidRDefault="0065285C" w:rsidP="00A154D7">
            <w:proofErr w:type="spellStart"/>
            <w:r>
              <w:t>width_m</w:t>
            </w:r>
            <w:proofErr w:type="spellEnd"/>
          </w:p>
        </w:tc>
        <w:tc>
          <w:tcPr>
            <w:tcW w:w="0" w:type="auto"/>
            <w:hideMark/>
          </w:tcPr>
          <w:p w14:paraId="1386AF0E" w14:textId="77777777" w:rsidR="0065285C" w:rsidRDefault="0065285C" w:rsidP="00A154D7">
            <w:pPr>
              <w:cnfStyle w:val="000000100000" w:firstRow="0" w:lastRow="0" w:firstColumn="0" w:lastColumn="0" w:oddVBand="0" w:evenVBand="0" w:oddHBand="1" w:evenHBand="0" w:firstRowFirstColumn="0" w:firstRowLastColumn="0" w:lastRowFirstColumn="0" w:lastRowLastColumn="0"/>
            </w:pPr>
            <w:proofErr w:type="gramStart"/>
            <w:r>
              <w:t>DECIMAL(</w:t>
            </w:r>
            <w:proofErr w:type="gramEnd"/>
            <w:r>
              <w:t>6,2)</w:t>
            </w:r>
          </w:p>
        </w:tc>
        <w:tc>
          <w:tcPr>
            <w:tcW w:w="0" w:type="auto"/>
            <w:hideMark/>
          </w:tcPr>
          <w:p w14:paraId="30F6573F" w14:textId="77777777" w:rsidR="0065285C" w:rsidRDefault="0065285C" w:rsidP="00A154D7">
            <w:pPr>
              <w:cnfStyle w:val="000000100000" w:firstRow="0" w:lastRow="0" w:firstColumn="0" w:lastColumn="0" w:oddVBand="0" w:evenVBand="0" w:oddHBand="1" w:evenHBand="0" w:firstRowFirstColumn="0" w:firstRowLastColumn="0" w:lastRowFirstColumn="0" w:lastRowLastColumn="0"/>
            </w:pPr>
            <w:r>
              <w:t>Bridge width (m)</w:t>
            </w:r>
          </w:p>
        </w:tc>
      </w:tr>
      <w:tr w:rsidR="0065285C" w14:paraId="1BB8DE5B" w14:textId="77777777" w:rsidTr="00563842">
        <w:tc>
          <w:tcPr>
            <w:cnfStyle w:val="001000000000" w:firstRow="0" w:lastRow="0" w:firstColumn="1" w:lastColumn="0" w:oddVBand="0" w:evenVBand="0" w:oddHBand="0" w:evenHBand="0" w:firstRowFirstColumn="0" w:firstRowLastColumn="0" w:lastRowFirstColumn="0" w:lastRowLastColumn="0"/>
            <w:tcW w:w="0" w:type="auto"/>
            <w:hideMark/>
          </w:tcPr>
          <w:p w14:paraId="77BAFB12" w14:textId="77777777" w:rsidR="0065285C" w:rsidRDefault="0065285C" w:rsidP="00A154D7">
            <w:proofErr w:type="spellStart"/>
            <w:r>
              <w:t>length_m</w:t>
            </w:r>
            <w:proofErr w:type="spellEnd"/>
          </w:p>
        </w:tc>
        <w:tc>
          <w:tcPr>
            <w:tcW w:w="0" w:type="auto"/>
            <w:hideMark/>
          </w:tcPr>
          <w:p w14:paraId="5B3ED30E" w14:textId="77777777" w:rsidR="0065285C" w:rsidRDefault="0065285C" w:rsidP="00A154D7">
            <w:pPr>
              <w:cnfStyle w:val="000000000000" w:firstRow="0" w:lastRow="0" w:firstColumn="0" w:lastColumn="0" w:oddVBand="0" w:evenVBand="0" w:oddHBand="0" w:evenHBand="0" w:firstRowFirstColumn="0" w:firstRowLastColumn="0" w:lastRowFirstColumn="0" w:lastRowLastColumn="0"/>
            </w:pPr>
            <w:proofErr w:type="gramStart"/>
            <w:r>
              <w:t>DECIMAL(</w:t>
            </w:r>
            <w:proofErr w:type="gramEnd"/>
            <w:r>
              <w:t>8,2)</w:t>
            </w:r>
          </w:p>
        </w:tc>
        <w:tc>
          <w:tcPr>
            <w:tcW w:w="0" w:type="auto"/>
            <w:hideMark/>
          </w:tcPr>
          <w:p w14:paraId="1433A11F" w14:textId="77777777" w:rsidR="0065285C" w:rsidRDefault="0065285C" w:rsidP="00A154D7">
            <w:pPr>
              <w:cnfStyle w:val="000000000000" w:firstRow="0" w:lastRow="0" w:firstColumn="0" w:lastColumn="0" w:oddVBand="0" w:evenVBand="0" w:oddHBand="0" w:evenHBand="0" w:firstRowFirstColumn="0" w:firstRowLastColumn="0" w:lastRowFirstColumn="0" w:lastRowLastColumn="0"/>
            </w:pPr>
            <w:r>
              <w:t>Bridge length (m)</w:t>
            </w:r>
          </w:p>
        </w:tc>
      </w:tr>
      <w:tr w:rsidR="0065285C" w14:paraId="689A986E" w14:textId="77777777" w:rsidTr="005638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371676" w14:textId="77777777" w:rsidR="0065285C" w:rsidRDefault="0065285C" w:rsidP="00A154D7">
            <w:proofErr w:type="spellStart"/>
            <w:r>
              <w:t>has_head_walls</w:t>
            </w:r>
            <w:proofErr w:type="spellEnd"/>
          </w:p>
        </w:tc>
        <w:tc>
          <w:tcPr>
            <w:tcW w:w="0" w:type="auto"/>
            <w:hideMark/>
          </w:tcPr>
          <w:p w14:paraId="426578B2" w14:textId="77777777" w:rsidR="0065285C" w:rsidRDefault="0065285C" w:rsidP="00A154D7">
            <w:pPr>
              <w:cnfStyle w:val="000000100000" w:firstRow="0" w:lastRow="0" w:firstColumn="0" w:lastColumn="0" w:oddVBand="0" w:evenVBand="0" w:oddHBand="1" w:evenHBand="0" w:firstRowFirstColumn="0" w:firstRowLastColumn="0" w:lastRowFirstColumn="0" w:lastRowLastColumn="0"/>
            </w:pPr>
            <w:r>
              <w:t>BOOLEAN</w:t>
            </w:r>
          </w:p>
        </w:tc>
        <w:tc>
          <w:tcPr>
            <w:tcW w:w="0" w:type="auto"/>
            <w:hideMark/>
          </w:tcPr>
          <w:p w14:paraId="49D4179C" w14:textId="77777777" w:rsidR="0065285C" w:rsidRDefault="0065285C" w:rsidP="00A154D7">
            <w:pPr>
              <w:cnfStyle w:val="000000100000" w:firstRow="0" w:lastRow="0" w:firstColumn="0" w:lastColumn="0" w:oddVBand="0" w:evenVBand="0" w:oddHBand="1" w:evenHBand="0" w:firstRowFirstColumn="0" w:firstRowLastColumn="0" w:lastRowFirstColumn="0" w:lastRowLastColumn="0"/>
            </w:pPr>
            <w:r>
              <w:t>Head walls present (Yes/No)</w:t>
            </w:r>
          </w:p>
        </w:tc>
      </w:tr>
    </w:tbl>
    <w:p w14:paraId="0DD6AF39" w14:textId="1C862FCF" w:rsidR="0065285C" w:rsidRDefault="0065285C" w:rsidP="0065285C"/>
    <w:p w14:paraId="000CC978" w14:textId="7CB6C10C" w:rsidR="0065285C" w:rsidRDefault="0065285C" w:rsidP="00681F54">
      <w:pPr>
        <w:pStyle w:val="Heading4"/>
      </w:pPr>
      <w:r>
        <w:t>Culvert</w:t>
      </w:r>
      <w:r w:rsidR="00230600">
        <w:t xml:space="preserve"> </w:t>
      </w:r>
      <w:r>
        <w:t>Details</w:t>
      </w:r>
    </w:p>
    <w:p w14:paraId="0599B712" w14:textId="77777777" w:rsidR="0065285C" w:rsidRDefault="0065285C" w:rsidP="0065285C">
      <w:pPr>
        <w:pStyle w:val="NormalWeb"/>
      </w:pPr>
      <w:r>
        <w:t>Holds attributes for culvert-type structures.</w:t>
      </w:r>
    </w:p>
    <w:tbl>
      <w:tblPr>
        <w:tblStyle w:val="GridTable4"/>
        <w:tblW w:w="0" w:type="auto"/>
        <w:tblLook w:val="04A0" w:firstRow="1" w:lastRow="0" w:firstColumn="1" w:lastColumn="0" w:noHBand="0" w:noVBand="1"/>
      </w:tblPr>
      <w:tblGrid>
        <w:gridCol w:w="1866"/>
        <w:gridCol w:w="3082"/>
        <w:gridCol w:w="3625"/>
      </w:tblGrid>
      <w:tr w:rsidR="0065285C" w14:paraId="504B2080" w14:textId="77777777" w:rsidTr="005638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10E309" w14:textId="77777777" w:rsidR="0065285C" w:rsidRDefault="0065285C" w:rsidP="00A154D7">
            <w:pPr>
              <w:jc w:val="center"/>
            </w:pPr>
            <w:r>
              <w:rPr>
                <w:b w:val="0"/>
                <w:bCs w:val="0"/>
              </w:rPr>
              <w:t>Field</w:t>
            </w:r>
          </w:p>
        </w:tc>
        <w:tc>
          <w:tcPr>
            <w:tcW w:w="0" w:type="auto"/>
            <w:hideMark/>
          </w:tcPr>
          <w:p w14:paraId="23E2D24A" w14:textId="77777777" w:rsidR="0065285C" w:rsidRDefault="0065285C" w:rsidP="00A154D7">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Type</w:t>
            </w:r>
          </w:p>
        </w:tc>
        <w:tc>
          <w:tcPr>
            <w:tcW w:w="0" w:type="auto"/>
            <w:hideMark/>
          </w:tcPr>
          <w:p w14:paraId="4FAA38A0" w14:textId="77777777" w:rsidR="0065285C" w:rsidRDefault="0065285C" w:rsidP="00A154D7">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Description</w:t>
            </w:r>
          </w:p>
        </w:tc>
      </w:tr>
      <w:tr w:rsidR="0065285C" w14:paraId="18A2DCE6" w14:textId="77777777" w:rsidTr="005638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D2AA830" w14:textId="77777777" w:rsidR="0065285C" w:rsidRDefault="0065285C" w:rsidP="00A154D7">
            <w:pPr>
              <w:rPr>
                <w:b w:val="0"/>
                <w:bCs w:val="0"/>
              </w:rPr>
            </w:pPr>
            <w:proofErr w:type="spellStart"/>
            <w:r>
              <w:t>culvert_id</w:t>
            </w:r>
            <w:proofErr w:type="spellEnd"/>
          </w:p>
        </w:tc>
        <w:tc>
          <w:tcPr>
            <w:tcW w:w="0" w:type="auto"/>
            <w:hideMark/>
          </w:tcPr>
          <w:p w14:paraId="1883238A" w14:textId="77777777" w:rsidR="0065285C" w:rsidRDefault="0065285C" w:rsidP="00A154D7">
            <w:pPr>
              <w:cnfStyle w:val="000000100000" w:firstRow="0" w:lastRow="0" w:firstColumn="0" w:lastColumn="0" w:oddVBand="0" w:evenVBand="0" w:oddHBand="1" w:evenHBand="0" w:firstRowFirstColumn="0" w:firstRowLastColumn="0" w:lastRowFirstColumn="0" w:lastRowLastColumn="0"/>
            </w:pPr>
            <w:r>
              <w:t>INT / BIGSERIAL (PK)</w:t>
            </w:r>
          </w:p>
        </w:tc>
        <w:tc>
          <w:tcPr>
            <w:tcW w:w="0" w:type="auto"/>
            <w:hideMark/>
          </w:tcPr>
          <w:p w14:paraId="79F72066" w14:textId="77777777" w:rsidR="0065285C" w:rsidRDefault="0065285C" w:rsidP="00A154D7">
            <w:pPr>
              <w:cnfStyle w:val="000000100000" w:firstRow="0" w:lastRow="0" w:firstColumn="0" w:lastColumn="0" w:oddVBand="0" w:evenVBand="0" w:oddHBand="1" w:evenHBand="0" w:firstRowFirstColumn="0" w:firstRowLastColumn="0" w:lastRowFirstColumn="0" w:lastRowLastColumn="0"/>
            </w:pPr>
            <w:r>
              <w:t>Unique identifier</w:t>
            </w:r>
          </w:p>
        </w:tc>
      </w:tr>
      <w:tr w:rsidR="0065285C" w14:paraId="035C1C1B" w14:textId="77777777" w:rsidTr="00563842">
        <w:tc>
          <w:tcPr>
            <w:cnfStyle w:val="001000000000" w:firstRow="0" w:lastRow="0" w:firstColumn="1" w:lastColumn="0" w:oddVBand="0" w:evenVBand="0" w:oddHBand="0" w:evenHBand="0" w:firstRowFirstColumn="0" w:firstRowLastColumn="0" w:lastRowFirstColumn="0" w:lastRowLastColumn="0"/>
            <w:tcW w:w="0" w:type="auto"/>
            <w:hideMark/>
          </w:tcPr>
          <w:p w14:paraId="3B011023" w14:textId="77777777" w:rsidR="0065285C" w:rsidRDefault="0065285C" w:rsidP="00A154D7">
            <w:proofErr w:type="spellStart"/>
            <w:r>
              <w:t>structure_id</w:t>
            </w:r>
            <w:proofErr w:type="spellEnd"/>
          </w:p>
        </w:tc>
        <w:tc>
          <w:tcPr>
            <w:tcW w:w="0" w:type="auto"/>
            <w:hideMark/>
          </w:tcPr>
          <w:p w14:paraId="32D4EB7A" w14:textId="77777777" w:rsidR="0065285C" w:rsidRDefault="0065285C" w:rsidP="00A154D7">
            <w:pPr>
              <w:cnfStyle w:val="000000000000" w:firstRow="0" w:lastRow="0" w:firstColumn="0" w:lastColumn="0" w:oddVBand="0" w:evenVBand="0" w:oddHBand="0" w:evenHBand="0" w:firstRowFirstColumn="0" w:firstRowLastColumn="0" w:lastRowFirstColumn="0" w:lastRowLastColumn="0"/>
            </w:pPr>
            <w:r>
              <w:t xml:space="preserve">INT, FK → </w:t>
            </w:r>
            <w:proofErr w:type="spellStart"/>
            <w:r>
              <w:t>Structure_Inventory</w:t>
            </w:r>
            <w:proofErr w:type="spellEnd"/>
          </w:p>
        </w:tc>
        <w:tc>
          <w:tcPr>
            <w:tcW w:w="0" w:type="auto"/>
            <w:hideMark/>
          </w:tcPr>
          <w:p w14:paraId="2D5A7C37" w14:textId="77777777" w:rsidR="0065285C" w:rsidRDefault="0065285C" w:rsidP="00A154D7">
            <w:pPr>
              <w:cnfStyle w:val="000000000000" w:firstRow="0" w:lastRow="0" w:firstColumn="0" w:lastColumn="0" w:oddVBand="0" w:evenVBand="0" w:oddHBand="0" w:evenHBand="0" w:firstRowFirstColumn="0" w:firstRowLastColumn="0" w:lastRowFirstColumn="0" w:lastRowLastColumn="0"/>
            </w:pPr>
            <w:r>
              <w:t>Parent structure</w:t>
            </w:r>
          </w:p>
        </w:tc>
      </w:tr>
      <w:tr w:rsidR="0065285C" w14:paraId="598623F4" w14:textId="77777777" w:rsidTr="005638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FAEEE47" w14:textId="77777777" w:rsidR="0065285C" w:rsidRDefault="0065285C" w:rsidP="00A154D7">
            <w:proofErr w:type="spellStart"/>
            <w:r>
              <w:t>culvert_type</w:t>
            </w:r>
            <w:proofErr w:type="spellEnd"/>
          </w:p>
        </w:tc>
        <w:tc>
          <w:tcPr>
            <w:tcW w:w="0" w:type="auto"/>
            <w:hideMark/>
          </w:tcPr>
          <w:p w14:paraId="74F81C04" w14:textId="77777777" w:rsidR="0065285C" w:rsidRDefault="0065285C" w:rsidP="00A154D7">
            <w:pPr>
              <w:cnfStyle w:val="000000100000" w:firstRow="0" w:lastRow="0" w:firstColumn="0" w:lastColumn="0" w:oddVBand="0" w:evenVBand="0" w:oddHBand="1" w:evenHBand="0" w:firstRowFirstColumn="0" w:firstRowLastColumn="0" w:lastRowFirstColumn="0" w:lastRowLastColumn="0"/>
            </w:pPr>
            <w:r>
              <w:t>ENUM('</w:t>
            </w:r>
            <w:proofErr w:type="spellStart"/>
            <w:r>
              <w:t>Slab','Box','Steel','Pipe</w:t>
            </w:r>
            <w:proofErr w:type="spellEnd"/>
            <w:r>
              <w:t>')</w:t>
            </w:r>
          </w:p>
        </w:tc>
        <w:tc>
          <w:tcPr>
            <w:tcW w:w="0" w:type="auto"/>
            <w:hideMark/>
          </w:tcPr>
          <w:p w14:paraId="6D57B9F7" w14:textId="77777777" w:rsidR="0065285C" w:rsidRDefault="0065285C" w:rsidP="00A154D7">
            <w:pPr>
              <w:cnfStyle w:val="000000100000" w:firstRow="0" w:lastRow="0" w:firstColumn="0" w:lastColumn="0" w:oddVBand="0" w:evenVBand="0" w:oddHBand="1" w:evenHBand="0" w:firstRowFirstColumn="0" w:firstRowLastColumn="0" w:lastRowFirstColumn="0" w:lastRowLastColumn="0"/>
            </w:pPr>
            <w:r>
              <w:t>Type of culvert</w:t>
            </w:r>
          </w:p>
        </w:tc>
      </w:tr>
      <w:tr w:rsidR="0065285C" w14:paraId="7891B3B3" w14:textId="77777777" w:rsidTr="00563842">
        <w:tc>
          <w:tcPr>
            <w:cnfStyle w:val="001000000000" w:firstRow="0" w:lastRow="0" w:firstColumn="1" w:lastColumn="0" w:oddVBand="0" w:evenVBand="0" w:oddHBand="0" w:evenHBand="0" w:firstRowFirstColumn="0" w:firstRowLastColumn="0" w:lastRowFirstColumn="0" w:lastRowLastColumn="0"/>
            <w:tcW w:w="0" w:type="auto"/>
            <w:hideMark/>
          </w:tcPr>
          <w:p w14:paraId="0A1E1EC9" w14:textId="77777777" w:rsidR="0065285C" w:rsidRDefault="0065285C" w:rsidP="00A154D7">
            <w:proofErr w:type="spellStart"/>
            <w:r>
              <w:t>width_span_m</w:t>
            </w:r>
            <w:proofErr w:type="spellEnd"/>
          </w:p>
        </w:tc>
        <w:tc>
          <w:tcPr>
            <w:tcW w:w="0" w:type="auto"/>
            <w:hideMark/>
          </w:tcPr>
          <w:p w14:paraId="408FC203" w14:textId="77777777" w:rsidR="0065285C" w:rsidRDefault="0065285C" w:rsidP="00A154D7">
            <w:pPr>
              <w:cnfStyle w:val="000000000000" w:firstRow="0" w:lastRow="0" w:firstColumn="0" w:lastColumn="0" w:oddVBand="0" w:evenVBand="0" w:oddHBand="0" w:evenHBand="0" w:firstRowFirstColumn="0" w:firstRowLastColumn="0" w:lastRowFirstColumn="0" w:lastRowLastColumn="0"/>
            </w:pPr>
            <w:proofErr w:type="gramStart"/>
            <w:r>
              <w:t>DECIMAL(</w:t>
            </w:r>
            <w:proofErr w:type="gramEnd"/>
            <w:r>
              <w:t>6,2), NULL</w:t>
            </w:r>
          </w:p>
        </w:tc>
        <w:tc>
          <w:tcPr>
            <w:tcW w:w="0" w:type="auto"/>
            <w:hideMark/>
          </w:tcPr>
          <w:p w14:paraId="6612C162" w14:textId="77777777" w:rsidR="0065285C" w:rsidRDefault="0065285C" w:rsidP="00A154D7">
            <w:pPr>
              <w:cnfStyle w:val="000000000000" w:firstRow="0" w:lastRow="0" w:firstColumn="0" w:lastColumn="0" w:oddVBand="0" w:evenVBand="0" w:oddHBand="0" w:evenHBand="0" w:firstRowFirstColumn="0" w:firstRowLastColumn="0" w:lastRowFirstColumn="0" w:lastRowLastColumn="0"/>
            </w:pPr>
            <w:r>
              <w:t>Span width (for slab/box culverts)</w:t>
            </w:r>
          </w:p>
        </w:tc>
      </w:tr>
      <w:tr w:rsidR="0065285C" w14:paraId="4B4FFA27" w14:textId="77777777" w:rsidTr="005638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8A7D7D6" w14:textId="77777777" w:rsidR="0065285C" w:rsidRDefault="0065285C" w:rsidP="00A154D7">
            <w:proofErr w:type="spellStart"/>
            <w:r>
              <w:t>clear_height_m</w:t>
            </w:r>
            <w:proofErr w:type="spellEnd"/>
          </w:p>
        </w:tc>
        <w:tc>
          <w:tcPr>
            <w:tcW w:w="0" w:type="auto"/>
            <w:hideMark/>
          </w:tcPr>
          <w:p w14:paraId="2A0FDF52" w14:textId="77777777" w:rsidR="0065285C" w:rsidRDefault="0065285C" w:rsidP="00A154D7">
            <w:pPr>
              <w:cnfStyle w:val="000000100000" w:firstRow="0" w:lastRow="0" w:firstColumn="0" w:lastColumn="0" w:oddVBand="0" w:evenVBand="0" w:oddHBand="1" w:evenHBand="0" w:firstRowFirstColumn="0" w:firstRowLastColumn="0" w:lastRowFirstColumn="0" w:lastRowLastColumn="0"/>
            </w:pPr>
            <w:proofErr w:type="gramStart"/>
            <w:r>
              <w:t>DECIMAL(</w:t>
            </w:r>
            <w:proofErr w:type="gramEnd"/>
            <w:r>
              <w:t>6,2), NULL</w:t>
            </w:r>
          </w:p>
        </w:tc>
        <w:tc>
          <w:tcPr>
            <w:tcW w:w="0" w:type="auto"/>
            <w:hideMark/>
          </w:tcPr>
          <w:p w14:paraId="3DF71791" w14:textId="77777777" w:rsidR="0065285C" w:rsidRDefault="0065285C" w:rsidP="00A154D7">
            <w:pPr>
              <w:cnfStyle w:val="000000100000" w:firstRow="0" w:lastRow="0" w:firstColumn="0" w:lastColumn="0" w:oddVBand="0" w:evenVBand="0" w:oddHBand="1" w:evenHBand="0" w:firstRowFirstColumn="0" w:firstRowLastColumn="0" w:lastRowFirstColumn="0" w:lastRowLastColumn="0"/>
            </w:pPr>
            <w:r>
              <w:t>Clear height (for slab/box culverts)</w:t>
            </w:r>
          </w:p>
        </w:tc>
      </w:tr>
      <w:tr w:rsidR="0065285C" w14:paraId="05AC6C04" w14:textId="77777777" w:rsidTr="00563842">
        <w:tc>
          <w:tcPr>
            <w:cnfStyle w:val="001000000000" w:firstRow="0" w:lastRow="0" w:firstColumn="1" w:lastColumn="0" w:oddVBand="0" w:evenVBand="0" w:oddHBand="0" w:evenHBand="0" w:firstRowFirstColumn="0" w:firstRowLastColumn="0" w:lastRowFirstColumn="0" w:lastRowLastColumn="0"/>
            <w:tcW w:w="0" w:type="auto"/>
            <w:hideMark/>
          </w:tcPr>
          <w:p w14:paraId="563C9A42" w14:textId="77777777" w:rsidR="0065285C" w:rsidRDefault="0065285C" w:rsidP="00A154D7">
            <w:proofErr w:type="spellStart"/>
            <w:r>
              <w:t>num_pipes</w:t>
            </w:r>
            <w:proofErr w:type="spellEnd"/>
          </w:p>
        </w:tc>
        <w:tc>
          <w:tcPr>
            <w:tcW w:w="0" w:type="auto"/>
            <w:hideMark/>
          </w:tcPr>
          <w:p w14:paraId="6DF6CBFC" w14:textId="77777777" w:rsidR="0065285C" w:rsidRDefault="0065285C" w:rsidP="00A154D7">
            <w:pPr>
              <w:cnfStyle w:val="000000000000" w:firstRow="0" w:lastRow="0" w:firstColumn="0" w:lastColumn="0" w:oddVBand="0" w:evenVBand="0" w:oddHBand="0" w:evenHBand="0" w:firstRowFirstColumn="0" w:firstRowLastColumn="0" w:lastRowFirstColumn="0" w:lastRowLastColumn="0"/>
            </w:pPr>
            <w:r>
              <w:t>SMALLINT, NULL</w:t>
            </w:r>
          </w:p>
        </w:tc>
        <w:tc>
          <w:tcPr>
            <w:tcW w:w="0" w:type="auto"/>
            <w:hideMark/>
          </w:tcPr>
          <w:p w14:paraId="2FFC85F9" w14:textId="77777777" w:rsidR="0065285C" w:rsidRDefault="0065285C" w:rsidP="00A154D7">
            <w:pPr>
              <w:cnfStyle w:val="000000000000" w:firstRow="0" w:lastRow="0" w:firstColumn="0" w:lastColumn="0" w:oddVBand="0" w:evenVBand="0" w:oddHBand="0" w:evenHBand="0" w:firstRowFirstColumn="0" w:firstRowLastColumn="0" w:lastRowFirstColumn="0" w:lastRowLastColumn="0"/>
            </w:pPr>
            <w:r>
              <w:t>Number of pipes (for pipe culverts)</w:t>
            </w:r>
          </w:p>
        </w:tc>
      </w:tr>
      <w:tr w:rsidR="0065285C" w14:paraId="0F14EC79" w14:textId="77777777" w:rsidTr="005638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B87EAA" w14:textId="77777777" w:rsidR="0065285C" w:rsidRDefault="0065285C" w:rsidP="00A154D7">
            <w:proofErr w:type="spellStart"/>
            <w:r>
              <w:t>pipe_diameter_m</w:t>
            </w:r>
            <w:proofErr w:type="spellEnd"/>
          </w:p>
        </w:tc>
        <w:tc>
          <w:tcPr>
            <w:tcW w:w="0" w:type="auto"/>
            <w:hideMark/>
          </w:tcPr>
          <w:p w14:paraId="3AE015DA" w14:textId="77777777" w:rsidR="0065285C" w:rsidRDefault="0065285C" w:rsidP="00A154D7">
            <w:pPr>
              <w:cnfStyle w:val="000000100000" w:firstRow="0" w:lastRow="0" w:firstColumn="0" w:lastColumn="0" w:oddVBand="0" w:evenVBand="0" w:oddHBand="1" w:evenHBand="0" w:firstRowFirstColumn="0" w:firstRowLastColumn="0" w:lastRowFirstColumn="0" w:lastRowLastColumn="0"/>
            </w:pPr>
            <w:proofErr w:type="gramStart"/>
            <w:r>
              <w:t>DECIMAL(</w:t>
            </w:r>
            <w:proofErr w:type="gramEnd"/>
            <w:r>
              <w:t>5,2), NULL</w:t>
            </w:r>
          </w:p>
        </w:tc>
        <w:tc>
          <w:tcPr>
            <w:tcW w:w="0" w:type="auto"/>
            <w:hideMark/>
          </w:tcPr>
          <w:p w14:paraId="41B31AB8" w14:textId="77777777" w:rsidR="0065285C" w:rsidRDefault="0065285C" w:rsidP="00A154D7">
            <w:pPr>
              <w:cnfStyle w:val="000000100000" w:firstRow="0" w:lastRow="0" w:firstColumn="0" w:lastColumn="0" w:oddVBand="0" w:evenVBand="0" w:oddHBand="1" w:evenHBand="0" w:firstRowFirstColumn="0" w:firstRowLastColumn="0" w:lastRowFirstColumn="0" w:lastRowLastColumn="0"/>
            </w:pPr>
            <w:r>
              <w:t>Pipe diameter in meters (for pipe type)</w:t>
            </w:r>
          </w:p>
        </w:tc>
      </w:tr>
      <w:tr w:rsidR="0065285C" w14:paraId="2EF15077" w14:textId="77777777" w:rsidTr="00563842">
        <w:tc>
          <w:tcPr>
            <w:cnfStyle w:val="001000000000" w:firstRow="0" w:lastRow="0" w:firstColumn="1" w:lastColumn="0" w:oddVBand="0" w:evenVBand="0" w:oddHBand="0" w:evenHBand="0" w:firstRowFirstColumn="0" w:firstRowLastColumn="0" w:lastRowFirstColumn="0" w:lastRowLastColumn="0"/>
            <w:tcW w:w="0" w:type="auto"/>
            <w:hideMark/>
          </w:tcPr>
          <w:p w14:paraId="30C09974" w14:textId="77777777" w:rsidR="0065285C" w:rsidRDefault="0065285C" w:rsidP="00A154D7">
            <w:proofErr w:type="spellStart"/>
            <w:r>
              <w:t>has_head_walls</w:t>
            </w:r>
            <w:proofErr w:type="spellEnd"/>
          </w:p>
        </w:tc>
        <w:tc>
          <w:tcPr>
            <w:tcW w:w="0" w:type="auto"/>
            <w:hideMark/>
          </w:tcPr>
          <w:p w14:paraId="67CBB328" w14:textId="77777777" w:rsidR="0065285C" w:rsidRDefault="0065285C" w:rsidP="00A154D7">
            <w:pPr>
              <w:cnfStyle w:val="000000000000" w:firstRow="0" w:lastRow="0" w:firstColumn="0" w:lastColumn="0" w:oddVBand="0" w:evenVBand="0" w:oddHBand="0" w:evenHBand="0" w:firstRowFirstColumn="0" w:firstRowLastColumn="0" w:lastRowFirstColumn="0" w:lastRowLastColumn="0"/>
            </w:pPr>
            <w:r>
              <w:t>BOOLEAN</w:t>
            </w:r>
          </w:p>
        </w:tc>
        <w:tc>
          <w:tcPr>
            <w:tcW w:w="0" w:type="auto"/>
            <w:hideMark/>
          </w:tcPr>
          <w:p w14:paraId="0CA4F255" w14:textId="77777777" w:rsidR="0065285C" w:rsidRDefault="0065285C" w:rsidP="00A154D7">
            <w:pPr>
              <w:cnfStyle w:val="000000000000" w:firstRow="0" w:lastRow="0" w:firstColumn="0" w:lastColumn="0" w:oddVBand="0" w:evenVBand="0" w:oddHBand="0" w:evenHBand="0" w:firstRowFirstColumn="0" w:firstRowLastColumn="0" w:lastRowFirstColumn="0" w:lastRowLastColumn="0"/>
            </w:pPr>
            <w:r>
              <w:t>Head walls present (Yes/No)</w:t>
            </w:r>
          </w:p>
        </w:tc>
      </w:tr>
    </w:tbl>
    <w:p w14:paraId="7AA8B7CC" w14:textId="7E39AC93" w:rsidR="0065285C" w:rsidRDefault="0065285C" w:rsidP="0065285C"/>
    <w:p w14:paraId="35A013C2" w14:textId="31A8A6DB" w:rsidR="0065285C" w:rsidRDefault="0065285C" w:rsidP="00681F54">
      <w:pPr>
        <w:pStyle w:val="Heading4"/>
      </w:pPr>
      <w:r>
        <w:t>Other Structures</w:t>
      </w:r>
    </w:p>
    <w:p w14:paraId="5922BCB0" w14:textId="5D13441F" w:rsidR="0065285C" w:rsidRPr="00563842" w:rsidRDefault="00563842">
      <w:pPr>
        <w:pStyle w:val="Heading5"/>
        <w:pPrChange w:id="498" w:author="Awet Teka" w:date="2025-09-13T12:15:00Z" w16du:dateUtc="2025-09-13T09:15:00Z">
          <w:pPr>
            <w:pStyle w:val="Heading4"/>
            <w:spacing w:after="240"/>
          </w:pPr>
        </w:pPrChange>
      </w:pPr>
      <w:r w:rsidRPr="00563842">
        <w:t>Ford Details</w:t>
      </w:r>
    </w:p>
    <w:tbl>
      <w:tblPr>
        <w:tblStyle w:val="GridTable4"/>
        <w:tblW w:w="0" w:type="auto"/>
        <w:tblLook w:val="04A0" w:firstRow="1" w:lastRow="0" w:firstColumn="1" w:lastColumn="0" w:noHBand="0" w:noVBand="1"/>
      </w:tblPr>
      <w:tblGrid>
        <w:gridCol w:w="1377"/>
        <w:gridCol w:w="3076"/>
        <w:gridCol w:w="1725"/>
      </w:tblGrid>
      <w:tr w:rsidR="0065285C" w14:paraId="41AA5964" w14:textId="77777777" w:rsidTr="005638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AD8328" w14:textId="77777777" w:rsidR="0065285C" w:rsidRDefault="0065285C" w:rsidP="00A154D7">
            <w:pPr>
              <w:jc w:val="center"/>
            </w:pPr>
            <w:r>
              <w:rPr>
                <w:b w:val="0"/>
                <w:bCs w:val="0"/>
              </w:rPr>
              <w:t>Field</w:t>
            </w:r>
          </w:p>
        </w:tc>
        <w:tc>
          <w:tcPr>
            <w:tcW w:w="0" w:type="auto"/>
            <w:hideMark/>
          </w:tcPr>
          <w:p w14:paraId="2F8D597E" w14:textId="77777777" w:rsidR="0065285C" w:rsidRDefault="0065285C" w:rsidP="00A154D7">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Type</w:t>
            </w:r>
          </w:p>
        </w:tc>
        <w:tc>
          <w:tcPr>
            <w:tcW w:w="0" w:type="auto"/>
            <w:hideMark/>
          </w:tcPr>
          <w:p w14:paraId="5CAF06F2" w14:textId="77777777" w:rsidR="0065285C" w:rsidRDefault="0065285C" w:rsidP="00A154D7">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Description</w:t>
            </w:r>
          </w:p>
        </w:tc>
      </w:tr>
      <w:tr w:rsidR="0065285C" w14:paraId="67CFEB6B" w14:textId="77777777" w:rsidTr="005638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F342540" w14:textId="77777777" w:rsidR="0065285C" w:rsidRDefault="0065285C" w:rsidP="00A154D7">
            <w:pPr>
              <w:rPr>
                <w:b w:val="0"/>
                <w:bCs w:val="0"/>
              </w:rPr>
            </w:pPr>
            <w:proofErr w:type="spellStart"/>
            <w:r>
              <w:t>ford_id</w:t>
            </w:r>
            <w:proofErr w:type="spellEnd"/>
          </w:p>
        </w:tc>
        <w:tc>
          <w:tcPr>
            <w:tcW w:w="0" w:type="auto"/>
            <w:hideMark/>
          </w:tcPr>
          <w:p w14:paraId="4E85CC82" w14:textId="77777777" w:rsidR="0065285C" w:rsidRDefault="0065285C" w:rsidP="00A154D7">
            <w:pPr>
              <w:cnfStyle w:val="000000100000" w:firstRow="0" w:lastRow="0" w:firstColumn="0" w:lastColumn="0" w:oddVBand="0" w:evenVBand="0" w:oddHBand="1" w:evenHBand="0" w:firstRowFirstColumn="0" w:firstRowLastColumn="0" w:lastRowFirstColumn="0" w:lastRowLastColumn="0"/>
            </w:pPr>
            <w:r>
              <w:t>INT / BIGSERIAL (PK)</w:t>
            </w:r>
          </w:p>
        </w:tc>
        <w:tc>
          <w:tcPr>
            <w:tcW w:w="0" w:type="auto"/>
            <w:hideMark/>
          </w:tcPr>
          <w:p w14:paraId="7E038345" w14:textId="77777777" w:rsidR="0065285C" w:rsidRDefault="0065285C" w:rsidP="00A154D7">
            <w:pPr>
              <w:cnfStyle w:val="000000100000" w:firstRow="0" w:lastRow="0" w:firstColumn="0" w:lastColumn="0" w:oddVBand="0" w:evenVBand="0" w:oddHBand="1" w:evenHBand="0" w:firstRowFirstColumn="0" w:firstRowLastColumn="0" w:lastRowFirstColumn="0" w:lastRowLastColumn="0"/>
            </w:pPr>
            <w:r>
              <w:t>Unique identifier</w:t>
            </w:r>
          </w:p>
        </w:tc>
      </w:tr>
      <w:tr w:rsidR="0065285C" w14:paraId="747FF035" w14:textId="77777777" w:rsidTr="00563842">
        <w:tc>
          <w:tcPr>
            <w:cnfStyle w:val="001000000000" w:firstRow="0" w:lastRow="0" w:firstColumn="1" w:lastColumn="0" w:oddVBand="0" w:evenVBand="0" w:oddHBand="0" w:evenHBand="0" w:firstRowFirstColumn="0" w:firstRowLastColumn="0" w:lastRowFirstColumn="0" w:lastRowLastColumn="0"/>
            <w:tcW w:w="0" w:type="auto"/>
            <w:hideMark/>
          </w:tcPr>
          <w:p w14:paraId="2E8763BB" w14:textId="77777777" w:rsidR="0065285C" w:rsidRDefault="0065285C" w:rsidP="00A154D7">
            <w:proofErr w:type="spellStart"/>
            <w:r>
              <w:t>structure_id</w:t>
            </w:r>
            <w:proofErr w:type="spellEnd"/>
          </w:p>
        </w:tc>
        <w:tc>
          <w:tcPr>
            <w:tcW w:w="0" w:type="auto"/>
            <w:hideMark/>
          </w:tcPr>
          <w:p w14:paraId="1B09BA14" w14:textId="77777777" w:rsidR="0065285C" w:rsidRDefault="0065285C" w:rsidP="00A154D7">
            <w:pPr>
              <w:cnfStyle w:val="000000000000" w:firstRow="0" w:lastRow="0" w:firstColumn="0" w:lastColumn="0" w:oddVBand="0" w:evenVBand="0" w:oddHBand="0" w:evenHBand="0" w:firstRowFirstColumn="0" w:firstRowLastColumn="0" w:lastRowFirstColumn="0" w:lastRowLastColumn="0"/>
            </w:pPr>
            <w:r>
              <w:t xml:space="preserve">INT, FK → </w:t>
            </w:r>
            <w:proofErr w:type="spellStart"/>
            <w:r>
              <w:t>Structure_Inventory</w:t>
            </w:r>
            <w:proofErr w:type="spellEnd"/>
          </w:p>
        </w:tc>
        <w:tc>
          <w:tcPr>
            <w:tcW w:w="0" w:type="auto"/>
            <w:hideMark/>
          </w:tcPr>
          <w:p w14:paraId="5F344D22" w14:textId="77777777" w:rsidR="0065285C" w:rsidRDefault="0065285C" w:rsidP="00A154D7">
            <w:pPr>
              <w:cnfStyle w:val="000000000000" w:firstRow="0" w:lastRow="0" w:firstColumn="0" w:lastColumn="0" w:oddVBand="0" w:evenVBand="0" w:oddHBand="0" w:evenHBand="0" w:firstRowFirstColumn="0" w:firstRowLastColumn="0" w:lastRowFirstColumn="0" w:lastRowLastColumn="0"/>
            </w:pPr>
            <w:r>
              <w:t>Parent structure</w:t>
            </w:r>
          </w:p>
        </w:tc>
      </w:tr>
    </w:tbl>
    <w:p w14:paraId="6B2F1FCE" w14:textId="0A22D570" w:rsidR="0065285C" w:rsidRPr="00563842" w:rsidRDefault="0065285C" w:rsidP="00563842">
      <w:pPr>
        <w:pStyle w:val="Heading4"/>
        <w:spacing w:after="240"/>
      </w:pPr>
      <w:r w:rsidRPr="00563842">
        <w:t>Retaining</w:t>
      </w:r>
      <w:r w:rsidR="00563842">
        <w:t xml:space="preserve"> </w:t>
      </w:r>
      <w:r w:rsidRPr="00563842">
        <w:t>Wall</w:t>
      </w:r>
      <w:r w:rsidR="00563842">
        <w:t xml:space="preserve"> </w:t>
      </w:r>
      <w:r w:rsidRPr="00563842">
        <w:t>Details</w:t>
      </w:r>
    </w:p>
    <w:tbl>
      <w:tblPr>
        <w:tblStyle w:val="GridTable4"/>
        <w:tblW w:w="0" w:type="auto"/>
        <w:tblLook w:val="04A0" w:firstRow="1" w:lastRow="0" w:firstColumn="1" w:lastColumn="0" w:noHBand="0" w:noVBand="1"/>
      </w:tblPr>
      <w:tblGrid>
        <w:gridCol w:w="1867"/>
        <w:gridCol w:w="3076"/>
        <w:gridCol w:w="1725"/>
      </w:tblGrid>
      <w:tr w:rsidR="0065285C" w14:paraId="5924EA31" w14:textId="77777777" w:rsidTr="005638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9E41A19" w14:textId="77777777" w:rsidR="0065285C" w:rsidRDefault="0065285C" w:rsidP="00563842">
            <w:pPr>
              <w:jc w:val="center"/>
            </w:pPr>
            <w:r>
              <w:rPr>
                <w:b w:val="0"/>
                <w:bCs w:val="0"/>
              </w:rPr>
              <w:t>Field</w:t>
            </w:r>
          </w:p>
        </w:tc>
        <w:tc>
          <w:tcPr>
            <w:tcW w:w="0" w:type="auto"/>
            <w:hideMark/>
          </w:tcPr>
          <w:p w14:paraId="0EC9F917" w14:textId="77777777" w:rsidR="0065285C" w:rsidRDefault="0065285C" w:rsidP="00563842">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Type</w:t>
            </w:r>
          </w:p>
        </w:tc>
        <w:tc>
          <w:tcPr>
            <w:tcW w:w="0" w:type="auto"/>
            <w:hideMark/>
          </w:tcPr>
          <w:p w14:paraId="7565B02F" w14:textId="77777777" w:rsidR="0065285C" w:rsidRDefault="0065285C" w:rsidP="00563842">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Description</w:t>
            </w:r>
          </w:p>
        </w:tc>
      </w:tr>
      <w:tr w:rsidR="0065285C" w14:paraId="1911447A" w14:textId="77777777" w:rsidTr="005638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8394206" w14:textId="77777777" w:rsidR="0065285C" w:rsidRDefault="0065285C" w:rsidP="00563842">
            <w:pPr>
              <w:rPr>
                <w:b w:val="0"/>
                <w:bCs w:val="0"/>
              </w:rPr>
            </w:pPr>
            <w:proofErr w:type="spellStart"/>
            <w:r>
              <w:t>retaining_wall_id</w:t>
            </w:r>
            <w:proofErr w:type="spellEnd"/>
          </w:p>
        </w:tc>
        <w:tc>
          <w:tcPr>
            <w:tcW w:w="0" w:type="auto"/>
            <w:hideMark/>
          </w:tcPr>
          <w:p w14:paraId="47A6D36B" w14:textId="77777777" w:rsidR="0065285C" w:rsidRDefault="0065285C" w:rsidP="00563842">
            <w:pPr>
              <w:cnfStyle w:val="000000100000" w:firstRow="0" w:lastRow="0" w:firstColumn="0" w:lastColumn="0" w:oddVBand="0" w:evenVBand="0" w:oddHBand="1" w:evenHBand="0" w:firstRowFirstColumn="0" w:firstRowLastColumn="0" w:lastRowFirstColumn="0" w:lastRowLastColumn="0"/>
            </w:pPr>
            <w:r>
              <w:t>INT / BIGSERIAL (PK)</w:t>
            </w:r>
          </w:p>
        </w:tc>
        <w:tc>
          <w:tcPr>
            <w:tcW w:w="0" w:type="auto"/>
            <w:hideMark/>
          </w:tcPr>
          <w:p w14:paraId="660997CB" w14:textId="77777777" w:rsidR="0065285C" w:rsidRDefault="0065285C" w:rsidP="00563842">
            <w:pPr>
              <w:cnfStyle w:val="000000100000" w:firstRow="0" w:lastRow="0" w:firstColumn="0" w:lastColumn="0" w:oddVBand="0" w:evenVBand="0" w:oddHBand="1" w:evenHBand="0" w:firstRowFirstColumn="0" w:firstRowLastColumn="0" w:lastRowFirstColumn="0" w:lastRowLastColumn="0"/>
            </w:pPr>
            <w:r>
              <w:t>Unique identifier</w:t>
            </w:r>
          </w:p>
        </w:tc>
      </w:tr>
      <w:tr w:rsidR="0065285C" w14:paraId="501F3CE8" w14:textId="77777777" w:rsidTr="00563842">
        <w:tc>
          <w:tcPr>
            <w:cnfStyle w:val="001000000000" w:firstRow="0" w:lastRow="0" w:firstColumn="1" w:lastColumn="0" w:oddVBand="0" w:evenVBand="0" w:oddHBand="0" w:evenHBand="0" w:firstRowFirstColumn="0" w:firstRowLastColumn="0" w:lastRowFirstColumn="0" w:lastRowLastColumn="0"/>
            <w:tcW w:w="0" w:type="auto"/>
            <w:hideMark/>
          </w:tcPr>
          <w:p w14:paraId="467CCE38" w14:textId="77777777" w:rsidR="0065285C" w:rsidRDefault="0065285C" w:rsidP="00563842">
            <w:proofErr w:type="spellStart"/>
            <w:r>
              <w:t>structure_id</w:t>
            </w:r>
            <w:proofErr w:type="spellEnd"/>
          </w:p>
        </w:tc>
        <w:tc>
          <w:tcPr>
            <w:tcW w:w="0" w:type="auto"/>
            <w:hideMark/>
          </w:tcPr>
          <w:p w14:paraId="3D000247" w14:textId="77777777" w:rsidR="0065285C" w:rsidRDefault="0065285C" w:rsidP="00563842">
            <w:pPr>
              <w:cnfStyle w:val="000000000000" w:firstRow="0" w:lastRow="0" w:firstColumn="0" w:lastColumn="0" w:oddVBand="0" w:evenVBand="0" w:oddHBand="0" w:evenHBand="0" w:firstRowFirstColumn="0" w:firstRowLastColumn="0" w:lastRowFirstColumn="0" w:lastRowLastColumn="0"/>
            </w:pPr>
            <w:r>
              <w:t xml:space="preserve">INT, FK → </w:t>
            </w:r>
            <w:proofErr w:type="spellStart"/>
            <w:r>
              <w:t>Structure_Inventory</w:t>
            </w:r>
            <w:proofErr w:type="spellEnd"/>
          </w:p>
        </w:tc>
        <w:tc>
          <w:tcPr>
            <w:tcW w:w="0" w:type="auto"/>
            <w:hideMark/>
          </w:tcPr>
          <w:p w14:paraId="44641FA8" w14:textId="77777777" w:rsidR="0065285C" w:rsidRDefault="0065285C" w:rsidP="00563842">
            <w:pPr>
              <w:cnfStyle w:val="000000000000" w:firstRow="0" w:lastRow="0" w:firstColumn="0" w:lastColumn="0" w:oddVBand="0" w:evenVBand="0" w:oddHBand="0" w:evenHBand="0" w:firstRowFirstColumn="0" w:firstRowLastColumn="0" w:lastRowFirstColumn="0" w:lastRowLastColumn="0"/>
            </w:pPr>
            <w:r>
              <w:t>Parent structure</w:t>
            </w:r>
          </w:p>
        </w:tc>
      </w:tr>
    </w:tbl>
    <w:p w14:paraId="5970780E" w14:textId="6E4D425D" w:rsidR="0065285C" w:rsidRPr="00563842" w:rsidRDefault="0065285C">
      <w:pPr>
        <w:pStyle w:val="Heading5"/>
        <w:pPrChange w:id="499" w:author="Awet Teka" w:date="2025-09-13T12:15:00Z" w16du:dateUtc="2025-09-13T09:15:00Z">
          <w:pPr>
            <w:pStyle w:val="Heading4"/>
            <w:spacing w:after="240"/>
          </w:pPr>
        </w:pPrChange>
      </w:pPr>
      <w:r w:rsidRPr="00563842">
        <w:t>Gabion</w:t>
      </w:r>
      <w:r w:rsidR="00563842">
        <w:t xml:space="preserve"> </w:t>
      </w:r>
      <w:r w:rsidRPr="00563842">
        <w:t>Wall</w:t>
      </w:r>
      <w:r w:rsidR="00563842">
        <w:t xml:space="preserve"> </w:t>
      </w:r>
      <w:r w:rsidRPr="00563842">
        <w:t>Details</w:t>
      </w:r>
    </w:p>
    <w:tbl>
      <w:tblPr>
        <w:tblStyle w:val="GridTable4"/>
        <w:tblW w:w="0" w:type="auto"/>
        <w:tblLook w:val="04A0" w:firstRow="1" w:lastRow="0" w:firstColumn="1" w:lastColumn="0" w:noHBand="0" w:noVBand="1"/>
      </w:tblPr>
      <w:tblGrid>
        <w:gridCol w:w="1647"/>
        <w:gridCol w:w="3076"/>
        <w:gridCol w:w="2101"/>
      </w:tblGrid>
      <w:tr w:rsidR="0065285C" w14:paraId="6C09E5C9" w14:textId="77777777" w:rsidTr="00563842">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BAA0E1" w14:textId="77777777" w:rsidR="0065285C" w:rsidRDefault="0065285C" w:rsidP="00563842">
            <w:pPr>
              <w:jc w:val="center"/>
            </w:pPr>
            <w:r>
              <w:rPr>
                <w:b w:val="0"/>
                <w:bCs w:val="0"/>
              </w:rPr>
              <w:t>Field</w:t>
            </w:r>
          </w:p>
        </w:tc>
        <w:tc>
          <w:tcPr>
            <w:tcW w:w="0" w:type="auto"/>
            <w:hideMark/>
          </w:tcPr>
          <w:p w14:paraId="74BAB1E0" w14:textId="77777777" w:rsidR="0065285C" w:rsidRDefault="0065285C" w:rsidP="00563842">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Type</w:t>
            </w:r>
          </w:p>
        </w:tc>
        <w:tc>
          <w:tcPr>
            <w:tcW w:w="0" w:type="auto"/>
            <w:hideMark/>
          </w:tcPr>
          <w:p w14:paraId="3946CBEC" w14:textId="77777777" w:rsidR="0065285C" w:rsidRDefault="0065285C" w:rsidP="00563842">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Description</w:t>
            </w:r>
          </w:p>
        </w:tc>
      </w:tr>
      <w:tr w:rsidR="0065285C" w14:paraId="4A5C22D6" w14:textId="77777777" w:rsidTr="00563842">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2C1540B" w14:textId="77777777" w:rsidR="0065285C" w:rsidRDefault="0065285C" w:rsidP="00563842">
            <w:pPr>
              <w:rPr>
                <w:b w:val="0"/>
                <w:bCs w:val="0"/>
              </w:rPr>
            </w:pPr>
            <w:proofErr w:type="spellStart"/>
            <w:r>
              <w:t>gabion_wall_id</w:t>
            </w:r>
            <w:proofErr w:type="spellEnd"/>
          </w:p>
        </w:tc>
        <w:tc>
          <w:tcPr>
            <w:tcW w:w="0" w:type="auto"/>
            <w:hideMark/>
          </w:tcPr>
          <w:p w14:paraId="5DC205EE" w14:textId="77777777" w:rsidR="0065285C" w:rsidRDefault="0065285C" w:rsidP="00563842">
            <w:pPr>
              <w:cnfStyle w:val="000000100000" w:firstRow="0" w:lastRow="0" w:firstColumn="0" w:lastColumn="0" w:oddVBand="0" w:evenVBand="0" w:oddHBand="1" w:evenHBand="0" w:firstRowFirstColumn="0" w:firstRowLastColumn="0" w:lastRowFirstColumn="0" w:lastRowLastColumn="0"/>
            </w:pPr>
            <w:r>
              <w:t>INT / BIGSERIAL (PK)</w:t>
            </w:r>
          </w:p>
        </w:tc>
        <w:tc>
          <w:tcPr>
            <w:tcW w:w="0" w:type="auto"/>
            <w:hideMark/>
          </w:tcPr>
          <w:p w14:paraId="776A76CA" w14:textId="77777777" w:rsidR="0065285C" w:rsidRDefault="0065285C" w:rsidP="00563842">
            <w:pPr>
              <w:cnfStyle w:val="000000100000" w:firstRow="0" w:lastRow="0" w:firstColumn="0" w:lastColumn="0" w:oddVBand="0" w:evenVBand="0" w:oddHBand="1" w:evenHBand="0" w:firstRowFirstColumn="0" w:firstRowLastColumn="0" w:lastRowFirstColumn="0" w:lastRowLastColumn="0"/>
            </w:pPr>
            <w:r>
              <w:t>Unique identifier</w:t>
            </w:r>
          </w:p>
        </w:tc>
      </w:tr>
      <w:tr w:rsidR="0065285C" w14:paraId="76A29CAB" w14:textId="77777777" w:rsidTr="00563842">
        <w:tc>
          <w:tcPr>
            <w:cnfStyle w:val="001000000000" w:firstRow="0" w:lastRow="0" w:firstColumn="1" w:lastColumn="0" w:oddVBand="0" w:evenVBand="0" w:oddHBand="0" w:evenHBand="0" w:firstRowFirstColumn="0" w:firstRowLastColumn="0" w:lastRowFirstColumn="0" w:lastRowLastColumn="0"/>
            <w:tcW w:w="0" w:type="auto"/>
            <w:hideMark/>
          </w:tcPr>
          <w:p w14:paraId="4BB14488" w14:textId="77777777" w:rsidR="0065285C" w:rsidRDefault="0065285C" w:rsidP="00563842">
            <w:proofErr w:type="spellStart"/>
            <w:r>
              <w:t>structure_id</w:t>
            </w:r>
            <w:proofErr w:type="spellEnd"/>
          </w:p>
        </w:tc>
        <w:tc>
          <w:tcPr>
            <w:tcW w:w="0" w:type="auto"/>
            <w:hideMark/>
          </w:tcPr>
          <w:p w14:paraId="6A9EF89C" w14:textId="77777777" w:rsidR="0065285C" w:rsidRDefault="0065285C" w:rsidP="00563842">
            <w:pPr>
              <w:cnfStyle w:val="000000000000" w:firstRow="0" w:lastRow="0" w:firstColumn="0" w:lastColumn="0" w:oddVBand="0" w:evenVBand="0" w:oddHBand="0" w:evenHBand="0" w:firstRowFirstColumn="0" w:firstRowLastColumn="0" w:lastRowFirstColumn="0" w:lastRowLastColumn="0"/>
            </w:pPr>
            <w:r>
              <w:t xml:space="preserve">INT, FK → </w:t>
            </w:r>
            <w:proofErr w:type="spellStart"/>
            <w:r>
              <w:t>Structure_Inventory</w:t>
            </w:r>
            <w:proofErr w:type="spellEnd"/>
          </w:p>
        </w:tc>
        <w:tc>
          <w:tcPr>
            <w:tcW w:w="0" w:type="auto"/>
            <w:hideMark/>
          </w:tcPr>
          <w:p w14:paraId="6FB46564" w14:textId="654AB905" w:rsidR="0065285C" w:rsidRDefault="0065285C" w:rsidP="00563842">
            <w:pPr>
              <w:cnfStyle w:val="000000000000" w:firstRow="0" w:lastRow="0" w:firstColumn="0" w:lastColumn="0" w:oddVBand="0" w:evenVBand="0" w:oddHBand="0" w:evenHBand="0" w:firstRowFirstColumn="0" w:firstRowLastColumn="0" w:lastRowFirstColumn="0" w:lastRowLastColumn="0"/>
            </w:pPr>
            <w:r>
              <w:t xml:space="preserve">Parent </w:t>
            </w:r>
            <w:commentRangeStart w:id="500"/>
            <w:r>
              <w:t>structure</w:t>
            </w:r>
            <w:commentRangeEnd w:id="500"/>
            <w:r w:rsidR="0070585E">
              <w:rPr>
                <w:rStyle w:val="CommentReference"/>
              </w:rPr>
              <w:commentReference w:id="500"/>
            </w:r>
          </w:p>
        </w:tc>
      </w:tr>
    </w:tbl>
    <w:p w14:paraId="7B861018" w14:textId="77777777" w:rsidR="00735F12" w:rsidRDefault="00735F12" w:rsidP="00E56F60">
      <w:pPr>
        <w:pStyle w:val="Heading3"/>
        <w:rPr>
          <w:ins w:id="501" w:author="Awet Teka" w:date="2025-09-13T12:10:00Z" w16du:dateUtc="2025-09-13T09:10:00Z"/>
        </w:rPr>
      </w:pPr>
      <w:ins w:id="502" w:author="Awet Teka" w:date="2025-09-13T12:10:00Z" w16du:dateUtc="2025-09-13T09:10:00Z">
        <w:r>
          <w:t>Furniture Inventory (Master)</w:t>
        </w:r>
      </w:ins>
    </w:p>
    <w:p w14:paraId="7C92D283" w14:textId="378DABAB" w:rsidR="00735F12" w:rsidRDefault="00735F12" w:rsidP="00735F12">
      <w:pPr>
        <w:pStyle w:val="NormalWeb"/>
        <w:spacing w:line="360" w:lineRule="auto"/>
        <w:rPr>
          <w:ins w:id="503" w:author="Awet Teka" w:date="2025-09-13T12:11:00Z" w16du:dateUtc="2025-09-13T09:11:00Z"/>
        </w:rPr>
      </w:pPr>
      <w:ins w:id="504" w:author="Awet Teka" w:date="2025-09-13T12:10:00Z" w16du:dateUtc="2025-09-13T09:10:00Z">
        <w:r>
          <w:t>Holds the different categories of furniture (guard posts, rails, km posts, signs).</w:t>
        </w:r>
      </w:ins>
    </w:p>
    <w:tbl>
      <w:tblPr>
        <w:tblStyle w:val="ListTable3"/>
        <w:tblW w:w="0" w:type="auto"/>
        <w:tblLook w:val="04A0" w:firstRow="1" w:lastRow="0" w:firstColumn="1" w:lastColumn="0" w:noHBand="0" w:noVBand="1"/>
      </w:tblPr>
      <w:tblGrid>
        <w:gridCol w:w="2037"/>
        <w:gridCol w:w="4555"/>
        <w:gridCol w:w="2038"/>
      </w:tblGrid>
      <w:tr w:rsidR="00735F12" w:rsidRPr="00735F12" w14:paraId="3AFF9364" w14:textId="77777777" w:rsidTr="00735F12">
        <w:trPr>
          <w:cnfStyle w:val="100000000000" w:firstRow="1" w:lastRow="0" w:firstColumn="0" w:lastColumn="0" w:oddVBand="0" w:evenVBand="0" w:oddHBand="0" w:evenHBand="0" w:firstRowFirstColumn="0" w:firstRowLastColumn="0" w:lastRowFirstColumn="0" w:lastRowLastColumn="0"/>
          <w:ins w:id="505" w:author="Awet Teka" w:date="2025-09-13T12:11:00Z"/>
        </w:trPr>
        <w:tc>
          <w:tcPr>
            <w:cnfStyle w:val="001000000100" w:firstRow="0" w:lastRow="0" w:firstColumn="1" w:lastColumn="0" w:oddVBand="0" w:evenVBand="0" w:oddHBand="0" w:evenHBand="0" w:firstRowFirstColumn="1" w:firstRowLastColumn="0" w:lastRowFirstColumn="0" w:lastRowLastColumn="0"/>
            <w:tcW w:w="0" w:type="auto"/>
            <w:hideMark/>
          </w:tcPr>
          <w:p w14:paraId="27A2F8C2" w14:textId="77777777" w:rsidR="00735F12" w:rsidRPr="00735F12" w:rsidRDefault="00735F12">
            <w:pPr>
              <w:pStyle w:val="NormalWeb"/>
              <w:spacing w:before="0" w:beforeAutospacing="0" w:after="0" w:afterAutospacing="0" w:line="360" w:lineRule="auto"/>
              <w:rPr>
                <w:ins w:id="506" w:author="Awet Teka" w:date="2025-09-13T12:11:00Z"/>
                <w:sz w:val="22"/>
                <w:szCs w:val="22"/>
                <w:rPrChange w:id="507" w:author="Awet Teka" w:date="2025-09-13T12:11:00Z" w16du:dateUtc="2025-09-13T09:11:00Z">
                  <w:rPr>
                    <w:ins w:id="508" w:author="Awet Teka" w:date="2025-09-13T12:11:00Z"/>
                  </w:rPr>
                </w:rPrChange>
              </w:rPr>
              <w:pPrChange w:id="509" w:author="Awet Teka" w:date="2025-09-13T12:11:00Z" w16du:dateUtc="2025-09-13T09:11:00Z">
                <w:pPr>
                  <w:pStyle w:val="NormalWeb"/>
                  <w:spacing w:line="360" w:lineRule="auto"/>
                </w:pPr>
              </w:pPrChange>
            </w:pPr>
            <w:ins w:id="510" w:author="Awet Teka" w:date="2025-09-13T12:11:00Z">
              <w:r w:rsidRPr="00735F12">
                <w:rPr>
                  <w:sz w:val="22"/>
                  <w:szCs w:val="22"/>
                  <w:rPrChange w:id="511" w:author="Awet Teka" w:date="2025-09-13T12:11:00Z" w16du:dateUtc="2025-09-13T09:11:00Z">
                    <w:rPr/>
                  </w:rPrChange>
                </w:rPr>
                <w:lastRenderedPageBreak/>
                <w:t>Field</w:t>
              </w:r>
            </w:ins>
          </w:p>
        </w:tc>
        <w:tc>
          <w:tcPr>
            <w:tcW w:w="0" w:type="auto"/>
            <w:hideMark/>
          </w:tcPr>
          <w:p w14:paraId="322DE60C" w14:textId="77777777" w:rsidR="00735F12" w:rsidRPr="00735F12" w:rsidRDefault="00735F12">
            <w:pPr>
              <w:pStyle w:val="NormalWeb"/>
              <w:spacing w:before="0" w:beforeAutospacing="0" w:after="0" w:afterAutospacing="0" w:line="360" w:lineRule="auto"/>
              <w:cnfStyle w:val="100000000000" w:firstRow="1" w:lastRow="0" w:firstColumn="0" w:lastColumn="0" w:oddVBand="0" w:evenVBand="0" w:oddHBand="0" w:evenHBand="0" w:firstRowFirstColumn="0" w:firstRowLastColumn="0" w:lastRowFirstColumn="0" w:lastRowLastColumn="0"/>
              <w:rPr>
                <w:ins w:id="512" w:author="Awet Teka" w:date="2025-09-13T12:11:00Z"/>
                <w:sz w:val="22"/>
                <w:szCs w:val="22"/>
                <w:rPrChange w:id="513" w:author="Awet Teka" w:date="2025-09-13T12:11:00Z" w16du:dateUtc="2025-09-13T09:11:00Z">
                  <w:rPr>
                    <w:ins w:id="514" w:author="Awet Teka" w:date="2025-09-13T12:11:00Z"/>
                  </w:rPr>
                </w:rPrChange>
              </w:rPr>
              <w:pPrChange w:id="515" w:author="Awet Teka" w:date="2025-09-13T12:11:00Z" w16du:dateUtc="2025-09-13T09:11:00Z">
                <w:pPr>
                  <w:pStyle w:val="NormalWeb"/>
                  <w:spacing w:line="360" w:lineRule="auto"/>
                  <w:cnfStyle w:val="100000000000" w:firstRow="1" w:lastRow="0" w:firstColumn="0" w:lastColumn="0" w:oddVBand="0" w:evenVBand="0" w:oddHBand="0" w:evenHBand="0" w:firstRowFirstColumn="0" w:firstRowLastColumn="0" w:lastRowFirstColumn="0" w:lastRowLastColumn="0"/>
                </w:pPr>
              </w:pPrChange>
            </w:pPr>
            <w:ins w:id="516" w:author="Awet Teka" w:date="2025-09-13T12:11:00Z">
              <w:r w:rsidRPr="00735F12">
                <w:rPr>
                  <w:sz w:val="22"/>
                  <w:szCs w:val="22"/>
                  <w:rPrChange w:id="517" w:author="Awet Teka" w:date="2025-09-13T12:11:00Z" w16du:dateUtc="2025-09-13T09:11:00Z">
                    <w:rPr/>
                  </w:rPrChange>
                </w:rPr>
                <w:t>Type</w:t>
              </w:r>
            </w:ins>
          </w:p>
        </w:tc>
        <w:tc>
          <w:tcPr>
            <w:tcW w:w="0" w:type="auto"/>
            <w:hideMark/>
          </w:tcPr>
          <w:p w14:paraId="25DF1D59" w14:textId="77777777" w:rsidR="00735F12" w:rsidRPr="00735F12" w:rsidRDefault="00735F12">
            <w:pPr>
              <w:pStyle w:val="NormalWeb"/>
              <w:spacing w:before="0" w:beforeAutospacing="0" w:after="0" w:afterAutospacing="0" w:line="360" w:lineRule="auto"/>
              <w:cnfStyle w:val="100000000000" w:firstRow="1" w:lastRow="0" w:firstColumn="0" w:lastColumn="0" w:oddVBand="0" w:evenVBand="0" w:oddHBand="0" w:evenHBand="0" w:firstRowFirstColumn="0" w:firstRowLastColumn="0" w:lastRowFirstColumn="0" w:lastRowLastColumn="0"/>
              <w:rPr>
                <w:ins w:id="518" w:author="Awet Teka" w:date="2025-09-13T12:11:00Z"/>
                <w:sz w:val="22"/>
                <w:szCs w:val="22"/>
                <w:rPrChange w:id="519" w:author="Awet Teka" w:date="2025-09-13T12:11:00Z" w16du:dateUtc="2025-09-13T09:11:00Z">
                  <w:rPr>
                    <w:ins w:id="520" w:author="Awet Teka" w:date="2025-09-13T12:11:00Z"/>
                  </w:rPr>
                </w:rPrChange>
              </w:rPr>
              <w:pPrChange w:id="521" w:author="Awet Teka" w:date="2025-09-13T12:11:00Z" w16du:dateUtc="2025-09-13T09:11:00Z">
                <w:pPr>
                  <w:pStyle w:val="NormalWeb"/>
                  <w:spacing w:line="360" w:lineRule="auto"/>
                  <w:cnfStyle w:val="100000000000" w:firstRow="1" w:lastRow="0" w:firstColumn="0" w:lastColumn="0" w:oddVBand="0" w:evenVBand="0" w:oddHBand="0" w:evenHBand="0" w:firstRowFirstColumn="0" w:firstRowLastColumn="0" w:lastRowFirstColumn="0" w:lastRowLastColumn="0"/>
                </w:pPr>
              </w:pPrChange>
            </w:pPr>
            <w:ins w:id="522" w:author="Awet Teka" w:date="2025-09-13T12:11:00Z">
              <w:r w:rsidRPr="00735F12">
                <w:rPr>
                  <w:sz w:val="22"/>
                  <w:szCs w:val="22"/>
                  <w:rPrChange w:id="523" w:author="Awet Teka" w:date="2025-09-13T12:11:00Z" w16du:dateUtc="2025-09-13T09:11:00Z">
                    <w:rPr/>
                  </w:rPrChange>
                </w:rPr>
                <w:t>Description</w:t>
              </w:r>
            </w:ins>
          </w:p>
        </w:tc>
      </w:tr>
      <w:tr w:rsidR="00735F12" w:rsidRPr="00735F12" w14:paraId="592962DC" w14:textId="77777777" w:rsidTr="00735F12">
        <w:trPr>
          <w:cnfStyle w:val="000000100000" w:firstRow="0" w:lastRow="0" w:firstColumn="0" w:lastColumn="0" w:oddVBand="0" w:evenVBand="0" w:oddHBand="1" w:evenHBand="0" w:firstRowFirstColumn="0" w:firstRowLastColumn="0" w:lastRowFirstColumn="0" w:lastRowLastColumn="0"/>
          <w:ins w:id="524" w:author="Awet Teka" w:date="2025-09-13T12:11:00Z"/>
        </w:trPr>
        <w:tc>
          <w:tcPr>
            <w:cnfStyle w:val="001000000000" w:firstRow="0" w:lastRow="0" w:firstColumn="1" w:lastColumn="0" w:oddVBand="0" w:evenVBand="0" w:oddHBand="0" w:evenHBand="0" w:firstRowFirstColumn="0" w:firstRowLastColumn="0" w:lastRowFirstColumn="0" w:lastRowLastColumn="0"/>
            <w:tcW w:w="0" w:type="auto"/>
            <w:hideMark/>
          </w:tcPr>
          <w:p w14:paraId="6AC70743" w14:textId="77777777" w:rsidR="00735F12" w:rsidRPr="00735F12" w:rsidRDefault="00735F12">
            <w:pPr>
              <w:pStyle w:val="NormalWeb"/>
              <w:spacing w:before="0" w:beforeAutospacing="0" w:after="0" w:afterAutospacing="0" w:line="360" w:lineRule="auto"/>
              <w:rPr>
                <w:ins w:id="525" w:author="Awet Teka" w:date="2025-09-13T12:11:00Z"/>
                <w:sz w:val="22"/>
                <w:szCs w:val="22"/>
                <w:rPrChange w:id="526" w:author="Awet Teka" w:date="2025-09-13T12:11:00Z" w16du:dateUtc="2025-09-13T09:11:00Z">
                  <w:rPr>
                    <w:ins w:id="527" w:author="Awet Teka" w:date="2025-09-13T12:11:00Z"/>
                  </w:rPr>
                </w:rPrChange>
              </w:rPr>
              <w:pPrChange w:id="528" w:author="Awet Teka" w:date="2025-09-13T12:11:00Z" w16du:dateUtc="2025-09-13T09:11:00Z">
                <w:pPr>
                  <w:pStyle w:val="NormalWeb"/>
                  <w:spacing w:line="360" w:lineRule="auto"/>
                </w:pPr>
              </w:pPrChange>
            </w:pPr>
            <w:proofErr w:type="spellStart"/>
            <w:ins w:id="529" w:author="Awet Teka" w:date="2025-09-13T12:11:00Z">
              <w:r w:rsidRPr="00735F12">
                <w:rPr>
                  <w:sz w:val="22"/>
                  <w:szCs w:val="22"/>
                  <w:rPrChange w:id="530" w:author="Awet Teka" w:date="2025-09-13T12:11:00Z" w16du:dateUtc="2025-09-13T09:11:00Z">
                    <w:rPr/>
                  </w:rPrChange>
                </w:rPr>
                <w:t>furniture_id</w:t>
              </w:r>
              <w:proofErr w:type="spellEnd"/>
            </w:ins>
          </w:p>
        </w:tc>
        <w:tc>
          <w:tcPr>
            <w:tcW w:w="0" w:type="auto"/>
            <w:hideMark/>
          </w:tcPr>
          <w:p w14:paraId="706E8AC0" w14:textId="77777777" w:rsidR="00735F12" w:rsidRPr="00735F12" w:rsidRDefault="00735F12">
            <w:pPr>
              <w:pStyle w:val="NormalWeb"/>
              <w:spacing w:before="0" w:beforeAutospacing="0" w:after="0" w:afterAutospacing="0" w:line="360" w:lineRule="auto"/>
              <w:cnfStyle w:val="000000100000" w:firstRow="0" w:lastRow="0" w:firstColumn="0" w:lastColumn="0" w:oddVBand="0" w:evenVBand="0" w:oddHBand="1" w:evenHBand="0" w:firstRowFirstColumn="0" w:firstRowLastColumn="0" w:lastRowFirstColumn="0" w:lastRowLastColumn="0"/>
              <w:rPr>
                <w:ins w:id="531" w:author="Awet Teka" w:date="2025-09-13T12:11:00Z"/>
                <w:sz w:val="22"/>
                <w:szCs w:val="22"/>
                <w:rPrChange w:id="532" w:author="Awet Teka" w:date="2025-09-13T12:11:00Z" w16du:dateUtc="2025-09-13T09:11:00Z">
                  <w:rPr>
                    <w:ins w:id="533" w:author="Awet Teka" w:date="2025-09-13T12:11:00Z"/>
                  </w:rPr>
                </w:rPrChange>
              </w:rPr>
              <w:pPrChange w:id="534" w:author="Awet Teka" w:date="2025-09-13T12:11:00Z" w16du:dateUtc="2025-09-13T09:11:00Z">
                <w:pPr>
                  <w:pStyle w:val="NormalWeb"/>
                  <w:spacing w:line="360" w:lineRule="auto"/>
                  <w:cnfStyle w:val="000000100000" w:firstRow="0" w:lastRow="0" w:firstColumn="0" w:lastColumn="0" w:oddVBand="0" w:evenVBand="0" w:oddHBand="1" w:evenHBand="0" w:firstRowFirstColumn="0" w:firstRowLastColumn="0" w:lastRowFirstColumn="0" w:lastRowLastColumn="0"/>
                </w:pPr>
              </w:pPrChange>
            </w:pPr>
            <w:ins w:id="535" w:author="Awet Teka" w:date="2025-09-13T12:11:00Z">
              <w:r w:rsidRPr="00735F12">
                <w:rPr>
                  <w:sz w:val="22"/>
                  <w:szCs w:val="22"/>
                  <w:rPrChange w:id="536" w:author="Awet Teka" w:date="2025-09-13T12:11:00Z" w16du:dateUtc="2025-09-13T09:11:00Z">
                    <w:rPr/>
                  </w:rPrChange>
                </w:rPr>
                <w:t>BIGSERIAL (PK)</w:t>
              </w:r>
            </w:ins>
          </w:p>
        </w:tc>
        <w:tc>
          <w:tcPr>
            <w:tcW w:w="0" w:type="auto"/>
            <w:hideMark/>
          </w:tcPr>
          <w:p w14:paraId="5BCDD9DD" w14:textId="77777777" w:rsidR="00735F12" w:rsidRPr="00735F12" w:rsidRDefault="00735F12">
            <w:pPr>
              <w:pStyle w:val="NormalWeb"/>
              <w:spacing w:before="0" w:beforeAutospacing="0" w:after="0" w:afterAutospacing="0" w:line="360" w:lineRule="auto"/>
              <w:cnfStyle w:val="000000100000" w:firstRow="0" w:lastRow="0" w:firstColumn="0" w:lastColumn="0" w:oddVBand="0" w:evenVBand="0" w:oddHBand="1" w:evenHBand="0" w:firstRowFirstColumn="0" w:firstRowLastColumn="0" w:lastRowFirstColumn="0" w:lastRowLastColumn="0"/>
              <w:rPr>
                <w:ins w:id="537" w:author="Awet Teka" w:date="2025-09-13T12:11:00Z"/>
                <w:sz w:val="22"/>
                <w:szCs w:val="22"/>
                <w:rPrChange w:id="538" w:author="Awet Teka" w:date="2025-09-13T12:11:00Z" w16du:dateUtc="2025-09-13T09:11:00Z">
                  <w:rPr>
                    <w:ins w:id="539" w:author="Awet Teka" w:date="2025-09-13T12:11:00Z"/>
                  </w:rPr>
                </w:rPrChange>
              </w:rPr>
              <w:pPrChange w:id="540" w:author="Awet Teka" w:date="2025-09-13T12:11:00Z" w16du:dateUtc="2025-09-13T09:11:00Z">
                <w:pPr>
                  <w:pStyle w:val="NormalWeb"/>
                  <w:spacing w:line="360" w:lineRule="auto"/>
                  <w:cnfStyle w:val="000000100000" w:firstRow="0" w:lastRow="0" w:firstColumn="0" w:lastColumn="0" w:oddVBand="0" w:evenVBand="0" w:oddHBand="1" w:evenHBand="0" w:firstRowFirstColumn="0" w:firstRowLastColumn="0" w:lastRowFirstColumn="0" w:lastRowLastColumn="0"/>
                </w:pPr>
              </w:pPrChange>
            </w:pPr>
            <w:ins w:id="541" w:author="Awet Teka" w:date="2025-09-13T12:11:00Z">
              <w:r w:rsidRPr="00735F12">
                <w:rPr>
                  <w:sz w:val="22"/>
                  <w:szCs w:val="22"/>
                  <w:rPrChange w:id="542" w:author="Awet Teka" w:date="2025-09-13T12:11:00Z" w16du:dateUtc="2025-09-13T09:11:00Z">
                    <w:rPr/>
                  </w:rPrChange>
                </w:rPr>
                <w:t>Unique identifier</w:t>
              </w:r>
            </w:ins>
          </w:p>
        </w:tc>
      </w:tr>
      <w:tr w:rsidR="00735F12" w:rsidRPr="00735F12" w14:paraId="166741EA" w14:textId="77777777" w:rsidTr="00735F12">
        <w:trPr>
          <w:ins w:id="543" w:author="Awet Teka" w:date="2025-09-13T12:11:00Z"/>
        </w:trPr>
        <w:tc>
          <w:tcPr>
            <w:cnfStyle w:val="001000000000" w:firstRow="0" w:lastRow="0" w:firstColumn="1" w:lastColumn="0" w:oddVBand="0" w:evenVBand="0" w:oddHBand="0" w:evenHBand="0" w:firstRowFirstColumn="0" w:firstRowLastColumn="0" w:lastRowFirstColumn="0" w:lastRowLastColumn="0"/>
            <w:tcW w:w="0" w:type="auto"/>
            <w:hideMark/>
          </w:tcPr>
          <w:p w14:paraId="4617EBE1" w14:textId="77777777" w:rsidR="00735F12" w:rsidRPr="00735F12" w:rsidRDefault="00735F12">
            <w:pPr>
              <w:pStyle w:val="NormalWeb"/>
              <w:spacing w:before="0" w:beforeAutospacing="0" w:after="0" w:afterAutospacing="0" w:line="360" w:lineRule="auto"/>
              <w:rPr>
                <w:ins w:id="544" w:author="Awet Teka" w:date="2025-09-13T12:11:00Z"/>
                <w:sz w:val="22"/>
                <w:szCs w:val="22"/>
                <w:rPrChange w:id="545" w:author="Awet Teka" w:date="2025-09-13T12:11:00Z" w16du:dateUtc="2025-09-13T09:11:00Z">
                  <w:rPr>
                    <w:ins w:id="546" w:author="Awet Teka" w:date="2025-09-13T12:11:00Z"/>
                  </w:rPr>
                </w:rPrChange>
              </w:rPr>
              <w:pPrChange w:id="547" w:author="Awet Teka" w:date="2025-09-13T12:11:00Z" w16du:dateUtc="2025-09-13T09:11:00Z">
                <w:pPr>
                  <w:pStyle w:val="NormalWeb"/>
                  <w:spacing w:line="360" w:lineRule="auto"/>
                </w:pPr>
              </w:pPrChange>
            </w:pPr>
            <w:proofErr w:type="spellStart"/>
            <w:ins w:id="548" w:author="Awet Teka" w:date="2025-09-13T12:11:00Z">
              <w:r w:rsidRPr="00735F12">
                <w:rPr>
                  <w:sz w:val="22"/>
                  <w:szCs w:val="22"/>
                  <w:rPrChange w:id="549" w:author="Awet Teka" w:date="2025-09-13T12:11:00Z" w16du:dateUtc="2025-09-13T09:11:00Z">
                    <w:rPr/>
                  </w:rPrChange>
                </w:rPr>
                <w:t>road_segment_id</w:t>
              </w:r>
              <w:proofErr w:type="spellEnd"/>
            </w:ins>
          </w:p>
        </w:tc>
        <w:tc>
          <w:tcPr>
            <w:tcW w:w="0" w:type="auto"/>
            <w:hideMark/>
          </w:tcPr>
          <w:p w14:paraId="1EC0E724" w14:textId="77777777" w:rsidR="00735F12" w:rsidRPr="00735F12" w:rsidRDefault="00735F12">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ins w:id="550" w:author="Awet Teka" w:date="2025-09-13T12:11:00Z"/>
                <w:sz w:val="22"/>
                <w:szCs w:val="22"/>
                <w:rPrChange w:id="551" w:author="Awet Teka" w:date="2025-09-13T12:11:00Z" w16du:dateUtc="2025-09-13T09:11:00Z">
                  <w:rPr>
                    <w:ins w:id="552" w:author="Awet Teka" w:date="2025-09-13T12:11:00Z"/>
                  </w:rPr>
                </w:rPrChange>
              </w:rPr>
              <w:pPrChange w:id="553" w:author="Awet Teka" w:date="2025-09-13T12:11:00Z" w16du:dateUtc="2025-09-13T09:11:00Z">
                <w:pPr>
                  <w:pStyle w:val="NormalWeb"/>
                  <w:spacing w:line="360" w:lineRule="auto"/>
                  <w:cnfStyle w:val="000000000000" w:firstRow="0" w:lastRow="0" w:firstColumn="0" w:lastColumn="0" w:oddVBand="0" w:evenVBand="0" w:oddHBand="0" w:evenHBand="0" w:firstRowFirstColumn="0" w:firstRowLastColumn="0" w:lastRowFirstColumn="0" w:lastRowLastColumn="0"/>
                </w:pPr>
              </w:pPrChange>
            </w:pPr>
            <w:ins w:id="554" w:author="Awet Teka" w:date="2025-09-13T12:11:00Z">
              <w:r w:rsidRPr="00735F12">
                <w:rPr>
                  <w:sz w:val="22"/>
                  <w:szCs w:val="22"/>
                  <w:rPrChange w:id="555" w:author="Awet Teka" w:date="2025-09-13T12:11:00Z" w16du:dateUtc="2025-09-13T09:11:00Z">
                    <w:rPr/>
                  </w:rPrChange>
                </w:rPr>
                <w:t xml:space="preserve">INT, FK → </w:t>
              </w:r>
              <w:proofErr w:type="spellStart"/>
              <w:r w:rsidRPr="00735F12">
                <w:rPr>
                  <w:sz w:val="22"/>
                  <w:szCs w:val="22"/>
                  <w:rPrChange w:id="556" w:author="Awet Teka" w:date="2025-09-13T12:11:00Z" w16du:dateUtc="2025-09-13T09:11:00Z">
                    <w:rPr/>
                  </w:rPrChange>
                </w:rPr>
                <w:t>road_segment</w:t>
              </w:r>
              <w:proofErr w:type="spellEnd"/>
            </w:ins>
          </w:p>
        </w:tc>
        <w:tc>
          <w:tcPr>
            <w:tcW w:w="0" w:type="auto"/>
            <w:hideMark/>
          </w:tcPr>
          <w:p w14:paraId="697016BC" w14:textId="77777777" w:rsidR="00735F12" w:rsidRPr="00735F12" w:rsidRDefault="00735F12">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ins w:id="557" w:author="Awet Teka" w:date="2025-09-13T12:11:00Z"/>
                <w:sz w:val="22"/>
                <w:szCs w:val="22"/>
                <w:rPrChange w:id="558" w:author="Awet Teka" w:date="2025-09-13T12:11:00Z" w16du:dateUtc="2025-09-13T09:11:00Z">
                  <w:rPr>
                    <w:ins w:id="559" w:author="Awet Teka" w:date="2025-09-13T12:11:00Z"/>
                  </w:rPr>
                </w:rPrChange>
              </w:rPr>
              <w:pPrChange w:id="560" w:author="Awet Teka" w:date="2025-09-13T12:11:00Z" w16du:dateUtc="2025-09-13T09:11:00Z">
                <w:pPr>
                  <w:pStyle w:val="NormalWeb"/>
                  <w:spacing w:line="360" w:lineRule="auto"/>
                  <w:cnfStyle w:val="000000000000" w:firstRow="0" w:lastRow="0" w:firstColumn="0" w:lastColumn="0" w:oddVBand="0" w:evenVBand="0" w:oddHBand="0" w:evenHBand="0" w:firstRowFirstColumn="0" w:firstRowLastColumn="0" w:lastRowFirstColumn="0" w:lastRowLastColumn="0"/>
                </w:pPr>
              </w:pPrChange>
            </w:pPr>
            <w:ins w:id="561" w:author="Awet Teka" w:date="2025-09-13T12:11:00Z">
              <w:r w:rsidRPr="00735F12">
                <w:rPr>
                  <w:sz w:val="22"/>
                  <w:szCs w:val="22"/>
                  <w:rPrChange w:id="562" w:author="Awet Teka" w:date="2025-09-13T12:11:00Z" w16du:dateUtc="2025-09-13T09:11:00Z">
                    <w:rPr/>
                  </w:rPrChange>
                </w:rPr>
                <w:t>Parent segment</w:t>
              </w:r>
            </w:ins>
          </w:p>
        </w:tc>
      </w:tr>
      <w:tr w:rsidR="00735F12" w:rsidRPr="00735F12" w14:paraId="40C577BE" w14:textId="77777777" w:rsidTr="00735F12">
        <w:trPr>
          <w:cnfStyle w:val="000000100000" w:firstRow="0" w:lastRow="0" w:firstColumn="0" w:lastColumn="0" w:oddVBand="0" w:evenVBand="0" w:oddHBand="1" w:evenHBand="0" w:firstRowFirstColumn="0" w:firstRowLastColumn="0" w:lastRowFirstColumn="0" w:lastRowLastColumn="0"/>
          <w:ins w:id="563" w:author="Awet Teka" w:date="2025-09-13T12:11:00Z"/>
        </w:trPr>
        <w:tc>
          <w:tcPr>
            <w:cnfStyle w:val="001000000000" w:firstRow="0" w:lastRow="0" w:firstColumn="1" w:lastColumn="0" w:oddVBand="0" w:evenVBand="0" w:oddHBand="0" w:evenHBand="0" w:firstRowFirstColumn="0" w:firstRowLastColumn="0" w:lastRowFirstColumn="0" w:lastRowLastColumn="0"/>
            <w:tcW w:w="0" w:type="auto"/>
            <w:hideMark/>
          </w:tcPr>
          <w:p w14:paraId="04C31161" w14:textId="77777777" w:rsidR="00735F12" w:rsidRPr="00735F12" w:rsidRDefault="00735F12">
            <w:pPr>
              <w:pStyle w:val="NormalWeb"/>
              <w:spacing w:before="0" w:beforeAutospacing="0" w:after="0" w:afterAutospacing="0" w:line="360" w:lineRule="auto"/>
              <w:rPr>
                <w:ins w:id="564" w:author="Awet Teka" w:date="2025-09-13T12:11:00Z"/>
                <w:sz w:val="22"/>
                <w:szCs w:val="22"/>
                <w:rPrChange w:id="565" w:author="Awet Teka" w:date="2025-09-13T12:11:00Z" w16du:dateUtc="2025-09-13T09:11:00Z">
                  <w:rPr>
                    <w:ins w:id="566" w:author="Awet Teka" w:date="2025-09-13T12:11:00Z"/>
                  </w:rPr>
                </w:rPrChange>
              </w:rPr>
              <w:pPrChange w:id="567" w:author="Awet Teka" w:date="2025-09-13T12:11:00Z" w16du:dateUtc="2025-09-13T09:11:00Z">
                <w:pPr>
                  <w:pStyle w:val="NormalWeb"/>
                  <w:spacing w:line="360" w:lineRule="auto"/>
                </w:pPr>
              </w:pPrChange>
            </w:pPr>
            <w:proofErr w:type="spellStart"/>
            <w:ins w:id="568" w:author="Awet Teka" w:date="2025-09-13T12:11:00Z">
              <w:r w:rsidRPr="00735F12">
                <w:rPr>
                  <w:sz w:val="22"/>
                  <w:szCs w:val="22"/>
                  <w:rPrChange w:id="569" w:author="Awet Teka" w:date="2025-09-13T12:11:00Z" w16du:dateUtc="2025-09-13T09:11:00Z">
                    <w:rPr/>
                  </w:rPrChange>
                </w:rPr>
                <w:t>furniture_type</w:t>
              </w:r>
              <w:proofErr w:type="spellEnd"/>
            </w:ins>
          </w:p>
        </w:tc>
        <w:tc>
          <w:tcPr>
            <w:tcW w:w="0" w:type="auto"/>
            <w:hideMark/>
          </w:tcPr>
          <w:p w14:paraId="4A7E7148" w14:textId="77777777" w:rsidR="00735F12" w:rsidRPr="00735F12" w:rsidRDefault="00735F12">
            <w:pPr>
              <w:pStyle w:val="NormalWeb"/>
              <w:spacing w:before="0" w:beforeAutospacing="0" w:after="0" w:afterAutospacing="0" w:line="360" w:lineRule="auto"/>
              <w:cnfStyle w:val="000000100000" w:firstRow="0" w:lastRow="0" w:firstColumn="0" w:lastColumn="0" w:oddVBand="0" w:evenVBand="0" w:oddHBand="1" w:evenHBand="0" w:firstRowFirstColumn="0" w:firstRowLastColumn="0" w:lastRowFirstColumn="0" w:lastRowLastColumn="0"/>
              <w:rPr>
                <w:ins w:id="570" w:author="Awet Teka" w:date="2025-09-13T12:11:00Z"/>
                <w:sz w:val="22"/>
                <w:szCs w:val="22"/>
                <w:rPrChange w:id="571" w:author="Awet Teka" w:date="2025-09-13T12:11:00Z" w16du:dateUtc="2025-09-13T09:11:00Z">
                  <w:rPr>
                    <w:ins w:id="572" w:author="Awet Teka" w:date="2025-09-13T12:11:00Z"/>
                  </w:rPr>
                </w:rPrChange>
              </w:rPr>
              <w:pPrChange w:id="573" w:author="Awet Teka" w:date="2025-09-13T12:11:00Z" w16du:dateUtc="2025-09-13T09:11:00Z">
                <w:pPr>
                  <w:pStyle w:val="NormalWeb"/>
                  <w:spacing w:line="360" w:lineRule="auto"/>
                  <w:cnfStyle w:val="000000100000" w:firstRow="0" w:lastRow="0" w:firstColumn="0" w:lastColumn="0" w:oddVBand="0" w:evenVBand="0" w:oddHBand="1" w:evenHBand="0" w:firstRowFirstColumn="0" w:firstRowLastColumn="0" w:lastRowFirstColumn="0" w:lastRowLastColumn="0"/>
                </w:pPr>
              </w:pPrChange>
            </w:pPr>
            <w:proofErr w:type="gramStart"/>
            <w:ins w:id="574" w:author="Awet Teka" w:date="2025-09-13T12:11:00Z">
              <w:r w:rsidRPr="00735F12">
                <w:rPr>
                  <w:sz w:val="22"/>
                  <w:szCs w:val="22"/>
                  <w:rPrChange w:id="575" w:author="Awet Teka" w:date="2025-09-13T12:11:00Z" w16du:dateUtc="2025-09-13T09:11:00Z">
                    <w:rPr/>
                  </w:rPrChange>
                </w:rPr>
                <w:t>ENUM(</w:t>
              </w:r>
              <w:proofErr w:type="gramEnd"/>
              <w:r w:rsidRPr="00735F12">
                <w:rPr>
                  <w:sz w:val="22"/>
                  <w:szCs w:val="22"/>
                  <w:rPrChange w:id="576" w:author="Awet Teka" w:date="2025-09-13T12:11:00Z" w16du:dateUtc="2025-09-13T09:11:00Z">
                    <w:rPr/>
                  </w:rPrChange>
                </w:rPr>
                <w:t xml:space="preserve">'Guard </w:t>
              </w:r>
              <w:proofErr w:type="spellStart"/>
              <w:r w:rsidRPr="00735F12">
                <w:rPr>
                  <w:sz w:val="22"/>
                  <w:szCs w:val="22"/>
                  <w:rPrChange w:id="577" w:author="Awet Teka" w:date="2025-09-13T12:11:00Z" w16du:dateUtc="2025-09-13T09:11:00Z">
                    <w:rPr/>
                  </w:rPrChange>
                </w:rPr>
                <w:t>Post','Guard</w:t>
              </w:r>
              <w:proofErr w:type="spellEnd"/>
              <w:r w:rsidRPr="00735F12">
                <w:rPr>
                  <w:sz w:val="22"/>
                  <w:szCs w:val="22"/>
                  <w:rPrChange w:id="578" w:author="Awet Teka" w:date="2025-09-13T12:11:00Z" w16du:dateUtc="2025-09-13T09:11:00Z">
                    <w:rPr/>
                  </w:rPrChange>
                </w:rPr>
                <w:t xml:space="preserve"> </w:t>
              </w:r>
              <w:proofErr w:type="spellStart"/>
              <w:r w:rsidRPr="00735F12">
                <w:rPr>
                  <w:sz w:val="22"/>
                  <w:szCs w:val="22"/>
                  <w:rPrChange w:id="579" w:author="Awet Teka" w:date="2025-09-13T12:11:00Z" w16du:dateUtc="2025-09-13T09:11:00Z">
                    <w:rPr/>
                  </w:rPrChange>
                </w:rPr>
                <w:t>Rail','KM</w:t>
              </w:r>
              <w:proofErr w:type="spellEnd"/>
              <w:r w:rsidRPr="00735F12">
                <w:rPr>
                  <w:sz w:val="22"/>
                  <w:szCs w:val="22"/>
                  <w:rPrChange w:id="580" w:author="Awet Teka" w:date="2025-09-13T12:11:00Z" w16du:dateUtc="2025-09-13T09:11:00Z">
                    <w:rPr/>
                  </w:rPrChange>
                </w:rPr>
                <w:t xml:space="preserve"> </w:t>
              </w:r>
              <w:proofErr w:type="spellStart"/>
              <w:r w:rsidRPr="00735F12">
                <w:rPr>
                  <w:sz w:val="22"/>
                  <w:szCs w:val="22"/>
                  <w:rPrChange w:id="581" w:author="Awet Teka" w:date="2025-09-13T12:11:00Z" w16du:dateUtc="2025-09-13T09:11:00Z">
                    <w:rPr/>
                  </w:rPrChange>
                </w:rPr>
                <w:t>Post','Road</w:t>
              </w:r>
              <w:proofErr w:type="spellEnd"/>
              <w:r w:rsidRPr="00735F12">
                <w:rPr>
                  <w:sz w:val="22"/>
                  <w:szCs w:val="22"/>
                  <w:rPrChange w:id="582" w:author="Awet Teka" w:date="2025-09-13T12:11:00Z" w16du:dateUtc="2025-09-13T09:11:00Z">
                    <w:rPr/>
                  </w:rPrChange>
                </w:rPr>
                <w:t xml:space="preserve"> Sign')</w:t>
              </w:r>
            </w:ins>
          </w:p>
        </w:tc>
        <w:tc>
          <w:tcPr>
            <w:tcW w:w="0" w:type="auto"/>
            <w:hideMark/>
          </w:tcPr>
          <w:p w14:paraId="6FCCB616" w14:textId="77777777" w:rsidR="00735F12" w:rsidRPr="00735F12" w:rsidRDefault="00735F12">
            <w:pPr>
              <w:pStyle w:val="NormalWeb"/>
              <w:spacing w:before="0" w:beforeAutospacing="0" w:after="0" w:afterAutospacing="0" w:line="360" w:lineRule="auto"/>
              <w:cnfStyle w:val="000000100000" w:firstRow="0" w:lastRow="0" w:firstColumn="0" w:lastColumn="0" w:oddVBand="0" w:evenVBand="0" w:oddHBand="1" w:evenHBand="0" w:firstRowFirstColumn="0" w:firstRowLastColumn="0" w:lastRowFirstColumn="0" w:lastRowLastColumn="0"/>
              <w:rPr>
                <w:ins w:id="583" w:author="Awet Teka" w:date="2025-09-13T12:11:00Z"/>
                <w:sz w:val="22"/>
                <w:szCs w:val="22"/>
                <w:rPrChange w:id="584" w:author="Awet Teka" w:date="2025-09-13T12:11:00Z" w16du:dateUtc="2025-09-13T09:11:00Z">
                  <w:rPr>
                    <w:ins w:id="585" w:author="Awet Teka" w:date="2025-09-13T12:11:00Z"/>
                  </w:rPr>
                </w:rPrChange>
              </w:rPr>
              <w:pPrChange w:id="586" w:author="Awet Teka" w:date="2025-09-13T12:11:00Z" w16du:dateUtc="2025-09-13T09:11:00Z">
                <w:pPr>
                  <w:pStyle w:val="NormalWeb"/>
                  <w:spacing w:line="360" w:lineRule="auto"/>
                  <w:cnfStyle w:val="000000100000" w:firstRow="0" w:lastRow="0" w:firstColumn="0" w:lastColumn="0" w:oddVBand="0" w:evenVBand="0" w:oddHBand="1" w:evenHBand="0" w:firstRowFirstColumn="0" w:firstRowLastColumn="0" w:lastRowFirstColumn="0" w:lastRowLastColumn="0"/>
                </w:pPr>
              </w:pPrChange>
            </w:pPr>
            <w:ins w:id="587" w:author="Awet Teka" w:date="2025-09-13T12:11:00Z">
              <w:r w:rsidRPr="00735F12">
                <w:rPr>
                  <w:sz w:val="22"/>
                  <w:szCs w:val="22"/>
                  <w:rPrChange w:id="588" w:author="Awet Teka" w:date="2025-09-13T12:11:00Z" w16du:dateUtc="2025-09-13T09:11:00Z">
                    <w:rPr/>
                  </w:rPrChange>
                </w:rPr>
                <w:t>Furniture category</w:t>
              </w:r>
            </w:ins>
          </w:p>
        </w:tc>
      </w:tr>
      <w:tr w:rsidR="00735F12" w:rsidRPr="00735F12" w14:paraId="7736D053" w14:textId="77777777" w:rsidTr="00735F12">
        <w:trPr>
          <w:ins w:id="589" w:author="Awet Teka" w:date="2025-09-13T12:11:00Z"/>
        </w:trPr>
        <w:tc>
          <w:tcPr>
            <w:cnfStyle w:val="001000000000" w:firstRow="0" w:lastRow="0" w:firstColumn="1" w:lastColumn="0" w:oddVBand="0" w:evenVBand="0" w:oddHBand="0" w:evenHBand="0" w:firstRowFirstColumn="0" w:firstRowLastColumn="0" w:lastRowFirstColumn="0" w:lastRowLastColumn="0"/>
            <w:tcW w:w="0" w:type="auto"/>
            <w:hideMark/>
          </w:tcPr>
          <w:p w14:paraId="102CE8CF" w14:textId="430C5EB8" w:rsidR="00735F12" w:rsidRPr="00735F12" w:rsidRDefault="00735F12">
            <w:pPr>
              <w:pStyle w:val="NormalWeb"/>
              <w:spacing w:before="0" w:beforeAutospacing="0" w:after="0" w:afterAutospacing="0" w:line="360" w:lineRule="auto"/>
              <w:rPr>
                <w:ins w:id="590" w:author="Awet Teka" w:date="2025-09-13T12:11:00Z"/>
                <w:sz w:val="22"/>
                <w:szCs w:val="22"/>
                <w:rPrChange w:id="591" w:author="Awet Teka" w:date="2025-09-13T12:11:00Z" w16du:dateUtc="2025-09-13T09:11:00Z">
                  <w:rPr>
                    <w:ins w:id="592" w:author="Awet Teka" w:date="2025-09-13T12:11:00Z"/>
                  </w:rPr>
                </w:rPrChange>
              </w:rPr>
              <w:pPrChange w:id="593" w:author="Awet Teka" w:date="2025-09-13T12:11:00Z" w16du:dateUtc="2025-09-13T09:11:00Z">
                <w:pPr>
                  <w:pStyle w:val="NormalWeb"/>
                  <w:spacing w:line="360" w:lineRule="auto"/>
                </w:pPr>
              </w:pPrChange>
            </w:pPr>
            <w:proofErr w:type="spellStart"/>
            <w:ins w:id="594" w:author="Awet Teka" w:date="2025-09-13T12:12:00Z" w16du:dateUtc="2025-09-13T09:12:00Z">
              <w:r w:rsidRPr="00EE07CE">
                <w:rPr>
                  <w:sz w:val="22"/>
                  <w:szCs w:val="22"/>
                </w:rPr>
                <w:t>chainage</w:t>
              </w:r>
            </w:ins>
            <w:ins w:id="595" w:author="Awet Teka" w:date="2025-09-13T12:11:00Z">
              <w:r w:rsidRPr="00735F12">
                <w:rPr>
                  <w:sz w:val="22"/>
                  <w:szCs w:val="22"/>
                  <w:rPrChange w:id="596" w:author="Awet Teka" w:date="2025-09-13T12:11:00Z" w16du:dateUtc="2025-09-13T09:11:00Z">
                    <w:rPr/>
                  </w:rPrChange>
                </w:rPr>
                <w:t>_from_km</w:t>
              </w:r>
              <w:proofErr w:type="spellEnd"/>
            </w:ins>
          </w:p>
        </w:tc>
        <w:tc>
          <w:tcPr>
            <w:tcW w:w="0" w:type="auto"/>
            <w:hideMark/>
          </w:tcPr>
          <w:p w14:paraId="25EBF61D" w14:textId="77777777" w:rsidR="00735F12" w:rsidRPr="00735F12" w:rsidRDefault="00735F12">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ins w:id="597" w:author="Awet Teka" w:date="2025-09-13T12:11:00Z"/>
                <w:sz w:val="22"/>
                <w:szCs w:val="22"/>
                <w:rPrChange w:id="598" w:author="Awet Teka" w:date="2025-09-13T12:11:00Z" w16du:dateUtc="2025-09-13T09:11:00Z">
                  <w:rPr>
                    <w:ins w:id="599" w:author="Awet Teka" w:date="2025-09-13T12:11:00Z"/>
                  </w:rPr>
                </w:rPrChange>
              </w:rPr>
              <w:pPrChange w:id="600" w:author="Awet Teka" w:date="2025-09-13T12:11:00Z" w16du:dateUtc="2025-09-13T09:11:00Z">
                <w:pPr>
                  <w:pStyle w:val="NormalWeb"/>
                  <w:spacing w:line="360" w:lineRule="auto"/>
                  <w:cnfStyle w:val="000000000000" w:firstRow="0" w:lastRow="0" w:firstColumn="0" w:lastColumn="0" w:oddVBand="0" w:evenVBand="0" w:oddHBand="0" w:evenHBand="0" w:firstRowFirstColumn="0" w:firstRowLastColumn="0" w:lastRowFirstColumn="0" w:lastRowLastColumn="0"/>
                </w:pPr>
              </w:pPrChange>
            </w:pPr>
            <w:proofErr w:type="gramStart"/>
            <w:ins w:id="601" w:author="Awet Teka" w:date="2025-09-13T12:11:00Z">
              <w:r w:rsidRPr="00735F12">
                <w:rPr>
                  <w:sz w:val="22"/>
                  <w:szCs w:val="22"/>
                  <w:rPrChange w:id="602" w:author="Awet Teka" w:date="2025-09-13T12:11:00Z" w16du:dateUtc="2025-09-13T09:11:00Z">
                    <w:rPr/>
                  </w:rPrChange>
                </w:rPr>
                <w:t>DECIMAL(</w:t>
              </w:r>
              <w:proofErr w:type="gramEnd"/>
              <w:r w:rsidRPr="00735F12">
                <w:rPr>
                  <w:sz w:val="22"/>
                  <w:szCs w:val="22"/>
                  <w:rPrChange w:id="603" w:author="Awet Teka" w:date="2025-09-13T12:11:00Z" w16du:dateUtc="2025-09-13T09:11:00Z">
                    <w:rPr/>
                  </w:rPrChange>
                </w:rPr>
                <w:t>8,3)</w:t>
              </w:r>
            </w:ins>
          </w:p>
        </w:tc>
        <w:tc>
          <w:tcPr>
            <w:tcW w:w="0" w:type="auto"/>
            <w:hideMark/>
          </w:tcPr>
          <w:p w14:paraId="684D70C1" w14:textId="77777777" w:rsidR="00735F12" w:rsidRPr="00735F12" w:rsidRDefault="00735F12">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ins w:id="604" w:author="Awet Teka" w:date="2025-09-13T12:11:00Z"/>
                <w:sz w:val="22"/>
                <w:szCs w:val="22"/>
                <w:rPrChange w:id="605" w:author="Awet Teka" w:date="2025-09-13T12:11:00Z" w16du:dateUtc="2025-09-13T09:11:00Z">
                  <w:rPr>
                    <w:ins w:id="606" w:author="Awet Teka" w:date="2025-09-13T12:11:00Z"/>
                  </w:rPr>
                </w:rPrChange>
              </w:rPr>
              <w:pPrChange w:id="607" w:author="Awet Teka" w:date="2025-09-13T12:11:00Z" w16du:dateUtc="2025-09-13T09:11:00Z">
                <w:pPr>
                  <w:pStyle w:val="NormalWeb"/>
                  <w:spacing w:line="360" w:lineRule="auto"/>
                  <w:cnfStyle w:val="000000000000" w:firstRow="0" w:lastRow="0" w:firstColumn="0" w:lastColumn="0" w:oddVBand="0" w:evenVBand="0" w:oddHBand="0" w:evenHBand="0" w:firstRowFirstColumn="0" w:firstRowLastColumn="0" w:lastRowFirstColumn="0" w:lastRowLastColumn="0"/>
                </w:pPr>
              </w:pPrChange>
            </w:pPr>
            <w:ins w:id="608" w:author="Awet Teka" w:date="2025-09-13T12:11:00Z">
              <w:r w:rsidRPr="00735F12">
                <w:rPr>
                  <w:sz w:val="22"/>
                  <w:szCs w:val="22"/>
                  <w:rPrChange w:id="609" w:author="Awet Teka" w:date="2025-09-13T12:11:00Z" w16du:dateUtc="2025-09-13T09:11:00Z">
                    <w:rPr/>
                  </w:rPrChange>
                </w:rPr>
                <w:t>Start chainage</w:t>
              </w:r>
            </w:ins>
          </w:p>
        </w:tc>
      </w:tr>
      <w:tr w:rsidR="00735F12" w:rsidRPr="00735F12" w14:paraId="2FB7E478" w14:textId="77777777" w:rsidTr="00735F12">
        <w:trPr>
          <w:cnfStyle w:val="000000100000" w:firstRow="0" w:lastRow="0" w:firstColumn="0" w:lastColumn="0" w:oddVBand="0" w:evenVBand="0" w:oddHBand="1" w:evenHBand="0" w:firstRowFirstColumn="0" w:firstRowLastColumn="0" w:lastRowFirstColumn="0" w:lastRowLastColumn="0"/>
          <w:ins w:id="610" w:author="Awet Teka" w:date="2025-09-13T12:11:00Z"/>
        </w:trPr>
        <w:tc>
          <w:tcPr>
            <w:cnfStyle w:val="001000000000" w:firstRow="0" w:lastRow="0" w:firstColumn="1" w:lastColumn="0" w:oddVBand="0" w:evenVBand="0" w:oddHBand="0" w:evenHBand="0" w:firstRowFirstColumn="0" w:firstRowLastColumn="0" w:lastRowFirstColumn="0" w:lastRowLastColumn="0"/>
            <w:tcW w:w="0" w:type="auto"/>
            <w:hideMark/>
          </w:tcPr>
          <w:p w14:paraId="4DDF3A63" w14:textId="3A810519" w:rsidR="00735F12" w:rsidRPr="00735F12" w:rsidRDefault="00735F12">
            <w:pPr>
              <w:pStyle w:val="NormalWeb"/>
              <w:spacing w:before="0" w:beforeAutospacing="0" w:after="0" w:afterAutospacing="0" w:line="360" w:lineRule="auto"/>
              <w:rPr>
                <w:ins w:id="611" w:author="Awet Teka" w:date="2025-09-13T12:11:00Z"/>
                <w:sz w:val="22"/>
                <w:szCs w:val="22"/>
                <w:rPrChange w:id="612" w:author="Awet Teka" w:date="2025-09-13T12:11:00Z" w16du:dateUtc="2025-09-13T09:11:00Z">
                  <w:rPr>
                    <w:ins w:id="613" w:author="Awet Teka" w:date="2025-09-13T12:11:00Z"/>
                  </w:rPr>
                </w:rPrChange>
              </w:rPr>
              <w:pPrChange w:id="614" w:author="Awet Teka" w:date="2025-09-13T12:11:00Z" w16du:dateUtc="2025-09-13T09:11:00Z">
                <w:pPr>
                  <w:pStyle w:val="NormalWeb"/>
                  <w:spacing w:line="360" w:lineRule="auto"/>
                </w:pPr>
              </w:pPrChange>
            </w:pPr>
            <w:proofErr w:type="spellStart"/>
            <w:ins w:id="615" w:author="Awet Teka" w:date="2025-09-13T12:12:00Z" w16du:dateUtc="2025-09-13T09:12:00Z">
              <w:r w:rsidRPr="00EE07CE">
                <w:rPr>
                  <w:sz w:val="22"/>
                  <w:szCs w:val="22"/>
                </w:rPr>
                <w:t>chainage</w:t>
              </w:r>
            </w:ins>
            <w:ins w:id="616" w:author="Awet Teka" w:date="2025-09-13T12:11:00Z">
              <w:r w:rsidRPr="00735F12">
                <w:rPr>
                  <w:sz w:val="22"/>
                  <w:szCs w:val="22"/>
                  <w:rPrChange w:id="617" w:author="Awet Teka" w:date="2025-09-13T12:11:00Z" w16du:dateUtc="2025-09-13T09:11:00Z">
                    <w:rPr/>
                  </w:rPrChange>
                </w:rPr>
                <w:t>_to_km</w:t>
              </w:r>
              <w:proofErr w:type="spellEnd"/>
            </w:ins>
          </w:p>
        </w:tc>
        <w:tc>
          <w:tcPr>
            <w:tcW w:w="0" w:type="auto"/>
            <w:hideMark/>
          </w:tcPr>
          <w:p w14:paraId="07CFD7FD" w14:textId="77777777" w:rsidR="00735F12" w:rsidRPr="00735F12" w:rsidRDefault="00735F12">
            <w:pPr>
              <w:pStyle w:val="NormalWeb"/>
              <w:spacing w:before="0" w:beforeAutospacing="0" w:after="0" w:afterAutospacing="0" w:line="360" w:lineRule="auto"/>
              <w:cnfStyle w:val="000000100000" w:firstRow="0" w:lastRow="0" w:firstColumn="0" w:lastColumn="0" w:oddVBand="0" w:evenVBand="0" w:oddHBand="1" w:evenHBand="0" w:firstRowFirstColumn="0" w:firstRowLastColumn="0" w:lastRowFirstColumn="0" w:lastRowLastColumn="0"/>
              <w:rPr>
                <w:ins w:id="618" w:author="Awet Teka" w:date="2025-09-13T12:11:00Z"/>
                <w:sz w:val="22"/>
                <w:szCs w:val="22"/>
                <w:rPrChange w:id="619" w:author="Awet Teka" w:date="2025-09-13T12:11:00Z" w16du:dateUtc="2025-09-13T09:11:00Z">
                  <w:rPr>
                    <w:ins w:id="620" w:author="Awet Teka" w:date="2025-09-13T12:11:00Z"/>
                  </w:rPr>
                </w:rPrChange>
              </w:rPr>
              <w:pPrChange w:id="621" w:author="Awet Teka" w:date="2025-09-13T12:11:00Z" w16du:dateUtc="2025-09-13T09:11:00Z">
                <w:pPr>
                  <w:pStyle w:val="NormalWeb"/>
                  <w:spacing w:line="360" w:lineRule="auto"/>
                  <w:cnfStyle w:val="000000100000" w:firstRow="0" w:lastRow="0" w:firstColumn="0" w:lastColumn="0" w:oddVBand="0" w:evenVBand="0" w:oddHBand="1" w:evenHBand="0" w:firstRowFirstColumn="0" w:firstRowLastColumn="0" w:lastRowFirstColumn="0" w:lastRowLastColumn="0"/>
                </w:pPr>
              </w:pPrChange>
            </w:pPr>
            <w:proofErr w:type="gramStart"/>
            <w:ins w:id="622" w:author="Awet Teka" w:date="2025-09-13T12:11:00Z">
              <w:r w:rsidRPr="00735F12">
                <w:rPr>
                  <w:sz w:val="22"/>
                  <w:szCs w:val="22"/>
                  <w:rPrChange w:id="623" w:author="Awet Teka" w:date="2025-09-13T12:11:00Z" w16du:dateUtc="2025-09-13T09:11:00Z">
                    <w:rPr/>
                  </w:rPrChange>
                </w:rPr>
                <w:t>DECIMAL(</w:t>
              </w:r>
              <w:proofErr w:type="gramEnd"/>
              <w:r w:rsidRPr="00735F12">
                <w:rPr>
                  <w:sz w:val="22"/>
                  <w:szCs w:val="22"/>
                  <w:rPrChange w:id="624" w:author="Awet Teka" w:date="2025-09-13T12:11:00Z" w16du:dateUtc="2025-09-13T09:11:00Z">
                    <w:rPr/>
                  </w:rPrChange>
                </w:rPr>
                <w:t>8,3)</w:t>
              </w:r>
            </w:ins>
          </w:p>
        </w:tc>
        <w:tc>
          <w:tcPr>
            <w:tcW w:w="0" w:type="auto"/>
            <w:hideMark/>
          </w:tcPr>
          <w:p w14:paraId="4B9DA73A" w14:textId="77777777" w:rsidR="00735F12" w:rsidRPr="00735F12" w:rsidRDefault="00735F12">
            <w:pPr>
              <w:pStyle w:val="NormalWeb"/>
              <w:spacing w:before="0" w:beforeAutospacing="0" w:after="0" w:afterAutospacing="0" w:line="360" w:lineRule="auto"/>
              <w:cnfStyle w:val="000000100000" w:firstRow="0" w:lastRow="0" w:firstColumn="0" w:lastColumn="0" w:oddVBand="0" w:evenVBand="0" w:oddHBand="1" w:evenHBand="0" w:firstRowFirstColumn="0" w:firstRowLastColumn="0" w:lastRowFirstColumn="0" w:lastRowLastColumn="0"/>
              <w:rPr>
                <w:ins w:id="625" w:author="Awet Teka" w:date="2025-09-13T12:11:00Z"/>
                <w:sz w:val="22"/>
                <w:szCs w:val="22"/>
                <w:rPrChange w:id="626" w:author="Awet Teka" w:date="2025-09-13T12:11:00Z" w16du:dateUtc="2025-09-13T09:11:00Z">
                  <w:rPr>
                    <w:ins w:id="627" w:author="Awet Teka" w:date="2025-09-13T12:11:00Z"/>
                  </w:rPr>
                </w:rPrChange>
              </w:rPr>
              <w:pPrChange w:id="628" w:author="Awet Teka" w:date="2025-09-13T12:11:00Z" w16du:dateUtc="2025-09-13T09:11:00Z">
                <w:pPr>
                  <w:pStyle w:val="NormalWeb"/>
                  <w:spacing w:line="360" w:lineRule="auto"/>
                  <w:cnfStyle w:val="000000100000" w:firstRow="0" w:lastRow="0" w:firstColumn="0" w:lastColumn="0" w:oddVBand="0" w:evenVBand="0" w:oddHBand="1" w:evenHBand="0" w:firstRowFirstColumn="0" w:firstRowLastColumn="0" w:lastRowFirstColumn="0" w:lastRowLastColumn="0"/>
                </w:pPr>
              </w:pPrChange>
            </w:pPr>
            <w:ins w:id="629" w:author="Awet Teka" w:date="2025-09-13T12:11:00Z">
              <w:r w:rsidRPr="00735F12">
                <w:rPr>
                  <w:sz w:val="22"/>
                  <w:szCs w:val="22"/>
                  <w:rPrChange w:id="630" w:author="Awet Teka" w:date="2025-09-13T12:11:00Z" w16du:dateUtc="2025-09-13T09:11:00Z">
                    <w:rPr/>
                  </w:rPrChange>
                </w:rPr>
                <w:t>End chainage</w:t>
              </w:r>
            </w:ins>
          </w:p>
        </w:tc>
      </w:tr>
      <w:tr w:rsidR="00735F12" w:rsidRPr="00735F12" w14:paraId="297E2654" w14:textId="77777777" w:rsidTr="00735F12">
        <w:trPr>
          <w:ins w:id="631" w:author="Awet Teka" w:date="2025-09-13T12:11:00Z"/>
        </w:trPr>
        <w:tc>
          <w:tcPr>
            <w:cnfStyle w:val="001000000000" w:firstRow="0" w:lastRow="0" w:firstColumn="1" w:lastColumn="0" w:oddVBand="0" w:evenVBand="0" w:oddHBand="0" w:evenHBand="0" w:firstRowFirstColumn="0" w:firstRowLastColumn="0" w:lastRowFirstColumn="0" w:lastRowLastColumn="0"/>
            <w:tcW w:w="0" w:type="auto"/>
            <w:hideMark/>
          </w:tcPr>
          <w:p w14:paraId="01ABB0A6" w14:textId="77777777" w:rsidR="00735F12" w:rsidRPr="00735F12" w:rsidRDefault="00735F12">
            <w:pPr>
              <w:pStyle w:val="NormalWeb"/>
              <w:spacing w:before="0" w:beforeAutospacing="0" w:after="0" w:afterAutospacing="0" w:line="360" w:lineRule="auto"/>
              <w:rPr>
                <w:ins w:id="632" w:author="Awet Teka" w:date="2025-09-13T12:11:00Z"/>
                <w:sz w:val="22"/>
                <w:szCs w:val="22"/>
                <w:rPrChange w:id="633" w:author="Awet Teka" w:date="2025-09-13T12:11:00Z" w16du:dateUtc="2025-09-13T09:11:00Z">
                  <w:rPr>
                    <w:ins w:id="634" w:author="Awet Teka" w:date="2025-09-13T12:11:00Z"/>
                  </w:rPr>
                </w:rPrChange>
              </w:rPr>
              <w:pPrChange w:id="635" w:author="Awet Teka" w:date="2025-09-13T12:11:00Z" w16du:dateUtc="2025-09-13T09:11:00Z">
                <w:pPr>
                  <w:pStyle w:val="NormalWeb"/>
                  <w:spacing w:line="360" w:lineRule="auto"/>
                </w:pPr>
              </w:pPrChange>
            </w:pPr>
            <w:proofErr w:type="spellStart"/>
            <w:ins w:id="636" w:author="Awet Teka" w:date="2025-09-13T12:11:00Z">
              <w:r w:rsidRPr="00735F12">
                <w:rPr>
                  <w:sz w:val="22"/>
                  <w:szCs w:val="22"/>
                  <w:rPrChange w:id="637" w:author="Awet Teka" w:date="2025-09-13T12:11:00Z" w16du:dateUtc="2025-09-13T09:11:00Z">
                    <w:rPr/>
                  </w:rPrChange>
                </w:rPr>
                <w:t>left_present</w:t>
              </w:r>
              <w:proofErr w:type="spellEnd"/>
            </w:ins>
          </w:p>
        </w:tc>
        <w:tc>
          <w:tcPr>
            <w:tcW w:w="0" w:type="auto"/>
            <w:hideMark/>
          </w:tcPr>
          <w:p w14:paraId="32A46F1A" w14:textId="77777777" w:rsidR="00735F12" w:rsidRPr="00735F12" w:rsidRDefault="00735F12">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ins w:id="638" w:author="Awet Teka" w:date="2025-09-13T12:11:00Z"/>
                <w:sz w:val="22"/>
                <w:szCs w:val="22"/>
                <w:rPrChange w:id="639" w:author="Awet Teka" w:date="2025-09-13T12:11:00Z" w16du:dateUtc="2025-09-13T09:11:00Z">
                  <w:rPr>
                    <w:ins w:id="640" w:author="Awet Teka" w:date="2025-09-13T12:11:00Z"/>
                  </w:rPr>
                </w:rPrChange>
              </w:rPr>
              <w:pPrChange w:id="641" w:author="Awet Teka" w:date="2025-09-13T12:11:00Z" w16du:dateUtc="2025-09-13T09:11:00Z">
                <w:pPr>
                  <w:pStyle w:val="NormalWeb"/>
                  <w:spacing w:line="360" w:lineRule="auto"/>
                  <w:cnfStyle w:val="000000000000" w:firstRow="0" w:lastRow="0" w:firstColumn="0" w:lastColumn="0" w:oddVBand="0" w:evenVBand="0" w:oddHBand="0" w:evenHBand="0" w:firstRowFirstColumn="0" w:firstRowLastColumn="0" w:lastRowFirstColumn="0" w:lastRowLastColumn="0"/>
                </w:pPr>
              </w:pPrChange>
            </w:pPr>
            <w:ins w:id="642" w:author="Awet Teka" w:date="2025-09-13T12:11:00Z">
              <w:r w:rsidRPr="00735F12">
                <w:rPr>
                  <w:sz w:val="22"/>
                  <w:szCs w:val="22"/>
                  <w:rPrChange w:id="643" w:author="Awet Teka" w:date="2025-09-13T12:11:00Z" w16du:dateUtc="2025-09-13T09:11:00Z">
                    <w:rPr/>
                  </w:rPrChange>
                </w:rPr>
                <w:t>BOOLEAN DEFAULT FALSE</w:t>
              </w:r>
            </w:ins>
          </w:p>
        </w:tc>
        <w:tc>
          <w:tcPr>
            <w:tcW w:w="0" w:type="auto"/>
            <w:hideMark/>
          </w:tcPr>
          <w:p w14:paraId="69470506" w14:textId="77777777" w:rsidR="00735F12" w:rsidRPr="00735F12" w:rsidRDefault="00735F12">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ins w:id="644" w:author="Awet Teka" w:date="2025-09-13T12:11:00Z"/>
                <w:sz w:val="22"/>
                <w:szCs w:val="22"/>
                <w:rPrChange w:id="645" w:author="Awet Teka" w:date="2025-09-13T12:11:00Z" w16du:dateUtc="2025-09-13T09:11:00Z">
                  <w:rPr>
                    <w:ins w:id="646" w:author="Awet Teka" w:date="2025-09-13T12:11:00Z"/>
                  </w:rPr>
                </w:rPrChange>
              </w:rPr>
              <w:pPrChange w:id="647" w:author="Awet Teka" w:date="2025-09-13T12:11:00Z" w16du:dateUtc="2025-09-13T09:11:00Z">
                <w:pPr>
                  <w:pStyle w:val="NormalWeb"/>
                  <w:spacing w:line="360" w:lineRule="auto"/>
                  <w:cnfStyle w:val="000000000000" w:firstRow="0" w:lastRow="0" w:firstColumn="0" w:lastColumn="0" w:oddVBand="0" w:evenVBand="0" w:oddHBand="0" w:evenHBand="0" w:firstRowFirstColumn="0" w:firstRowLastColumn="0" w:lastRowFirstColumn="0" w:lastRowLastColumn="0"/>
                </w:pPr>
              </w:pPrChange>
            </w:pPr>
            <w:ins w:id="648" w:author="Awet Teka" w:date="2025-09-13T12:11:00Z">
              <w:r w:rsidRPr="00735F12">
                <w:rPr>
                  <w:sz w:val="22"/>
                  <w:szCs w:val="22"/>
                  <w:rPrChange w:id="649" w:author="Awet Teka" w:date="2025-09-13T12:11:00Z" w16du:dateUtc="2025-09-13T09:11:00Z">
                    <w:rPr/>
                  </w:rPrChange>
                </w:rPr>
                <w:t>Furniture on left side</w:t>
              </w:r>
            </w:ins>
          </w:p>
        </w:tc>
      </w:tr>
      <w:tr w:rsidR="00735F12" w:rsidRPr="00735F12" w14:paraId="7E11FCB3" w14:textId="77777777" w:rsidTr="00735F12">
        <w:trPr>
          <w:cnfStyle w:val="000000100000" w:firstRow="0" w:lastRow="0" w:firstColumn="0" w:lastColumn="0" w:oddVBand="0" w:evenVBand="0" w:oddHBand="1" w:evenHBand="0" w:firstRowFirstColumn="0" w:firstRowLastColumn="0" w:lastRowFirstColumn="0" w:lastRowLastColumn="0"/>
          <w:ins w:id="650" w:author="Awet Teka" w:date="2025-09-13T12:11:00Z"/>
        </w:trPr>
        <w:tc>
          <w:tcPr>
            <w:cnfStyle w:val="001000000000" w:firstRow="0" w:lastRow="0" w:firstColumn="1" w:lastColumn="0" w:oddVBand="0" w:evenVBand="0" w:oddHBand="0" w:evenHBand="0" w:firstRowFirstColumn="0" w:firstRowLastColumn="0" w:lastRowFirstColumn="0" w:lastRowLastColumn="0"/>
            <w:tcW w:w="0" w:type="auto"/>
            <w:hideMark/>
          </w:tcPr>
          <w:p w14:paraId="4D5C0ED7" w14:textId="77777777" w:rsidR="00735F12" w:rsidRPr="00735F12" w:rsidRDefault="00735F12">
            <w:pPr>
              <w:pStyle w:val="NormalWeb"/>
              <w:spacing w:before="0" w:beforeAutospacing="0" w:after="0" w:afterAutospacing="0" w:line="360" w:lineRule="auto"/>
              <w:rPr>
                <w:ins w:id="651" w:author="Awet Teka" w:date="2025-09-13T12:11:00Z"/>
                <w:sz w:val="22"/>
                <w:szCs w:val="22"/>
                <w:rPrChange w:id="652" w:author="Awet Teka" w:date="2025-09-13T12:11:00Z" w16du:dateUtc="2025-09-13T09:11:00Z">
                  <w:rPr>
                    <w:ins w:id="653" w:author="Awet Teka" w:date="2025-09-13T12:11:00Z"/>
                  </w:rPr>
                </w:rPrChange>
              </w:rPr>
              <w:pPrChange w:id="654" w:author="Awet Teka" w:date="2025-09-13T12:11:00Z" w16du:dateUtc="2025-09-13T09:11:00Z">
                <w:pPr>
                  <w:pStyle w:val="NormalWeb"/>
                  <w:spacing w:line="360" w:lineRule="auto"/>
                </w:pPr>
              </w:pPrChange>
            </w:pPr>
            <w:proofErr w:type="spellStart"/>
            <w:ins w:id="655" w:author="Awet Teka" w:date="2025-09-13T12:11:00Z">
              <w:r w:rsidRPr="00735F12">
                <w:rPr>
                  <w:sz w:val="22"/>
                  <w:szCs w:val="22"/>
                  <w:rPrChange w:id="656" w:author="Awet Teka" w:date="2025-09-13T12:11:00Z" w16du:dateUtc="2025-09-13T09:11:00Z">
                    <w:rPr/>
                  </w:rPrChange>
                </w:rPr>
                <w:t>right_present</w:t>
              </w:r>
              <w:proofErr w:type="spellEnd"/>
            </w:ins>
          </w:p>
        </w:tc>
        <w:tc>
          <w:tcPr>
            <w:tcW w:w="0" w:type="auto"/>
            <w:hideMark/>
          </w:tcPr>
          <w:p w14:paraId="5FB22791" w14:textId="77777777" w:rsidR="00735F12" w:rsidRPr="00735F12" w:rsidRDefault="00735F12">
            <w:pPr>
              <w:pStyle w:val="NormalWeb"/>
              <w:spacing w:before="0" w:beforeAutospacing="0" w:after="0" w:afterAutospacing="0" w:line="360" w:lineRule="auto"/>
              <w:cnfStyle w:val="000000100000" w:firstRow="0" w:lastRow="0" w:firstColumn="0" w:lastColumn="0" w:oddVBand="0" w:evenVBand="0" w:oddHBand="1" w:evenHBand="0" w:firstRowFirstColumn="0" w:firstRowLastColumn="0" w:lastRowFirstColumn="0" w:lastRowLastColumn="0"/>
              <w:rPr>
                <w:ins w:id="657" w:author="Awet Teka" w:date="2025-09-13T12:11:00Z"/>
                <w:sz w:val="22"/>
                <w:szCs w:val="22"/>
                <w:rPrChange w:id="658" w:author="Awet Teka" w:date="2025-09-13T12:11:00Z" w16du:dateUtc="2025-09-13T09:11:00Z">
                  <w:rPr>
                    <w:ins w:id="659" w:author="Awet Teka" w:date="2025-09-13T12:11:00Z"/>
                  </w:rPr>
                </w:rPrChange>
              </w:rPr>
              <w:pPrChange w:id="660" w:author="Awet Teka" w:date="2025-09-13T12:11:00Z" w16du:dateUtc="2025-09-13T09:11:00Z">
                <w:pPr>
                  <w:pStyle w:val="NormalWeb"/>
                  <w:spacing w:line="360" w:lineRule="auto"/>
                  <w:cnfStyle w:val="000000100000" w:firstRow="0" w:lastRow="0" w:firstColumn="0" w:lastColumn="0" w:oddVBand="0" w:evenVBand="0" w:oddHBand="1" w:evenHBand="0" w:firstRowFirstColumn="0" w:firstRowLastColumn="0" w:lastRowFirstColumn="0" w:lastRowLastColumn="0"/>
                </w:pPr>
              </w:pPrChange>
            </w:pPr>
            <w:ins w:id="661" w:author="Awet Teka" w:date="2025-09-13T12:11:00Z">
              <w:r w:rsidRPr="00735F12">
                <w:rPr>
                  <w:sz w:val="22"/>
                  <w:szCs w:val="22"/>
                  <w:rPrChange w:id="662" w:author="Awet Teka" w:date="2025-09-13T12:11:00Z" w16du:dateUtc="2025-09-13T09:11:00Z">
                    <w:rPr/>
                  </w:rPrChange>
                </w:rPr>
                <w:t>BOOLEAN DEFAULT FALSE</w:t>
              </w:r>
            </w:ins>
          </w:p>
        </w:tc>
        <w:tc>
          <w:tcPr>
            <w:tcW w:w="0" w:type="auto"/>
            <w:hideMark/>
          </w:tcPr>
          <w:p w14:paraId="50A4E13B" w14:textId="77777777" w:rsidR="00735F12" w:rsidRPr="00735F12" w:rsidRDefault="00735F12">
            <w:pPr>
              <w:pStyle w:val="NormalWeb"/>
              <w:spacing w:before="0" w:beforeAutospacing="0" w:after="0" w:afterAutospacing="0" w:line="360" w:lineRule="auto"/>
              <w:cnfStyle w:val="000000100000" w:firstRow="0" w:lastRow="0" w:firstColumn="0" w:lastColumn="0" w:oddVBand="0" w:evenVBand="0" w:oddHBand="1" w:evenHBand="0" w:firstRowFirstColumn="0" w:firstRowLastColumn="0" w:lastRowFirstColumn="0" w:lastRowLastColumn="0"/>
              <w:rPr>
                <w:ins w:id="663" w:author="Awet Teka" w:date="2025-09-13T12:11:00Z"/>
                <w:sz w:val="22"/>
                <w:szCs w:val="22"/>
                <w:rPrChange w:id="664" w:author="Awet Teka" w:date="2025-09-13T12:11:00Z" w16du:dateUtc="2025-09-13T09:11:00Z">
                  <w:rPr>
                    <w:ins w:id="665" w:author="Awet Teka" w:date="2025-09-13T12:11:00Z"/>
                  </w:rPr>
                </w:rPrChange>
              </w:rPr>
              <w:pPrChange w:id="666" w:author="Awet Teka" w:date="2025-09-13T12:11:00Z" w16du:dateUtc="2025-09-13T09:11:00Z">
                <w:pPr>
                  <w:pStyle w:val="NormalWeb"/>
                  <w:spacing w:line="360" w:lineRule="auto"/>
                  <w:cnfStyle w:val="000000100000" w:firstRow="0" w:lastRow="0" w:firstColumn="0" w:lastColumn="0" w:oddVBand="0" w:evenVBand="0" w:oddHBand="1" w:evenHBand="0" w:firstRowFirstColumn="0" w:firstRowLastColumn="0" w:lastRowFirstColumn="0" w:lastRowLastColumn="0"/>
                </w:pPr>
              </w:pPrChange>
            </w:pPr>
            <w:ins w:id="667" w:author="Awet Teka" w:date="2025-09-13T12:11:00Z">
              <w:r w:rsidRPr="00735F12">
                <w:rPr>
                  <w:sz w:val="22"/>
                  <w:szCs w:val="22"/>
                  <w:rPrChange w:id="668" w:author="Awet Teka" w:date="2025-09-13T12:11:00Z" w16du:dateUtc="2025-09-13T09:11:00Z">
                    <w:rPr/>
                  </w:rPrChange>
                </w:rPr>
                <w:t>Furniture on right side</w:t>
              </w:r>
            </w:ins>
          </w:p>
        </w:tc>
      </w:tr>
      <w:tr w:rsidR="00735F12" w:rsidRPr="00735F12" w14:paraId="161CB39A" w14:textId="77777777" w:rsidTr="00735F12">
        <w:trPr>
          <w:ins w:id="669" w:author="Awet Teka" w:date="2025-09-13T12:11:00Z"/>
        </w:trPr>
        <w:tc>
          <w:tcPr>
            <w:cnfStyle w:val="001000000000" w:firstRow="0" w:lastRow="0" w:firstColumn="1" w:lastColumn="0" w:oddVBand="0" w:evenVBand="0" w:oddHBand="0" w:evenHBand="0" w:firstRowFirstColumn="0" w:firstRowLastColumn="0" w:lastRowFirstColumn="0" w:lastRowLastColumn="0"/>
            <w:tcW w:w="0" w:type="auto"/>
            <w:hideMark/>
          </w:tcPr>
          <w:p w14:paraId="17D58251" w14:textId="28ED969D" w:rsidR="00735F12" w:rsidRPr="00735F12" w:rsidRDefault="003B44A8">
            <w:pPr>
              <w:pStyle w:val="NormalWeb"/>
              <w:spacing w:before="0" w:beforeAutospacing="0" w:after="0" w:afterAutospacing="0" w:line="360" w:lineRule="auto"/>
              <w:rPr>
                <w:ins w:id="670" w:author="Awet Teka" w:date="2025-09-13T12:11:00Z"/>
                <w:sz w:val="22"/>
                <w:szCs w:val="22"/>
                <w:rPrChange w:id="671" w:author="Awet Teka" w:date="2025-09-13T12:11:00Z" w16du:dateUtc="2025-09-13T09:11:00Z">
                  <w:rPr>
                    <w:ins w:id="672" w:author="Awet Teka" w:date="2025-09-13T12:11:00Z"/>
                  </w:rPr>
                </w:rPrChange>
              </w:rPr>
              <w:pPrChange w:id="673" w:author="Awet Teka" w:date="2025-09-13T12:11:00Z" w16du:dateUtc="2025-09-13T09:11:00Z">
                <w:pPr>
                  <w:pStyle w:val="NormalWeb"/>
                  <w:spacing w:line="360" w:lineRule="auto"/>
                </w:pPr>
              </w:pPrChange>
            </w:pPr>
            <w:ins w:id="674" w:author="Awet Teka" w:date="2025-09-13T12:11:00Z">
              <w:r w:rsidRPr="003B44A8">
                <w:rPr>
                  <w:sz w:val="22"/>
                  <w:szCs w:val="22"/>
                </w:rPr>
                <w:t>C</w:t>
              </w:r>
              <w:r w:rsidR="00735F12" w:rsidRPr="00735F12">
                <w:rPr>
                  <w:sz w:val="22"/>
                  <w:szCs w:val="22"/>
                  <w:rPrChange w:id="675" w:author="Awet Teka" w:date="2025-09-13T12:11:00Z" w16du:dateUtc="2025-09-13T09:11:00Z">
                    <w:rPr/>
                  </w:rPrChange>
                </w:rPr>
                <w:t>omments</w:t>
              </w:r>
            </w:ins>
          </w:p>
        </w:tc>
        <w:tc>
          <w:tcPr>
            <w:tcW w:w="0" w:type="auto"/>
            <w:hideMark/>
          </w:tcPr>
          <w:p w14:paraId="74F5146C" w14:textId="77777777" w:rsidR="00735F12" w:rsidRPr="00735F12" w:rsidRDefault="00735F12">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ins w:id="676" w:author="Awet Teka" w:date="2025-09-13T12:11:00Z"/>
                <w:sz w:val="22"/>
                <w:szCs w:val="22"/>
                <w:rPrChange w:id="677" w:author="Awet Teka" w:date="2025-09-13T12:11:00Z" w16du:dateUtc="2025-09-13T09:11:00Z">
                  <w:rPr>
                    <w:ins w:id="678" w:author="Awet Teka" w:date="2025-09-13T12:11:00Z"/>
                  </w:rPr>
                </w:rPrChange>
              </w:rPr>
              <w:pPrChange w:id="679" w:author="Awet Teka" w:date="2025-09-13T12:11:00Z" w16du:dateUtc="2025-09-13T09:11:00Z">
                <w:pPr>
                  <w:pStyle w:val="NormalWeb"/>
                  <w:spacing w:line="360" w:lineRule="auto"/>
                  <w:cnfStyle w:val="000000000000" w:firstRow="0" w:lastRow="0" w:firstColumn="0" w:lastColumn="0" w:oddVBand="0" w:evenVBand="0" w:oddHBand="0" w:evenHBand="0" w:firstRowFirstColumn="0" w:firstRowLastColumn="0" w:lastRowFirstColumn="0" w:lastRowLastColumn="0"/>
                </w:pPr>
              </w:pPrChange>
            </w:pPr>
            <w:ins w:id="680" w:author="Awet Teka" w:date="2025-09-13T12:11:00Z">
              <w:r w:rsidRPr="00735F12">
                <w:rPr>
                  <w:sz w:val="22"/>
                  <w:szCs w:val="22"/>
                  <w:rPrChange w:id="681" w:author="Awet Teka" w:date="2025-09-13T12:11:00Z" w16du:dateUtc="2025-09-13T09:11:00Z">
                    <w:rPr/>
                  </w:rPrChange>
                </w:rPr>
                <w:t>TEXT NULLABLE</w:t>
              </w:r>
            </w:ins>
          </w:p>
        </w:tc>
        <w:tc>
          <w:tcPr>
            <w:tcW w:w="0" w:type="auto"/>
            <w:hideMark/>
          </w:tcPr>
          <w:p w14:paraId="791D5982" w14:textId="77777777" w:rsidR="00735F12" w:rsidRPr="00735F12" w:rsidRDefault="00735F12">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ins w:id="682" w:author="Awet Teka" w:date="2025-09-13T12:11:00Z"/>
                <w:sz w:val="22"/>
                <w:szCs w:val="22"/>
                <w:rPrChange w:id="683" w:author="Awet Teka" w:date="2025-09-13T12:11:00Z" w16du:dateUtc="2025-09-13T09:11:00Z">
                  <w:rPr>
                    <w:ins w:id="684" w:author="Awet Teka" w:date="2025-09-13T12:11:00Z"/>
                  </w:rPr>
                </w:rPrChange>
              </w:rPr>
              <w:pPrChange w:id="685" w:author="Awet Teka" w:date="2025-09-13T12:11:00Z" w16du:dateUtc="2025-09-13T09:11:00Z">
                <w:pPr>
                  <w:pStyle w:val="NormalWeb"/>
                  <w:spacing w:line="360" w:lineRule="auto"/>
                  <w:cnfStyle w:val="000000000000" w:firstRow="0" w:lastRow="0" w:firstColumn="0" w:lastColumn="0" w:oddVBand="0" w:evenVBand="0" w:oddHBand="0" w:evenHBand="0" w:firstRowFirstColumn="0" w:firstRowLastColumn="0" w:lastRowFirstColumn="0" w:lastRowLastColumn="0"/>
                </w:pPr>
              </w:pPrChange>
            </w:pPr>
            <w:ins w:id="686" w:author="Awet Teka" w:date="2025-09-13T12:11:00Z">
              <w:r w:rsidRPr="00735F12">
                <w:rPr>
                  <w:sz w:val="22"/>
                  <w:szCs w:val="22"/>
                  <w:rPrChange w:id="687" w:author="Awet Teka" w:date="2025-09-13T12:11:00Z" w16du:dateUtc="2025-09-13T09:11:00Z">
                    <w:rPr/>
                  </w:rPrChange>
                </w:rPr>
                <w:t>Notes / remarks</w:t>
              </w:r>
            </w:ins>
          </w:p>
        </w:tc>
      </w:tr>
      <w:tr w:rsidR="00735F12" w:rsidRPr="00735F12" w14:paraId="03BE6890" w14:textId="77777777" w:rsidTr="00735F12">
        <w:trPr>
          <w:cnfStyle w:val="000000100000" w:firstRow="0" w:lastRow="0" w:firstColumn="0" w:lastColumn="0" w:oddVBand="0" w:evenVBand="0" w:oddHBand="1" w:evenHBand="0" w:firstRowFirstColumn="0" w:firstRowLastColumn="0" w:lastRowFirstColumn="0" w:lastRowLastColumn="0"/>
          <w:ins w:id="688" w:author="Awet Teka" w:date="2025-09-13T12:11:00Z"/>
        </w:trPr>
        <w:tc>
          <w:tcPr>
            <w:cnfStyle w:val="001000000000" w:firstRow="0" w:lastRow="0" w:firstColumn="1" w:lastColumn="0" w:oddVBand="0" w:evenVBand="0" w:oddHBand="0" w:evenHBand="0" w:firstRowFirstColumn="0" w:firstRowLastColumn="0" w:lastRowFirstColumn="0" w:lastRowLastColumn="0"/>
            <w:tcW w:w="0" w:type="auto"/>
            <w:hideMark/>
          </w:tcPr>
          <w:p w14:paraId="7195A196" w14:textId="77777777" w:rsidR="00735F12" w:rsidRPr="00735F12" w:rsidRDefault="00735F12">
            <w:pPr>
              <w:pStyle w:val="NormalWeb"/>
              <w:spacing w:before="0" w:beforeAutospacing="0" w:after="0" w:afterAutospacing="0" w:line="360" w:lineRule="auto"/>
              <w:rPr>
                <w:ins w:id="689" w:author="Awet Teka" w:date="2025-09-13T12:11:00Z"/>
                <w:sz w:val="22"/>
                <w:szCs w:val="22"/>
                <w:rPrChange w:id="690" w:author="Awet Teka" w:date="2025-09-13T12:11:00Z" w16du:dateUtc="2025-09-13T09:11:00Z">
                  <w:rPr>
                    <w:ins w:id="691" w:author="Awet Teka" w:date="2025-09-13T12:11:00Z"/>
                  </w:rPr>
                </w:rPrChange>
              </w:rPr>
              <w:pPrChange w:id="692" w:author="Awet Teka" w:date="2025-09-13T12:11:00Z" w16du:dateUtc="2025-09-13T09:11:00Z">
                <w:pPr>
                  <w:pStyle w:val="NormalWeb"/>
                  <w:spacing w:line="360" w:lineRule="auto"/>
                </w:pPr>
              </w:pPrChange>
            </w:pPr>
            <w:proofErr w:type="spellStart"/>
            <w:ins w:id="693" w:author="Awet Teka" w:date="2025-09-13T12:11:00Z">
              <w:r w:rsidRPr="00735F12">
                <w:rPr>
                  <w:sz w:val="22"/>
                  <w:szCs w:val="22"/>
                  <w:rPrChange w:id="694" w:author="Awet Teka" w:date="2025-09-13T12:11:00Z" w16du:dateUtc="2025-09-13T09:11:00Z">
                    <w:rPr/>
                  </w:rPrChange>
                </w:rPr>
                <w:t>created_at</w:t>
              </w:r>
              <w:proofErr w:type="spellEnd"/>
            </w:ins>
          </w:p>
        </w:tc>
        <w:tc>
          <w:tcPr>
            <w:tcW w:w="0" w:type="auto"/>
            <w:hideMark/>
          </w:tcPr>
          <w:p w14:paraId="1464E078" w14:textId="77777777" w:rsidR="00735F12" w:rsidRPr="00735F12" w:rsidRDefault="00735F12">
            <w:pPr>
              <w:pStyle w:val="NormalWeb"/>
              <w:spacing w:before="0" w:beforeAutospacing="0" w:after="0" w:afterAutospacing="0" w:line="360" w:lineRule="auto"/>
              <w:cnfStyle w:val="000000100000" w:firstRow="0" w:lastRow="0" w:firstColumn="0" w:lastColumn="0" w:oddVBand="0" w:evenVBand="0" w:oddHBand="1" w:evenHBand="0" w:firstRowFirstColumn="0" w:firstRowLastColumn="0" w:lastRowFirstColumn="0" w:lastRowLastColumn="0"/>
              <w:rPr>
                <w:ins w:id="695" w:author="Awet Teka" w:date="2025-09-13T12:11:00Z"/>
                <w:sz w:val="22"/>
                <w:szCs w:val="22"/>
                <w:rPrChange w:id="696" w:author="Awet Teka" w:date="2025-09-13T12:11:00Z" w16du:dateUtc="2025-09-13T09:11:00Z">
                  <w:rPr>
                    <w:ins w:id="697" w:author="Awet Teka" w:date="2025-09-13T12:11:00Z"/>
                  </w:rPr>
                </w:rPrChange>
              </w:rPr>
              <w:pPrChange w:id="698" w:author="Awet Teka" w:date="2025-09-13T12:11:00Z" w16du:dateUtc="2025-09-13T09:11:00Z">
                <w:pPr>
                  <w:pStyle w:val="NormalWeb"/>
                  <w:spacing w:line="360" w:lineRule="auto"/>
                  <w:cnfStyle w:val="000000100000" w:firstRow="0" w:lastRow="0" w:firstColumn="0" w:lastColumn="0" w:oddVBand="0" w:evenVBand="0" w:oddHBand="1" w:evenHBand="0" w:firstRowFirstColumn="0" w:firstRowLastColumn="0" w:lastRowFirstColumn="0" w:lastRowLastColumn="0"/>
                </w:pPr>
              </w:pPrChange>
            </w:pPr>
            <w:ins w:id="699" w:author="Awet Teka" w:date="2025-09-13T12:11:00Z">
              <w:r w:rsidRPr="00735F12">
                <w:rPr>
                  <w:sz w:val="22"/>
                  <w:szCs w:val="22"/>
                  <w:rPrChange w:id="700" w:author="Awet Teka" w:date="2025-09-13T12:11:00Z" w16du:dateUtc="2025-09-13T09:11:00Z">
                    <w:rPr/>
                  </w:rPrChange>
                </w:rPr>
                <w:t xml:space="preserve">TIMESTAMP DEFAULT </w:t>
              </w:r>
              <w:proofErr w:type="gramStart"/>
              <w:r w:rsidRPr="00735F12">
                <w:rPr>
                  <w:sz w:val="22"/>
                  <w:szCs w:val="22"/>
                  <w:rPrChange w:id="701" w:author="Awet Teka" w:date="2025-09-13T12:11:00Z" w16du:dateUtc="2025-09-13T09:11:00Z">
                    <w:rPr/>
                  </w:rPrChange>
                </w:rPr>
                <w:t>now(</w:t>
              </w:r>
              <w:proofErr w:type="gramEnd"/>
              <w:r w:rsidRPr="00735F12">
                <w:rPr>
                  <w:sz w:val="22"/>
                  <w:szCs w:val="22"/>
                  <w:rPrChange w:id="702" w:author="Awet Teka" w:date="2025-09-13T12:11:00Z" w16du:dateUtc="2025-09-13T09:11:00Z">
                    <w:rPr/>
                  </w:rPrChange>
                </w:rPr>
                <w:t>)</w:t>
              </w:r>
            </w:ins>
          </w:p>
        </w:tc>
        <w:tc>
          <w:tcPr>
            <w:tcW w:w="0" w:type="auto"/>
            <w:hideMark/>
          </w:tcPr>
          <w:p w14:paraId="7D042180" w14:textId="77777777" w:rsidR="00735F12" w:rsidRPr="00735F12" w:rsidRDefault="00735F12">
            <w:pPr>
              <w:pStyle w:val="NormalWeb"/>
              <w:spacing w:before="0" w:beforeAutospacing="0" w:after="0" w:afterAutospacing="0" w:line="360" w:lineRule="auto"/>
              <w:cnfStyle w:val="000000100000" w:firstRow="0" w:lastRow="0" w:firstColumn="0" w:lastColumn="0" w:oddVBand="0" w:evenVBand="0" w:oddHBand="1" w:evenHBand="0" w:firstRowFirstColumn="0" w:firstRowLastColumn="0" w:lastRowFirstColumn="0" w:lastRowLastColumn="0"/>
              <w:rPr>
                <w:ins w:id="703" w:author="Awet Teka" w:date="2025-09-13T12:11:00Z"/>
                <w:sz w:val="22"/>
                <w:szCs w:val="22"/>
                <w:rPrChange w:id="704" w:author="Awet Teka" w:date="2025-09-13T12:11:00Z" w16du:dateUtc="2025-09-13T09:11:00Z">
                  <w:rPr>
                    <w:ins w:id="705" w:author="Awet Teka" w:date="2025-09-13T12:11:00Z"/>
                  </w:rPr>
                </w:rPrChange>
              </w:rPr>
              <w:pPrChange w:id="706" w:author="Awet Teka" w:date="2025-09-13T12:11:00Z" w16du:dateUtc="2025-09-13T09:11:00Z">
                <w:pPr>
                  <w:pStyle w:val="NormalWeb"/>
                  <w:spacing w:line="360" w:lineRule="auto"/>
                  <w:cnfStyle w:val="000000100000" w:firstRow="0" w:lastRow="0" w:firstColumn="0" w:lastColumn="0" w:oddVBand="0" w:evenVBand="0" w:oddHBand="1" w:evenHBand="0" w:firstRowFirstColumn="0" w:firstRowLastColumn="0" w:lastRowFirstColumn="0" w:lastRowLastColumn="0"/>
                </w:pPr>
              </w:pPrChange>
            </w:pPr>
            <w:ins w:id="707" w:author="Awet Teka" w:date="2025-09-13T12:11:00Z">
              <w:r w:rsidRPr="00735F12">
                <w:rPr>
                  <w:sz w:val="22"/>
                  <w:szCs w:val="22"/>
                  <w:rPrChange w:id="708" w:author="Awet Teka" w:date="2025-09-13T12:11:00Z" w16du:dateUtc="2025-09-13T09:11:00Z">
                    <w:rPr/>
                  </w:rPrChange>
                </w:rPr>
                <w:t>Record created</w:t>
              </w:r>
            </w:ins>
          </w:p>
        </w:tc>
      </w:tr>
      <w:tr w:rsidR="00735F12" w:rsidRPr="00735F12" w14:paraId="5A20497E" w14:textId="77777777" w:rsidTr="00735F12">
        <w:trPr>
          <w:ins w:id="709" w:author="Awet Teka" w:date="2025-09-13T12:11:00Z"/>
        </w:trPr>
        <w:tc>
          <w:tcPr>
            <w:cnfStyle w:val="001000000000" w:firstRow="0" w:lastRow="0" w:firstColumn="1" w:lastColumn="0" w:oddVBand="0" w:evenVBand="0" w:oddHBand="0" w:evenHBand="0" w:firstRowFirstColumn="0" w:firstRowLastColumn="0" w:lastRowFirstColumn="0" w:lastRowLastColumn="0"/>
            <w:tcW w:w="0" w:type="auto"/>
            <w:hideMark/>
          </w:tcPr>
          <w:p w14:paraId="0D3C6D1D" w14:textId="77777777" w:rsidR="00735F12" w:rsidRPr="00735F12" w:rsidRDefault="00735F12">
            <w:pPr>
              <w:pStyle w:val="NormalWeb"/>
              <w:spacing w:before="0" w:beforeAutospacing="0" w:after="0" w:afterAutospacing="0" w:line="360" w:lineRule="auto"/>
              <w:rPr>
                <w:ins w:id="710" w:author="Awet Teka" w:date="2025-09-13T12:11:00Z"/>
                <w:sz w:val="22"/>
                <w:szCs w:val="22"/>
                <w:rPrChange w:id="711" w:author="Awet Teka" w:date="2025-09-13T12:11:00Z" w16du:dateUtc="2025-09-13T09:11:00Z">
                  <w:rPr>
                    <w:ins w:id="712" w:author="Awet Teka" w:date="2025-09-13T12:11:00Z"/>
                  </w:rPr>
                </w:rPrChange>
              </w:rPr>
              <w:pPrChange w:id="713" w:author="Awet Teka" w:date="2025-09-13T12:11:00Z" w16du:dateUtc="2025-09-13T09:11:00Z">
                <w:pPr>
                  <w:pStyle w:val="NormalWeb"/>
                  <w:spacing w:line="360" w:lineRule="auto"/>
                </w:pPr>
              </w:pPrChange>
            </w:pPr>
            <w:proofErr w:type="spellStart"/>
            <w:ins w:id="714" w:author="Awet Teka" w:date="2025-09-13T12:11:00Z">
              <w:r w:rsidRPr="00735F12">
                <w:rPr>
                  <w:sz w:val="22"/>
                  <w:szCs w:val="22"/>
                  <w:rPrChange w:id="715" w:author="Awet Teka" w:date="2025-09-13T12:11:00Z" w16du:dateUtc="2025-09-13T09:11:00Z">
                    <w:rPr/>
                  </w:rPrChange>
                </w:rPr>
                <w:t>modified_at</w:t>
              </w:r>
              <w:proofErr w:type="spellEnd"/>
            </w:ins>
          </w:p>
        </w:tc>
        <w:tc>
          <w:tcPr>
            <w:tcW w:w="0" w:type="auto"/>
            <w:hideMark/>
          </w:tcPr>
          <w:p w14:paraId="6232A8D5" w14:textId="77777777" w:rsidR="00735F12" w:rsidRPr="00735F12" w:rsidRDefault="00735F12">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ins w:id="716" w:author="Awet Teka" w:date="2025-09-13T12:11:00Z"/>
                <w:sz w:val="22"/>
                <w:szCs w:val="22"/>
                <w:rPrChange w:id="717" w:author="Awet Teka" w:date="2025-09-13T12:11:00Z" w16du:dateUtc="2025-09-13T09:11:00Z">
                  <w:rPr>
                    <w:ins w:id="718" w:author="Awet Teka" w:date="2025-09-13T12:11:00Z"/>
                  </w:rPr>
                </w:rPrChange>
              </w:rPr>
              <w:pPrChange w:id="719" w:author="Awet Teka" w:date="2025-09-13T12:11:00Z" w16du:dateUtc="2025-09-13T09:11:00Z">
                <w:pPr>
                  <w:pStyle w:val="NormalWeb"/>
                  <w:spacing w:line="360" w:lineRule="auto"/>
                  <w:cnfStyle w:val="000000000000" w:firstRow="0" w:lastRow="0" w:firstColumn="0" w:lastColumn="0" w:oddVBand="0" w:evenVBand="0" w:oddHBand="0" w:evenHBand="0" w:firstRowFirstColumn="0" w:firstRowLastColumn="0" w:lastRowFirstColumn="0" w:lastRowLastColumn="0"/>
                </w:pPr>
              </w:pPrChange>
            </w:pPr>
            <w:ins w:id="720" w:author="Awet Teka" w:date="2025-09-13T12:11:00Z">
              <w:r w:rsidRPr="00735F12">
                <w:rPr>
                  <w:sz w:val="22"/>
                  <w:szCs w:val="22"/>
                  <w:rPrChange w:id="721" w:author="Awet Teka" w:date="2025-09-13T12:11:00Z" w16du:dateUtc="2025-09-13T09:11:00Z">
                    <w:rPr/>
                  </w:rPrChange>
                </w:rPr>
                <w:t xml:space="preserve">TIMESTAMP DEFAULT </w:t>
              </w:r>
              <w:proofErr w:type="gramStart"/>
              <w:r w:rsidRPr="00735F12">
                <w:rPr>
                  <w:sz w:val="22"/>
                  <w:szCs w:val="22"/>
                  <w:rPrChange w:id="722" w:author="Awet Teka" w:date="2025-09-13T12:11:00Z" w16du:dateUtc="2025-09-13T09:11:00Z">
                    <w:rPr/>
                  </w:rPrChange>
                </w:rPr>
                <w:t>now(</w:t>
              </w:r>
              <w:proofErr w:type="gramEnd"/>
              <w:r w:rsidRPr="00735F12">
                <w:rPr>
                  <w:sz w:val="22"/>
                  <w:szCs w:val="22"/>
                  <w:rPrChange w:id="723" w:author="Awet Teka" w:date="2025-09-13T12:11:00Z" w16du:dateUtc="2025-09-13T09:11:00Z">
                    <w:rPr/>
                  </w:rPrChange>
                </w:rPr>
                <w:t>)</w:t>
              </w:r>
            </w:ins>
          </w:p>
        </w:tc>
        <w:tc>
          <w:tcPr>
            <w:tcW w:w="0" w:type="auto"/>
            <w:hideMark/>
          </w:tcPr>
          <w:p w14:paraId="4C83CF2A" w14:textId="77777777" w:rsidR="00735F12" w:rsidRPr="00735F12" w:rsidRDefault="00735F12">
            <w:pPr>
              <w:pStyle w:val="NormalWeb"/>
              <w:spacing w:before="0" w:beforeAutospacing="0" w:after="0" w:afterAutospacing="0" w:line="360" w:lineRule="auto"/>
              <w:cnfStyle w:val="000000000000" w:firstRow="0" w:lastRow="0" w:firstColumn="0" w:lastColumn="0" w:oddVBand="0" w:evenVBand="0" w:oddHBand="0" w:evenHBand="0" w:firstRowFirstColumn="0" w:firstRowLastColumn="0" w:lastRowFirstColumn="0" w:lastRowLastColumn="0"/>
              <w:rPr>
                <w:ins w:id="724" w:author="Awet Teka" w:date="2025-09-13T12:11:00Z"/>
                <w:sz w:val="22"/>
                <w:szCs w:val="22"/>
                <w:rPrChange w:id="725" w:author="Awet Teka" w:date="2025-09-13T12:11:00Z" w16du:dateUtc="2025-09-13T09:11:00Z">
                  <w:rPr>
                    <w:ins w:id="726" w:author="Awet Teka" w:date="2025-09-13T12:11:00Z"/>
                  </w:rPr>
                </w:rPrChange>
              </w:rPr>
              <w:pPrChange w:id="727" w:author="Awet Teka" w:date="2025-09-13T12:11:00Z" w16du:dateUtc="2025-09-13T09:11:00Z">
                <w:pPr>
                  <w:pStyle w:val="NormalWeb"/>
                  <w:spacing w:line="360" w:lineRule="auto"/>
                  <w:cnfStyle w:val="000000000000" w:firstRow="0" w:lastRow="0" w:firstColumn="0" w:lastColumn="0" w:oddVBand="0" w:evenVBand="0" w:oddHBand="0" w:evenHBand="0" w:firstRowFirstColumn="0" w:firstRowLastColumn="0" w:lastRowFirstColumn="0" w:lastRowLastColumn="0"/>
                </w:pPr>
              </w:pPrChange>
            </w:pPr>
            <w:ins w:id="728" w:author="Awet Teka" w:date="2025-09-13T12:11:00Z">
              <w:r w:rsidRPr="00735F12">
                <w:rPr>
                  <w:sz w:val="22"/>
                  <w:szCs w:val="22"/>
                  <w:rPrChange w:id="729" w:author="Awet Teka" w:date="2025-09-13T12:11:00Z" w16du:dateUtc="2025-09-13T09:11:00Z">
                    <w:rPr/>
                  </w:rPrChange>
                </w:rPr>
                <w:t>Record updated</w:t>
              </w:r>
            </w:ins>
          </w:p>
        </w:tc>
      </w:tr>
    </w:tbl>
    <w:p w14:paraId="123393E2" w14:textId="57EC994A" w:rsidR="0070585E" w:rsidRDefault="003B44A8" w:rsidP="003B44A8">
      <w:pPr>
        <w:spacing w:before="240" w:after="160" w:line="360" w:lineRule="auto"/>
        <w:rPr>
          <w:ins w:id="730" w:author="Dmtsu G" w:date="2025-09-07T21:52:00Z" w16du:dateUtc="2025-09-07T18:52:00Z"/>
        </w:rPr>
        <w:pPrChange w:id="731" w:author="Awet Teka" w:date="2025-09-24T14:37:00Z" w16du:dateUtc="2025-09-24T11:37:00Z">
          <w:pPr>
            <w:pStyle w:val="Heading2"/>
          </w:pPr>
        </w:pPrChange>
      </w:pPr>
      <w:ins w:id="732" w:author="Awet Teka" w:date="2025-09-24T14:37:00Z" w16du:dateUtc="2025-09-24T11:37:00Z">
        <w:r w:rsidRPr="00100121">
          <w:t>Purpose: inventory of ancillary items (</w:t>
        </w:r>
        <w:proofErr w:type="spellStart"/>
        <w:r w:rsidRPr="00100121">
          <w:t>kilometre</w:t>
        </w:r>
        <w:proofErr w:type="spellEnd"/>
        <w:r w:rsidRPr="00100121">
          <w:t xml:space="preserve"> posts, signs, guard posts, guardrails).</w:t>
        </w:r>
        <w:r w:rsidRPr="00100121">
          <w:br/>
          <w:t>Stores: type, chainage range (where applicable), side presence and comments.</w:t>
        </w:r>
        <w:r w:rsidRPr="00100121">
          <w:br/>
          <w:t xml:space="preserve">Relations: FK → </w:t>
        </w:r>
        <w:proofErr w:type="spellStart"/>
        <w:r w:rsidRPr="00100121">
          <w:t>road_segment</w:t>
        </w:r>
        <w:proofErr w:type="spellEnd"/>
        <w:r w:rsidRPr="00100121">
          <w:t xml:space="preserve">; used by </w:t>
        </w:r>
        <w:proofErr w:type="spellStart"/>
        <w:r w:rsidRPr="00100121">
          <w:t>furniture_condition_detailed_survey</w:t>
        </w:r>
        <w:proofErr w:type="spellEnd"/>
        <w:r w:rsidRPr="00100121">
          <w:t>.</w:t>
        </w:r>
        <w:r w:rsidRPr="00100121">
          <w:br/>
          <w:t>Who uses it: surveyors, maintenance crews, sign management teams.</w:t>
        </w:r>
        <w:r w:rsidRPr="00100121">
          <w:br/>
          <w:t>When populated: inventory pass; used as baseline for furniture condition surveys.</w:t>
        </w:r>
        <w:r w:rsidRPr="00100121">
          <w:br/>
          <w:t xml:space="preserve">Example: speed sign at km 5.400 recorded as Sign, </w:t>
        </w:r>
        <w:proofErr w:type="spellStart"/>
        <w:r w:rsidRPr="00100121">
          <w:t>right_present</w:t>
        </w:r>
        <w:proofErr w:type="spellEnd"/>
        <w:r w:rsidRPr="00100121">
          <w:t xml:space="preserve"> = true.</w:t>
        </w:r>
      </w:ins>
    </w:p>
    <w:p w14:paraId="0FC07622" w14:textId="2B9F73B1" w:rsidR="00735F12" w:rsidRDefault="00735F12">
      <w:pPr>
        <w:pStyle w:val="Heading2"/>
        <w:rPr>
          <w:ins w:id="733" w:author="Awet Teka" w:date="2025-09-13T12:16:00Z" w16du:dateUtc="2025-09-13T09:16:00Z"/>
        </w:rPr>
        <w:pPrChange w:id="734" w:author="Awet Teka" w:date="2025-09-13T12:16:00Z" w16du:dateUtc="2025-09-13T09:16:00Z">
          <w:pPr>
            <w:pStyle w:val="Heading1"/>
          </w:pPr>
        </w:pPrChange>
      </w:pPr>
      <w:ins w:id="735" w:author="Awet Teka" w:date="2025-09-13T12:16:00Z" w16du:dateUtc="2025-09-13T09:16:00Z">
        <w:r>
          <w:t>Condition Survey Tables (Dynamic, Repeatable)</w:t>
        </w:r>
      </w:ins>
    </w:p>
    <w:p w14:paraId="7F98F2C6" w14:textId="018F7F94" w:rsidR="00735F12" w:rsidRDefault="00735F12" w:rsidP="00735F12">
      <w:pPr>
        <w:rPr>
          <w:ins w:id="736" w:author="Awet Teka" w:date="2025-09-13T12:17:00Z" w16du:dateUtc="2025-09-13T09:17:00Z"/>
        </w:rPr>
      </w:pPr>
      <w:ins w:id="737" w:author="Awet Teka" w:date="2025-09-13T12:16:00Z" w16du:dateUtc="2025-09-13T09:16:00Z">
        <w:r>
          <w:t>These tables capture periodic condition surveys of road segments, structures, and road furniture.</w:t>
        </w:r>
      </w:ins>
    </w:p>
    <w:p w14:paraId="18023DC0" w14:textId="77777777" w:rsidR="00E56F60" w:rsidRDefault="00E56F60" w:rsidP="00E56F60">
      <w:pPr>
        <w:pStyle w:val="Heading3"/>
        <w:rPr>
          <w:ins w:id="738" w:author="Awet Teka" w:date="2025-09-22T10:16:00Z" w16du:dateUtc="2025-09-22T07:16:00Z"/>
        </w:rPr>
      </w:pPr>
      <w:ins w:id="739" w:author="Awet Teka" w:date="2025-09-22T10:16:00Z" w16du:dateUtc="2025-09-22T07:16:00Z">
        <w:r>
          <w:t xml:space="preserve">Structure </w:t>
        </w:r>
        <w:r w:rsidRPr="00681F54">
          <w:t>Condition</w:t>
        </w:r>
        <w:r>
          <w:t xml:space="preserve"> </w:t>
        </w:r>
        <w:r w:rsidRPr="00B430E5">
          <w:t>Survey</w:t>
        </w:r>
        <w:r>
          <w:t xml:space="preserve"> (Generic Header)</w:t>
        </w:r>
      </w:ins>
    </w:p>
    <w:p w14:paraId="2907B40F" w14:textId="77777777" w:rsidR="00E56F60" w:rsidRDefault="00E56F60" w:rsidP="00E56F60">
      <w:pPr>
        <w:pStyle w:val="NormalWeb"/>
        <w:rPr>
          <w:ins w:id="740" w:author="Awet Teka" w:date="2025-09-22T10:16:00Z" w16du:dateUtc="2025-09-22T07:16:00Z"/>
        </w:rPr>
      </w:pPr>
      <w:ins w:id="741" w:author="Awet Teka" w:date="2025-09-22T10:16:00Z" w16du:dateUtc="2025-09-22T07:16:00Z">
        <w:r>
          <w:t>Captures inspection metadata, independent of structure type.</w:t>
        </w:r>
      </w:ins>
    </w:p>
    <w:tbl>
      <w:tblPr>
        <w:tblStyle w:val="LightList"/>
        <w:tblW w:w="0" w:type="auto"/>
        <w:tblLook w:val="04A0" w:firstRow="1" w:lastRow="0" w:firstColumn="1" w:lastColumn="0" w:noHBand="0" w:noVBand="1"/>
      </w:tblPr>
      <w:tblGrid>
        <w:gridCol w:w="2111"/>
        <w:gridCol w:w="3125"/>
        <w:gridCol w:w="2593"/>
      </w:tblGrid>
      <w:tr w:rsidR="00E56F60" w:rsidRPr="00681F54" w14:paraId="2F9D4FDF" w14:textId="77777777" w:rsidTr="00AC70D5">
        <w:trPr>
          <w:cnfStyle w:val="100000000000" w:firstRow="1" w:lastRow="0" w:firstColumn="0" w:lastColumn="0" w:oddVBand="0" w:evenVBand="0" w:oddHBand="0" w:evenHBand="0" w:firstRowFirstColumn="0" w:firstRowLastColumn="0" w:lastRowFirstColumn="0" w:lastRowLastColumn="0"/>
          <w:ins w:id="742" w:author="Awet Teka" w:date="2025-09-22T10:16:00Z"/>
        </w:trPr>
        <w:tc>
          <w:tcPr>
            <w:cnfStyle w:val="001000000000" w:firstRow="0" w:lastRow="0" w:firstColumn="1" w:lastColumn="0" w:oddVBand="0" w:evenVBand="0" w:oddHBand="0" w:evenHBand="0" w:firstRowFirstColumn="0" w:firstRowLastColumn="0" w:lastRowFirstColumn="0" w:lastRowLastColumn="0"/>
            <w:tcW w:w="0" w:type="auto"/>
            <w:hideMark/>
          </w:tcPr>
          <w:p w14:paraId="27937DF7" w14:textId="77777777" w:rsidR="00E56F60" w:rsidRPr="00681F54" w:rsidRDefault="00E56F60" w:rsidP="00AC70D5">
            <w:pPr>
              <w:spacing w:line="276" w:lineRule="auto"/>
              <w:rPr>
                <w:ins w:id="743" w:author="Awet Teka" w:date="2025-09-22T10:16:00Z" w16du:dateUtc="2025-09-22T07:16:00Z"/>
              </w:rPr>
            </w:pPr>
            <w:ins w:id="744" w:author="Awet Teka" w:date="2025-09-22T10:16:00Z" w16du:dateUtc="2025-09-22T07:16:00Z">
              <w:r w:rsidRPr="00681F54">
                <w:t>Field</w:t>
              </w:r>
            </w:ins>
          </w:p>
        </w:tc>
        <w:tc>
          <w:tcPr>
            <w:tcW w:w="0" w:type="auto"/>
            <w:hideMark/>
          </w:tcPr>
          <w:p w14:paraId="60543064" w14:textId="77777777" w:rsidR="00E56F60" w:rsidRPr="00681F54" w:rsidRDefault="00E56F60" w:rsidP="00AC70D5">
            <w:pPr>
              <w:spacing w:line="276" w:lineRule="auto"/>
              <w:cnfStyle w:val="100000000000" w:firstRow="1" w:lastRow="0" w:firstColumn="0" w:lastColumn="0" w:oddVBand="0" w:evenVBand="0" w:oddHBand="0" w:evenHBand="0" w:firstRowFirstColumn="0" w:firstRowLastColumn="0" w:lastRowFirstColumn="0" w:lastRowLastColumn="0"/>
              <w:rPr>
                <w:ins w:id="745" w:author="Awet Teka" w:date="2025-09-22T10:16:00Z" w16du:dateUtc="2025-09-22T07:16:00Z"/>
              </w:rPr>
            </w:pPr>
            <w:ins w:id="746" w:author="Awet Teka" w:date="2025-09-22T10:16:00Z" w16du:dateUtc="2025-09-22T07:16:00Z">
              <w:r w:rsidRPr="00681F54">
                <w:t>Type</w:t>
              </w:r>
            </w:ins>
          </w:p>
        </w:tc>
        <w:tc>
          <w:tcPr>
            <w:tcW w:w="0" w:type="auto"/>
            <w:hideMark/>
          </w:tcPr>
          <w:p w14:paraId="18D146FE" w14:textId="77777777" w:rsidR="00E56F60" w:rsidRPr="00681F54" w:rsidRDefault="00E56F60" w:rsidP="00AC70D5">
            <w:pPr>
              <w:spacing w:line="276" w:lineRule="auto"/>
              <w:cnfStyle w:val="100000000000" w:firstRow="1" w:lastRow="0" w:firstColumn="0" w:lastColumn="0" w:oddVBand="0" w:evenVBand="0" w:oddHBand="0" w:evenHBand="0" w:firstRowFirstColumn="0" w:firstRowLastColumn="0" w:lastRowFirstColumn="0" w:lastRowLastColumn="0"/>
              <w:rPr>
                <w:ins w:id="747" w:author="Awet Teka" w:date="2025-09-22T10:16:00Z" w16du:dateUtc="2025-09-22T07:16:00Z"/>
              </w:rPr>
            </w:pPr>
            <w:ins w:id="748" w:author="Awet Teka" w:date="2025-09-22T10:16:00Z" w16du:dateUtc="2025-09-22T07:16:00Z">
              <w:r w:rsidRPr="00681F54">
                <w:t>Description</w:t>
              </w:r>
            </w:ins>
          </w:p>
        </w:tc>
      </w:tr>
      <w:tr w:rsidR="00E56F60" w:rsidRPr="00681F54" w14:paraId="3F405EC9" w14:textId="77777777" w:rsidTr="00AC70D5">
        <w:trPr>
          <w:cnfStyle w:val="000000100000" w:firstRow="0" w:lastRow="0" w:firstColumn="0" w:lastColumn="0" w:oddVBand="0" w:evenVBand="0" w:oddHBand="1" w:evenHBand="0" w:firstRowFirstColumn="0" w:firstRowLastColumn="0" w:lastRowFirstColumn="0" w:lastRowLastColumn="0"/>
          <w:ins w:id="749" w:author="Awet Teka" w:date="2025-09-22T10:16:00Z"/>
        </w:trPr>
        <w:tc>
          <w:tcPr>
            <w:cnfStyle w:val="001000000000" w:firstRow="0" w:lastRow="0" w:firstColumn="1" w:lastColumn="0" w:oddVBand="0" w:evenVBand="0" w:oddHBand="0" w:evenHBand="0" w:firstRowFirstColumn="0" w:firstRowLastColumn="0" w:lastRowFirstColumn="0" w:lastRowLastColumn="0"/>
            <w:tcW w:w="0" w:type="auto"/>
            <w:hideMark/>
          </w:tcPr>
          <w:p w14:paraId="410DF06F" w14:textId="77777777" w:rsidR="00E56F60" w:rsidRPr="00681F54" w:rsidRDefault="00E56F60" w:rsidP="00AC70D5">
            <w:pPr>
              <w:spacing w:line="276" w:lineRule="auto"/>
              <w:rPr>
                <w:ins w:id="750" w:author="Awet Teka" w:date="2025-09-22T10:16:00Z" w16du:dateUtc="2025-09-22T07:16:00Z"/>
              </w:rPr>
            </w:pPr>
            <w:proofErr w:type="spellStart"/>
            <w:ins w:id="751" w:author="Awet Teka" w:date="2025-09-22T10:16:00Z" w16du:dateUtc="2025-09-22T07:16:00Z">
              <w:r w:rsidRPr="00681F54">
                <w:t>structure_survey_id</w:t>
              </w:r>
              <w:proofErr w:type="spellEnd"/>
            </w:ins>
          </w:p>
        </w:tc>
        <w:tc>
          <w:tcPr>
            <w:tcW w:w="0" w:type="auto"/>
            <w:hideMark/>
          </w:tcPr>
          <w:p w14:paraId="4ECDA4AB" w14:textId="77777777" w:rsidR="00E56F60" w:rsidRPr="00681F54" w:rsidRDefault="00E56F60" w:rsidP="00AC70D5">
            <w:pPr>
              <w:spacing w:line="276" w:lineRule="auto"/>
              <w:cnfStyle w:val="000000100000" w:firstRow="0" w:lastRow="0" w:firstColumn="0" w:lastColumn="0" w:oddVBand="0" w:evenVBand="0" w:oddHBand="1" w:evenHBand="0" w:firstRowFirstColumn="0" w:firstRowLastColumn="0" w:lastRowFirstColumn="0" w:lastRowLastColumn="0"/>
              <w:rPr>
                <w:ins w:id="752" w:author="Awet Teka" w:date="2025-09-22T10:16:00Z" w16du:dateUtc="2025-09-22T07:16:00Z"/>
              </w:rPr>
            </w:pPr>
            <w:ins w:id="753" w:author="Awet Teka" w:date="2025-09-22T10:16:00Z" w16du:dateUtc="2025-09-22T07:16:00Z">
              <w:r w:rsidRPr="00681F54">
                <w:t>BIGSERIAL (PK)</w:t>
              </w:r>
            </w:ins>
          </w:p>
        </w:tc>
        <w:tc>
          <w:tcPr>
            <w:tcW w:w="0" w:type="auto"/>
            <w:hideMark/>
          </w:tcPr>
          <w:p w14:paraId="423325DD" w14:textId="77777777" w:rsidR="00E56F60" w:rsidRPr="00681F54" w:rsidRDefault="00E56F60" w:rsidP="00AC70D5">
            <w:pPr>
              <w:spacing w:line="276" w:lineRule="auto"/>
              <w:cnfStyle w:val="000000100000" w:firstRow="0" w:lastRow="0" w:firstColumn="0" w:lastColumn="0" w:oddVBand="0" w:evenVBand="0" w:oddHBand="1" w:evenHBand="0" w:firstRowFirstColumn="0" w:firstRowLastColumn="0" w:lastRowFirstColumn="0" w:lastRowLastColumn="0"/>
              <w:rPr>
                <w:ins w:id="754" w:author="Awet Teka" w:date="2025-09-22T10:16:00Z" w16du:dateUtc="2025-09-22T07:16:00Z"/>
              </w:rPr>
            </w:pPr>
            <w:ins w:id="755" w:author="Awet Teka" w:date="2025-09-22T10:16:00Z" w16du:dateUtc="2025-09-22T07:16:00Z">
              <w:r w:rsidRPr="00681F54">
                <w:t>Unique survey record</w:t>
              </w:r>
            </w:ins>
          </w:p>
        </w:tc>
      </w:tr>
      <w:tr w:rsidR="00E56F60" w:rsidRPr="00681F54" w14:paraId="4F81E8E7" w14:textId="77777777" w:rsidTr="00AC70D5">
        <w:trPr>
          <w:ins w:id="756" w:author="Awet Teka" w:date="2025-09-22T10:16:00Z"/>
        </w:trPr>
        <w:tc>
          <w:tcPr>
            <w:cnfStyle w:val="001000000000" w:firstRow="0" w:lastRow="0" w:firstColumn="1" w:lastColumn="0" w:oddVBand="0" w:evenVBand="0" w:oddHBand="0" w:evenHBand="0" w:firstRowFirstColumn="0" w:firstRowLastColumn="0" w:lastRowFirstColumn="0" w:lastRowLastColumn="0"/>
            <w:tcW w:w="0" w:type="auto"/>
            <w:hideMark/>
          </w:tcPr>
          <w:p w14:paraId="23811425" w14:textId="77777777" w:rsidR="00E56F60" w:rsidRPr="00681F54" w:rsidRDefault="00E56F60" w:rsidP="00AC70D5">
            <w:pPr>
              <w:spacing w:line="276" w:lineRule="auto"/>
              <w:rPr>
                <w:ins w:id="757" w:author="Awet Teka" w:date="2025-09-22T10:16:00Z" w16du:dateUtc="2025-09-22T07:16:00Z"/>
              </w:rPr>
            </w:pPr>
            <w:proofErr w:type="spellStart"/>
            <w:ins w:id="758" w:author="Awet Teka" w:date="2025-09-22T10:16:00Z" w16du:dateUtc="2025-09-22T07:16:00Z">
              <w:r w:rsidRPr="00681F54">
                <w:t>structure_id</w:t>
              </w:r>
              <w:proofErr w:type="spellEnd"/>
            </w:ins>
          </w:p>
        </w:tc>
        <w:tc>
          <w:tcPr>
            <w:tcW w:w="0" w:type="auto"/>
            <w:hideMark/>
          </w:tcPr>
          <w:p w14:paraId="29EEA217" w14:textId="77777777" w:rsidR="00E56F60" w:rsidRPr="00681F54" w:rsidRDefault="00E56F60" w:rsidP="00AC70D5">
            <w:pPr>
              <w:spacing w:line="276" w:lineRule="auto"/>
              <w:cnfStyle w:val="000000000000" w:firstRow="0" w:lastRow="0" w:firstColumn="0" w:lastColumn="0" w:oddVBand="0" w:evenVBand="0" w:oddHBand="0" w:evenHBand="0" w:firstRowFirstColumn="0" w:firstRowLastColumn="0" w:lastRowFirstColumn="0" w:lastRowLastColumn="0"/>
              <w:rPr>
                <w:ins w:id="759" w:author="Awet Teka" w:date="2025-09-22T10:16:00Z" w16du:dateUtc="2025-09-22T07:16:00Z"/>
              </w:rPr>
            </w:pPr>
            <w:ins w:id="760" w:author="Awet Teka" w:date="2025-09-22T10:16:00Z" w16du:dateUtc="2025-09-22T07:16:00Z">
              <w:r w:rsidRPr="00681F54">
                <w:t xml:space="preserve">INT, FK → </w:t>
              </w:r>
              <w:proofErr w:type="spellStart"/>
              <w:r w:rsidRPr="00681F54">
                <w:t>structure_inventory</w:t>
              </w:r>
              <w:proofErr w:type="spellEnd"/>
            </w:ins>
          </w:p>
        </w:tc>
        <w:tc>
          <w:tcPr>
            <w:tcW w:w="0" w:type="auto"/>
            <w:hideMark/>
          </w:tcPr>
          <w:p w14:paraId="42CD0D3E" w14:textId="77777777" w:rsidR="00E56F60" w:rsidRPr="00681F54" w:rsidRDefault="00E56F60" w:rsidP="00AC70D5">
            <w:pPr>
              <w:spacing w:line="276" w:lineRule="auto"/>
              <w:cnfStyle w:val="000000000000" w:firstRow="0" w:lastRow="0" w:firstColumn="0" w:lastColumn="0" w:oddVBand="0" w:evenVBand="0" w:oddHBand="0" w:evenHBand="0" w:firstRowFirstColumn="0" w:firstRowLastColumn="0" w:lastRowFirstColumn="0" w:lastRowLastColumn="0"/>
              <w:rPr>
                <w:ins w:id="761" w:author="Awet Teka" w:date="2025-09-22T10:16:00Z" w16du:dateUtc="2025-09-22T07:16:00Z"/>
              </w:rPr>
            </w:pPr>
            <w:ins w:id="762" w:author="Awet Teka" w:date="2025-09-22T10:16:00Z" w16du:dateUtc="2025-09-22T07:16:00Z">
              <w:r w:rsidRPr="00681F54">
                <w:t>Parent structure</w:t>
              </w:r>
            </w:ins>
          </w:p>
        </w:tc>
      </w:tr>
      <w:tr w:rsidR="00E56F60" w:rsidRPr="00681F54" w14:paraId="584C0199" w14:textId="77777777" w:rsidTr="00AC70D5">
        <w:trPr>
          <w:cnfStyle w:val="000000100000" w:firstRow="0" w:lastRow="0" w:firstColumn="0" w:lastColumn="0" w:oddVBand="0" w:evenVBand="0" w:oddHBand="1" w:evenHBand="0" w:firstRowFirstColumn="0" w:firstRowLastColumn="0" w:lastRowFirstColumn="0" w:lastRowLastColumn="0"/>
          <w:ins w:id="763" w:author="Awet Teka" w:date="2025-09-22T10:16:00Z"/>
        </w:trPr>
        <w:tc>
          <w:tcPr>
            <w:cnfStyle w:val="001000000000" w:firstRow="0" w:lastRow="0" w:firstColumn="1" w:lastColumn="0" w:oddVBand="0" w:evenVBand="0" w:oddHBand="0" w:evenHBand="0" w:firstRowFirstColumn="0" w:firstRowLastColumn="0" w:lastRowFirstColumn="0" w:lastRowLastColumn="0"/>
            <w:tcW w:w="0" w:type="auto"/>
            <w:hideMark/>
          </w:tcPr>
          <w:p w14:paraId="45D0B68A" w14:textId="77777777" w:rsidR="00E56F60" w:rsidRPr="00681F54" w:rsidRDefault="00E56F60" w:rsidP="00AC70D5">
            <w:pPr>
              <w:spacing w:line="276" w:lineRule="auto"/>
              <w:rPr>
                <w:ins w:id="764" w:author="Awet Teka" w:date="2025-09-22T10:16:00Z" w16du:dateUtc="2025-09-22T07:16:00Z"/>
              </w:rPr>
            </w:pPr>
            <w:proofErr w:type="spellStart"/>
            <w:ins w:id="765" w:author="Awet Teka" w:date="2025-09-22T10:16:00Z" w16du:dateUtc="2025-09-22T07:16:00Z">
              <w:r w:rsidRPr="00681F54">
                <w:t>survey_year</w:t>
              </w:r>
              <w:proofErr w:type="spellEnd"/>
            </w:ins>
          </w:p>
        </w:tc>
        <w:tc>
          <w:tcPr>
            <w:tcW w:w="0" w:type="auto"/>
            <w:hideMark/>
          </w:tcPr>
          <w:p w14:paraId="72F7B70D" w14:textId="77777777" w:rsidR="00E56F60" w:rsidRPr="00681F54" w:rsidRDefault="00E56F60" w:rsidP="00AC70D5">
            <w:pPr>
              <w:spacing w:line="276" w:lineRule="auto"/>
              <w:cnfStyle w:val="000000100000" w:firstRow="0" w:lastRow="0" w:firstColumn="0" w:lastColumn="0" w:oddVBand="0" w:evenVBand="0" w:oddHBand="1" w:evenHBand="0" w:firstRowFirstColumn="0" w:firstRowLastColumn="0" w:lastRowFirstColumn="0" w:lastRowLastColumn="0"/>
              <w:rPr>
                <w:ins w:id="766" w:author="Awet Teka" w:date="2025-09-22T10:16:00Z" w16du:dateUtc="2025-09-22T07:16:00Z"/>
              </w:rPr>
            </w:pPr>
            <w:ins w:id="767" w:author="Awet Teka" w:date="2025-09-22T10:16:00Z" w16du:dateUtc="2025-09-22T07:16:00Z">
              <w:r w:rsidRPr="00681F54">
                <w:t>INT</w:t>
              </w:r>
            </w:ins>
          </w:p>
        </w:tc>
        <w:tc>
          <w:tcPr>
            <w:tcW w:w="0" w:type="auto"/>
            <w:hideMark/>
          </w:tcPr>
          <w:p w14:paraId="243675A5" w14:textId="77777777" w:rsidR="00E56F60" w:rsidRPr="00681F54" w:rsidRDefault="00E56F60" w:rsidP="00AC70D5">
            <w:pPr>
              <w:spacing w:line="276" w:lineRule="auto"/>
              <w:cnfStyle w:val="000000100000" w:firstRow="0" w:lastRow="0" w:firstColumn="0" w:lastColumn="0" w:oddVBand="0" w:evenVBand="0" w:oddHBand="1" w:evenHBand="0" w:firstRowFirstColumn="0" w:firstRowLastColumn="0" w:lastRowFirstColumn="0" w:lastRowLastColumn="0"/>
              <w:rPr>
                <w:ins w:id="768" w:author="Awet Teka" w:date="2025-09-22T10:16:00Z" w16du:dateUtc="2025-09-22T07:16:00Z"/>
              </w:rPr>
            </w:pPr>
            <w:ins w:id="769" w:author="Awet Teka" w:date="2025-09-22T10:16:00Z" w16du:dateUtc="2025-09-22T07:16:00Z">
              <w:r w:rsidRPr="00681F54">
                <w:t>Year of survey</w:t>
              </w:r>
            </w:ins>
          </w:p>
        </w:tc>
      </w:tr>
      <w:tr w:rsidR="00E56F60" w:rsidRPr="00681F54" w14:paraId="6EF93F76" w14:textId="77777777" w:rsidTr="00AC70D5">
        <w:trPr>
          <w:ins w:id="770" w:author="Awet Teka" w:date="2025-09-22T10:16:00Z"/>
        </w:trPr>
        <w:tc>
          <w:tcPr>
            <w:cnfStyle w:val="001000000000" w:firstRow="0" w:lastRow="0" w:firstColumn="1" w:lastColumn="0" w:oddVBand="0" w:evenVBand="0" w:oddHBand="0" w:evenHBand="0" w:firstRowFirstColumn="0" w:firstRowLastColumn="0" w:lastRowFirstColumn="0" w:lastRowLastColumn="0"/>
            <w:tcW w:w="0" w:type="auto"/>
            <w:hideMark/>
          </w:tcPr>
          <w:p w14:paraId="76E62F6F" w14:textId="77777777" w:rsidR="00E56F60" w:rsidRPr="00681F54" w:rsidRDefault="00E56F60" w:rsidP="00AC70D5">
            <w:pPr>
              <w:spacing w:line="276" w:lineRule="auto"/>
              <w:rPr>
                <w:ins w:id="771" w:author="Awet Teka" w:date="2025-09-22T10:16:00Z" w16du:dateUtc="2025-09-22T07:16:00Z"/>
              </w:rPr>
            </w:pPr>
            <w:proofErr w:type="spellStart"/>
            <w:ins w:id="772" w:author="Awet Teka" w:date="2025-09-22T10:16:00Z" w16du:dateUtc="2025-09-22T07:16:00Z">
              <w:r w:rsidRPr="00681F54">
                <w:t>condition_rating_id</w:t>
              </w:r>
              <w:proofErr w:type="spellEnd"/>
            </w:ins>
          </w:p>
        </w:tc>
        <w:tc>
          <w:tcPr>
            <w:tcW w:w="0" w:type="auto"/>
            <w:hideMark/>
          </w:tcPr>
          <w:p w14:paraId="77B6A1E4" w14:textId="77777777" w:rsidR="00E56F60" w:rsidRPr="00681F54" w:rsidRDefault="00E56F60" w:rsidP="00AC70D5">
            <w:pPr>
              <w:spacing w:line="276" w:lineRule="auto"/>
              <w:cnfStyle w:val="000000000000" w:firstRow="0" w:lastRow="0" w:firstColumn="0" w:lastColumn="0" w:oddVBand="0" w:evenVBand="0" w:oddHBand="0" w:evenHBand="0" w:firstRowFirstColumn="0" w:firstRowLastColumn="0" w:lastRowFirstColumn="0" w:lastRowLastColumn="0"/>
              <w:rPr>
                <w:ins w:id="773" w:author="Awet Teka" w:date="2025-09-22T10:16:00Z" w16du:dateUtc="2025-09-22T07:16:00Z"/>
              </w:rPr>
            </w:pPr>
            <w:ins w:id="774" w:author="Awet Teka" w:date="2025-09-22T10:16:00Z" w16du:dateUtc="2025-09-22T07:16:00Z">
              <w:r w:rsidRPr="00681F54">
                <w:t xml:space="preserve">INT, FK → </w:t>
              </w:r>
              <w:proofErr w:type="spellStart"/>
              <w:r w:rsidRPr="00681F54">
                <w:t>condition_rating</w:t>
              </w:r>
              <w:proofErr w:type="spellEnd"/>
            </w:ins>
          </w:p>
        </w:tc>
        <w:tc>
          <w:tcPr>
            <w:tcW w:w="0" w:type="auto"/>
            <w:hideMark/>
          </w:tcPr>
          <w:p w14:paraId="346DAFAD" w14:textId="77777777" w:rsidR="00E56F60" w:rsidRPr="00681F54" w:rsidRDefault="00E56F60" w:rsidP="00AC70D5">
            <w:pPr>
              <w:spacing w:line="276" w:lineRule="auto"/>
              <w:cnfStyle w:val="000000000000" w:firstRow="0" w:lastRow="0" w:firstColumn="0" w:lastColumn="0" w:oddVBand="0" w:evenVBand="0" w:oddHBand="0" w:evenHBand="0" w:firstRowFirstColumn="0" w:firstRowLastColumn="0" w:lastRowFirstColumn="0" w:lastRowLastColumn="0"/>
              <w:rPr>
                <w:ins w:id="775" w:author="Awet Teka" w:date="2025-09-22T10:16:00Z" w16du:dateUtc="2025-09-22T07:16:00Z"/>
              </w:rPr>
            </w:pPr>
            <w:ins w:id="776" w:author="Awet Teka" w:date="2025-09-22T10:16:00Z" w16du:dateUtc="2025-09-22T07:16:00Z">
              <w:r w:rsidRPr="00681F54">
                <w:t>Good/Fair/Poor/Bad</w:t>
              </w:r>
            </w:ins>
          </w:p>
        </w:tc>
      </w:tr>
      <w:tr w:rsidR="00E56F60" w:rsidRPr="00681F54" w14:paraId="0B18C41C" w14:textId="77777777" w:rsidTr="00AC70D5">
        <w:trPr>
          <w:cnfStyle w:val="000000100000" w:firstRow="0" w:lastRow="0" w:firstColumn="0" w:lastColumn="0" w:oddVBand="0" w:evenVBand="0" w:oddHBand="1" w:evenHBand="0" w:firstRowFirstColumn="0" w:firstRowLastColumn="0" w:lastRowFirstColumn="0" w:lastRowLastColumn="0"/>
          <w:ins w:id="777" w:author="Awet Teka" w:date="2025-09-22T10:16:00Z"/>
        </w:trPr>
        <w:tc>
          <w:tcPr>
            <w:cnfStyle w:val="001000000000" w:firstRow="0" w:lastRow="0" w:firstColumn="1" w:lastColumn="0" w:oddVBand="0" w:evenVBand="0" w:oddHBand="0" w:evenHBand="0" w:firstRowFirstColumn="0" w:firstRowLastColumn="0" w:lastRowFirstColumn="0" w:lastRowLastColumn="0"/>
            <w:tcW w:w="0" w:type="auto"/>
            <w:hideMark/>
          </w:tcPr>
          <w:p w14:paraId="6B0473DF" w14:textId="77777777" w:rsidR="00E56F60" w:rsidRPr="00681F54" w:rsidRDefault="00E56F60" w:rsidP="00AC70D5">
            <w:pPr>
              <w:spacing w:line="276" w:lineRule="auto"/>
              <w:rPr>
                <w:ins w:id="778" w:author="Awet Teka" w:date="2025-09-22T10:16:00Z" w16du:dateUtc="2025-09-22T07:16:00Z"/>
              </w:rPr>
            </w:pPr>
            <w:proofErr w:type="spellStart"/>
            <w:ins w:id="779" w:author="Awet Teka" w:date="2025-09-22T10:16:00Z" w16du:dateUtc="2025-09-22T07:16:00Z">
              <w:r w:rsidRPr="00681F54">
                <w:t>inspector_name</w:t>
              </w:r>
              <w:proofErr w:type="spellEnd"/>
            </w:ins>
          </w:p>
        </w:tc>
        <w:tc>
          <w:tcPr>
            <w:tcW w:w="0" w:type="auto"/>
            <w:hideMark/>
          </w:tcPr>
          <w:p w14:paraId="24DE2255" w14:textId="77777777" w:rsidR="00E56F60" w:rsidRPr="00681F54" w:rsidRDefault="00E56F60" w:rsidP="00AC70D5">
            <w:pPr>
              <w:spacing w:line="276" w:lineRule="auto"/>
              <w:cnfStyle w:val="000000100000" w:firstRow="0" w:lastRow="0" w:firstColumn="0" w:lastColumn="0" w:oddVBand="0" w:evenVBand="0" w:oddHBand="1" w:evenHBand="0" w:firstRowFirstColumn="0" w:firstRowLastColumn="0" w:lastRowFirstColumn="0" w:lastRowLastColumn="0"/>
              <w:rPr>
                <w:ins w:id="780" w:author="Awet Teka" w:date="2025-09-22T10:16:00Z" w16du:dateUtc="2025-09-22T07:16:00Z"/>
              </w:rPr>
            </w:pPr>
            <w:proofErr w:type="gramStart"/>
            <w:ins w:id="781" w:author="Awet Teka" w:date="2025-09-22T10:16:00Z" w16du:dateUtc="2025-09-22T07:16:00Z">
              <w:r w:rsidRPr="00681F54">
                <w:t>VARCHAR(</w:t>
              </w:r>
              <w:proofErr w:type="gramEnd"/>
              <w:r w:rsidRPr="00681F54">
                <w:t>150)</w:t>
              </w:r>
            </w:ins>
          </w:p>
        </w:tc>
        <w:tc>
          <w:tcPr>
            <w:tcW w:w="0" w:type="auto"/>
            <w:hideMark/>
          </w:tcPr>
          <w:p w14:paraId="78D7D524" w14:textId="77777777" w:rsidR="00E56F60" w:rsidRPr="00681F54" w:rsidRDefault="00E56F60" w:rsidP="00AC70D5">
            <w:pPr>
              <w:spacing w:line="276" w:lineRule="auto"/>
              <w:cnfStyle w:val="000000100000" w:firstRow="0" w:lastRow="0" w:firstColumn="0" w:lastColumn="0" w:oddVBand="0" w:evenVBand="0" w:oddHBand="1" w:evenHBand="0" w:firstRowFirstColumn="0" w:firstRowLastColumn="0" w:lastRowFirstColumn="0" w:lastRowLastColumn="0"/>
              <w:rPr>
                <w:ins w:id="782" w:author="Awet Teka" w:date="2025-09-22T10:16:00Z" w16du:dateUtc="2025-09-22T07:16:00Z"/>
              </w:rPr>
            </w:pPr>
            <w:ins w:id="783" w:author="Awet Teka" w:date="2025-09-22T10:16:00Z" w16du:dateUtc="2025-09-22T07:16:00Z">
              <w:r w:rsidRPr="00681F54">
                <w:t>Inspector’s name</w:t>
              </w:r>
            </w:ins>
          </w:p>
        </w:tc>
      </w:tr>
      <w:tr w:rsidR="00E56F60" w:rsidRPr="00681F54" w14:paraId="1AB56230" w14:textId="77777777" w:rsidTr="00AC70D5">
        <w:trPr>
          <w:ins w:id="784" w:author="Awet Teka" w:date="2025-09-22T10:16:00Z"/>
        </w:trPr>
        <w:tc>
          <w:tcPr>
            <w:cnfStyle w:val="001000000000" w:firstRow="0" w:lastRow="0" w:firstColumn="1" w:lastColumn="0" w:oddVBand="0" w:evenVBand="0" w:oddHBand="0" w:evenHBand="0" w:firstRowFirstColumn="0" w:firstRowLastColumn="0" w:lastRowFirstColumn="0" w:lastRowLastColumn="0"/>
            <w:tcW w:w="0" w:type="auto"/>
            <w:hideMark/>
          </w:tcPr>
          <w:p w14:paraId="50282DBA" w14:textId="77777777" w:rsidR="00E56F60" w:rsidRPr="00681F54" w:rsidRDefault="00E56F60" w:rsidP="00AC70D5">
            <w:pPr>
              <w:spacing w:line="276" w:lineRule="auto"/>
              <w:rPr>
                <w:ins w:id="785" w:author="Awet Teka" w:date="2025-09-22T10:16:00Z" w16du:dateUtc="2025-09-22T07:16:00Z"/>
              </w:rPr>
            </w:pPr>
            <w:proofErr w:type="spellStart"/>
            <w:ins w:id="786" w:author="Awet Teka" w:date="2025-09-22T10:16:00Z" w16du:dateUtc="2025-09-22T07:16:00Z">
              <w:r w:rsidRPr="00681F54">
                <w:t>inspection_date</w:t>
              </w:r>
              <w:proofErr w:type="spellEnd"/>
            </w:ins>
          </w:p>
        </w:tc>
        <w:tc>
          <w:tcPr>
            <w:tcW w:w="0" w:type="auto"/>
            <w:hideMark/>
          </w:tcPr>
          <w:p w14:paraId="306F2452" w14:textId="77777777" w:rsidR="00E56F60" w:rsidRPr="00681F54" w:rsidRDefault="00E56F60" w:rsidP="00AC70D5">
            <w:pPr>
              <w:spacing w:line="276" w:lineRule="auto"/>
              <w:cnfStyle w:val="000000000000" w:firstRow="0" w:lastRow="0" w:firstColumn="0" w:lastColumn="0" w:oddVBand="0" w:evenVBand="0" w:oddHBand="0" w:evenHBand="0" w:firstRowFirstColumn="0" w:firstRowLastColumn="0" w:lastRowFirstColumn="0" w:lastRowLastColumn="0"/>
              <w:rPr>
                <w:ins w:id="787" w:author="Awet Teka" w:date="2025-09-22T10:16:00Z" w16du:dateUtc="2025-09-22T07:16:00Z"/>
              </w:rPr>
            </w:pPr>
            <w:ins w:id="788" w:author="Awet Teka" w:date="2025-09-22T10:16:00Z" w16du:dateUtc="2025-09-22T07:16:00Z">
              <w:r w:rsidRPr="00681F54">
                <w:t>DATE</w:t>
              </w:r>
            </w:ins>
          </w:p>
        </w:tc>
        <w:tc>
          <w:tcPr>
            <w:tcW w:w="0" w:type="auto"/>
            <w:hideMark/>
          </w:tcPr>
          <w:p w14:paraId="32D118E9" w14:textId="77777777" w:rsidR="00E56F60" w:rsidRPr="00681F54" w:rsidRDefault="00E56F60" w:rsidP="00AC70D5">
            <w:pPr>
              <w:spacing w:line="276" w:lineRule="auto"/>
              <w:cnfStyle w:val="000000000000" w:firstRow="0" w:lastRow="0" w:firstColumn="0" w:lastColumn="0" w:oddVBand="0" w:evenVBand="0" w:oddHBand="0" w:evenHBand="0" w:firstRowFirstColumn="0" w:firstRowLastColumn="0" w:lastRowFirstColumn="0" w:lastRowLastColumn="0"/>
              <w:rPr>
                <w:ins w:id="789" w:author="Awet Teka" w:date="2025-09-22T10:16:00Z" w16du:dateUtc="2025-09-22T07:16:00Z"/>
              </w:rPr>
            </w:pPr>
            <w:ins w:id="790" w:author="Awet Teka" w:date="2025-09-22T10:16:00Z" w16du:dateUtc="2025-09-22T07:16:00Z">
              <w:r w:rsidRPr="00681F54">
                <w:t>Date of inspection</w:t>
              </w:r>
            </w:ins>
          </w:p>
        </w:tc>
      </w:tr>
      <w:tr w:rsidR="00E56F60" w:rsidRPr="00681F54" w14:paraId="4A8D896A" w14:textId="77777777" w:rsidTr="00AC70D5">
        <w:trPr>
          <w:cnfStyle w:val="000000100000" w:firstRow="0" w:lastRow="0" w:firstColumn="0" w:lastColumn="0" w:oddVBand="0" w:evenVBand="0" w:oddHBand="1" w:evenHBand="0" w:firstRowFirstColumn="0" w:firstRowLastColumn="0" w:lastRowFirstColumn="0" w:lastRowLastColumn="0"/>
          <w:ins w:id="791" w:author="Awet Teka" w:date="2025-09-22T10:16:00Z"/>
        </w:trPr>
        <w:tc>
          <w:tcPr>
            <w:cnfStyle w:val="001000000000" w:firstRow="0" w:lastRow="0" w:firstColumn="1" w:lastColumn="0" w:oddVBand="0" w:evenVBand="0" w:oddHBand="0" w:evenHBand="0" w:firstRowFirstColumn="0" w:firstRowLastColumn="0" w:lastRowFirstColumn="0" w:lastRowLastColumn="0"/>
            <w:tcW w:w="0" w:type="auto"/>
            <w:hideMark/>
          </w:tcPr>
          <w:p w14:paraId="3B84801D" w14:textId="61D88241" w:rsidR="00E56F60" w:rsidRPr="00681F54" w:rsidRDefault="003B44A8" w:rsidP="00AC70D5">
            <w:pPr>
              <w:spacing w:line="276" w:lineRule="auto"/>
              <w:rPr>
                <w:ins w:id="792" w:author="Awet Teka" w:date="2025-09-22T10:16:00Z" w16du:dateUtc="2025-09-22T07:16:00Z"/>
              </w:rPr>
            </w:pPr>
            <w:ins w:id="793" w:author="Awet Teka" w:date="2025-09-22T10:16:00Z" w16du:dateUtc="2025-09-22T07:16:00Z">
              <w:r w:rsidRPr="00681F54">
                <w:t>C</w:t>
              </w:r>
              <w:r w:rsidR="00E56F60" w:rsidRPr="00681F54">
                <w:t>omments</w:t>
              </w:r>
            </w:ins>
          </w:p>
        </w:tc>
        <w:tc>
          <w:tcPr>
            <w:tcW w:w="0" w:type="auto"/>
            <w:hideMark/>
          </w:tcPr>
          <w:p w14:paraId="6533A69C" w14:textId="77777777" w:rsidR="00E56F60" w:rsidRPr="00681F54" w:rsidRDefault="00E56F60" w:rsidP="00AC70D5">
            <w:pPr>
              <w:spacing w:line="276" w:lineRule="auto"/>
              <w:cnfStyle w:val="000000100000" w:firstRow="0" w:lastRow="0" w:firstColumn="0" w:lastColumn="0" w:oddVBand="0" w:evenVBand="0" w:oddHBand="1" w:evenHBand="0" w:firstRowFirstColumn="0" w:firstRowLastColumn="0" w:lastRowFirstColumn="0" w:lastRowLastColumn="0"/>
              <w:rPr>
                <w:ins w:id="794" w:author="Awet Teka" w:date="2025-09-22T10:16:00Z" w16du:dateUtc="2025-09-22T07:16:00Z"/>
              </w:rPr>
            </w:pPr>
            <w:ins w:id="795" w:author="Awet Teka" w:date="2025-09-22T10:16:00Z" w16du:dateUtc="2025-09-22T07:16:00Z">
              <w:r w:rsidRPr="00681F54">
                <w:t>TEXT NULLABLE</w:t>
              </w:r>
            </w:ins>
          </w:p>
        </w:tc>
        <w:tc>
          <w:tcPr>
            <w:tcW w:w="0" w:type="auto"/>
            <w:hideMark/>
          </w:tcPr>
          <w:p w14:paraId="098B92DB" w14:textId="77777777" w:rsidR="00E56F60" w:rsidRPr="00681F54" w:rsidRDefault="00E56F60" w:rsidP="00AC70D5">
            <w:pPr>
              <w:spacing w:line="276" w:lineRule="auto"/>
              <w:cnfStyle w:val="000000100000" w:firstRow="0" w:lastRow="0" w:firstColumn="0" w:lastColumn="0" w:oddVBand="0" w:evenVBand="0" w:oddHBand="1" w:evenHBand="0" w:firstRowFirstColumn="0" w:firstRowLastColumn="0" w:lastRowFirstColumn="0" w:lastRowLastColumn="0"/>
              <w:rPr>
                <w:ins w:id="796" w:author="Awet Teka" w:date="2025-09-22T10:16:00Z" w16du:dateUtc="2025-09-22T07:16:00Z"/>
              </w:rPr>
            </w:pPr>
            <w:ins w:id="797" w:author="Awet Teka" w:date="2025-09-22T10:16:00Z" w16du:dateUtc="2025-09-22T07:16:00Z">
              <w:r w:rsidRPr="00681F54">
                <w:t>Notes</w:t>
              </w:r>
            </w:ins>
          </w:p>
        </w:tc>
      </w:tr>
      <w:tr w:rsidR="00E56F60" w:rsidRPr="00681F54" w14:paraId="3EF39B72" w14:textId="77777777" w:rsidTr="00AC70D5">
        <w:trPr>
          <w:ins w:id="798" w:author="Awet Teka" w:date="2025-09-22T10:16:00Z"/>
        </w:trPr>
        <w:tc>
          <w:tcPr>
            <w:cnfStyle w:val="001000000000" w:firstRow="0" w:lastRow="0" w:firstColumn="1" w:lastColumn="0" w:oddVBand="0" w:evenVBand="0" w:oddHBand="0" w:evenHBand="0" w:firstRowFirstColumn="0" w:firstRowLastColumn="0" w:lastRowFirstColumn="0" w:lastRowLastColumn="0"/>
            <w:tcW w:w="0" w:type="auto"/>
            <w:hideMark/>
          </w:tcPr>
          <w:p w14:paraId="32DD87A4" w14:textId="1FC8AC28" w:rsidR="00E56F60" w:rsidRPr="00681F54" w:rsidRDefault="003B44A8" w:rsidP="00AC70D5">
            <w:pPr>
              <w:spacing w:line="276" w:lineRule="auto"/>
              <w:rPr>
                <w:ins w:id="799" w:author="Awet Teka" w:date="2025-09-22T10:16:00Z" w16du:dateUtc="2025-09-22T07:16:00Z"/>
              </w:rPr>
            </w:pPr>
            <w:ins w:id="800" w:author="Awet Teka" w:date="2025-09-22T10:16:00Z" w16du:dateUtc="2025-09-22T07:16:00Z">
              <w:r w:rsidRPr="00681F54">
                <w:t>A</w:t>
              </w:r>
              <w:r w:rsidR="00E56F60" w:rsidRPr="00681F54">
                <w:t>ttachments</w:t>
              </w:r>
            </w:ins>
          </w:p>
        </w:tc>
        <w:tc>
          <w:tcPr>
            <w:tcW w:w="0" w:type="auto"/>
            <w:hideMark/>
          </w:tcPr>
          <w:p w14:paraId="77A97A23" w14:textId="77777777" w:rsidR="00E56F60" w:rsidRPr="00681F54" w:rsidRDefault="00E56F60" w:rsidP="00AC70D5">
            <w:pPr>
              <w:spacing w:line="276" w:lineRule="auto"/>
              <w:cnfStyle w:val="000000000000" w:firstRow="0" w:lastRow="0" w:firstColumn="0" w:lastColumn="0" w:oddVBand="0" w:evenVBand="0" w:oddHBand="0" w:evenHBand="0" w:firstRowFirstColumn="0" w:firstRowLastColumn="0" w:lastRowFirstColumn="0" w:lastRowLastColumn="0"/>
              <w:rPr>
                <w:ins w:id="801" w:author="Awet Teka" w:date="2025-09-22T10:16:00Z" w16du:dateUtc="2025-09-22T07:16:00Z"/>
              </w:rPr>
            </w:pPr>
            <w:ins w:id="802" w:author="Awet Teka" w:date="2025-09-22T10:16:00Z" w16du:dateUtc="2025-09-22T07:16:00Z">
              <w:r w:rsidRPr="00681F54">
                <w:t>JSON/TEXT NULLABLE</w:t>
              </w:r>
            </w:ins>
          </w:p>
        </w:tc>
        <w:tc>
          <w:tcPr>
            <w:tcW w:w="0" w:type="auto"/>
            <w:hideMark/>
          </w:tcPr>
          <w:p w14:paraId="3BBF8F92" w14:textId="77777777" w:rsidR="00E56F60" w:rsidRPr="00681F54" w:rsidRDefault="00E56F60" w:rsidP="00AC70D5">
            <w:pPr>
              <w:spacing w:line="276" w:lineRule="auto"/>
              <w:cnfStyle w:val="000000000000" w:firstRow="0" w:lastRow="0" w:firstColumn="0" w:lastColumn="0" w:oddVBand="0" w:evenVBand="0" w:oddHBand="0" w:evenHBand="0" w:firstRowFirstColumn="0" w:firstRowLastColumn="0" w:lastRowFirstColumn="0" w:lastRowLastColumn="0"/>
              <w:rPr>
                <w:ins w:id="803" w:author="Awet Teka" w:date="2025-09-22T10:16:00Z" w16du:dateUtc="2025-09-22T07:16:00Z"/>
              </w:rPr>
            </w:pPr>
            <w:ins w:id="804" w:author="Awet Teka" w:date="2025-09-22T10:16:00Z" w16du:dateUtc="2025-09-22T07:16:00Z">
              <w:r w:rsidRPr="00681F54">
                <w:t>Photos or docs</w:t>
              </w:r>
            </w:ins>
          </w:p>
        </w:tc>
      </w:tr>
      <w:tr w:rsidR="00E56F60" w:rsidRPr="00681F54" w14:paraId="764BD59D" w14:textId="77777777" w:rsidTr="00AC70D5">
        <w:trPr>
          <w:cnfStyle w:val="000000100000" w:firstRow="0" w:lastRow="0" w:firstColumn="0" w:lastColumn="0" w:oddVBand="0" w:evenVBand="0" w:oddHBand="1" w:evenHBand="0" w:firstRowFirstColumn="0" w:firstRowLastColumn="0" w:lastRowFirstColumn="0" w:lastRowLastColumn="0"/>
          <w:ins w:id="805" w:author="Awet Teka" w:date="2025-09-22T10:16:00Z"/>
        </w:trPr>
        <w:tc>
          <w:tcPr>
            <w:cnfStyle w:val="001000000000" w:firstRow="0" w:lastRow="0" w:firstColumn="1" w:lastColumn="0" w:oddVBand="0" w:evenVBand="0" w:oddHBand="0" w:evenHBand="0" w:firstRowFirstColumn="0" w:firstRowLastColumn="0" w:lastRowFirstColumn="0" w:lastRowLastColumn="0"/>
            <w:tcW w:w="0" w:type="auto"/>
            <w:hideMark/>
          </w:tcPr>
          <w:p w14:paraId="229F423A" w14:textId="77777777" w:rsidR="00E56F60" w:rsidRPr="00681F54" w:rsidRDefault="00E56F60" w:rsidP="00AC70D5">
            <w:pPr>
              <w:spacing w:line="276" w:lineRule="auto"/>
              <w:rPr>
                <w:ins w:id="806" w:author="Awet Teka" w:date="2025-09-22T10:16:00Z" w16du:dateUtc="2025-09-22T07:16:00Z"/>
              </w:rPr>
            </w:pPr>
            <w:proofErr w:type="spellStart"/>
            <w:ins w:id="807" w:author="Awet Teka" w:date="2025-09-22T10:16:00Z" w16du:dateUtc="2025-09-22T07:16:00Z">
              <w:r w:rsidRPr="00681F54">
                <w:lastRenderedPageBreak/>
                <w:t>qa_status_id</w:t>
              </w:r>
              <w:proofErr w:type="spellEnd"/>
            </w:ins>
          </w:p>
        </w:tc>
        <w:tc>
          <w:tcPr>
            <w:tcW w:w="0" w:type="auto"/>
            <w:hideMark/>
          </w:tcPr>
          <w:p w14:paraId="52BC6E6E" w14:textId="77777777" w:rsidR="00E56F60" w:rsidRPr="00681F54" w:rsidRDefault="00E56F60" w:rsidP="00AC70D5">
            <w:pPr>
              <w:spacing w:line="276" w:lineRule="auto"/>
              <w:cnfStyle w:val="000000100000" w:firstRow="0" w:lastRow="0" w:firstColumn="0" w:lastColumn="0" w:oddVBand="0" w:evenVBand="0" w:oddHBand="1" w:evenHBand="0" w:firstRowFirstColumn="0" w:firstRowLastColumn="0" w:lastRowFirstColumn="0" w:lastRowLastColumn="0"/>
              <w:rPr>
                <w:ins w:id="808" w:author="Awet Teka" w:date="2025-09-22T10:16:00Z" w16du:dateUtc="2025-09-22T07:16:00Z"/>
              </w:rPr>
            </w:pPr>
            <w:ins w:id="809" w:author="Awet Teka" w:date="2025-09-22T10:16:00Z" w16du:dateUtc="2025-09-22T07:16:00Z">
              <w:r w:rsidRPr="00681F54">
                <w:t xml:space="preserve">INT, FK → </w:t>
              </w:r>
              <w:proofErr w:type="spellStart"/>
              <w:r w:rsidRPr="00681F54">
                <w:t>qa_status</w:t>
              </w:r>
              <w:proofErr w:type="spellEnd"/>
            </w:ins>
          </w:p>
        </w:tc>
        <w:tc>
          <w:tcPr>
            <w:tcW w:w="0" w:type="auto"/>
            <w:hideMark/>
          </w:tcPr>
          <w:p w14:paraId="21E5571E" w14:textId="77777777" w:rsidR="00E56F60" w:rsidRPr="00681F54" w:rsidRDefault="00E56F60" w:rsidP="00AC70D5">
            <w:pPr>
              <w:spacing w:line="276" w:lineRule="auto"/>
              <w:cnfStyle w:val="000000100000" w:firstRow="0" w:lastRow="0" w:firstColumn="0" w:lastColumn="0" w:oddVBand="0" w:evenVBand="0" w:oddHBand="1" w:evenHBand="0" w:firstRowFirstColumn="0" w:firstRowLastColumn="0" w:lastRowFirstColumn="0" w:lastRowLastColumn="0"/>
              <w:rPr>
                <w:ins w:id="810" w:author="Awet Teka" w:date="2025-09-22T10:16:00Z" w16du:dateUtc="2025-09-22T07:16:00Z"/>
              </w:rPr>
            </w:pPr>
            <w:ins w:id="811" w:author="Awet Teka" w:date="2025-09-22T10:16:00Z" w16du:dateUtc="2025-09-22T07:16:00Z">
              <w:r w:rsidRPr="00681F54">
                <w:t>Draft/In Review/Approved</w:t>
              </w:r>
            </w:ins>
          </w:p>
        </w:tc>
      </w:tr>
      <w:tr w:rsidR="00E56F60" w:rsidRPr="00681F54" w14:paraId="68F524A9" w14:textId="77777777" w:rsidTr="00AC70D5">
        <w:trPr>
          <w:ins w:id="812" w:author="Awet Teka" w:date="2025-09-22T10:16:00Z"/>
        </w:trPr>
        <w:tc>
          <w:tcPr>
            <w:cnfStyle w:val="001000000000" w:firstRow="0" w:lastRow="0" w:firstColumn="1" w:lastColumn="0" w:oddVBand="0" w:evenVBand="0" w:oddHBand="0" w:evenHBand="0" w:firstRowFirstColumn="0" w:firstRowLastColumn="0" w:lastRowFirstColumn="0" w:lastRowLastColumn="0"/>
            <w:tcW w:w="0" w:type="auto"/>
            <w:hideMark/>
          </w:tcPr>
          <w:p w14:paraId="564EDF52" w14:textId="77777777" w:rsidR="00E56F60" w:rsidRPr="00681F54" w:rsidRDefault="00E56F60" w:rsidP="00AC70D5">
            <w:pPr>
              <w:spacing w:line="276" w:lineRule="auto"/>
              <w:rPr>
                <w:ins w:id="813" w:author="Awet Teka" w:date="2025-09-22T10:16:00Z" w16du:dateUtc="2025-09-22T07:16:00Z"/>
              </w:rPr>
            </w:pPr>
            <w:proofErr w:type="spellStart"/>
            <w:ins w:id="814" w:author="Awet Teka" w:date="2025-09-22T10:16:00Z" w16du:dateUtc="2025-09-22T07:16:00Z">
              <w:r w:rsidRPr="00681F54">
                <w:t>created_at</w:t>
              </w:r>
              <w:proofErr w:type="spellEnd"/>
            </w:ins>
          </w:p>
        </w:tc>
        <w:tc>
          <w:tcPr>
            <w:tcW w:w="0" w:type="auto"/>
            <w:hideMark/>
          </w:tcPr>
          <w:p w14:paraId="2ADA2D39" w14:textId="77777777" w:rsidR="00E56F60" w:rsidRPr="00681F54" w:rsidRDefault="00E56F60" w:rsidP="00AC70D5">
            <w:pPr>
              <w:spacing w:line="276" w:lineRule="auto"/>
              <w:cnfStyle w:val="000000000000" w:firstRow="0" w:lastRow="0" w:firstColumn="0" w:lastColumn="0" w:oddVBand="0" w:evenVBand="0" w:oddHBand="0" w:evenHBand="0" w:firstRowFirstColumn="0" w:firstRowLastColumn="0" w:lastRowFirstColumn="0" w:lastRowLastColumn="0"/>
              <w:rPr>
                <w:ins w:id="815" w:author="Awet Teka" w:date="2025-09-22T10:16:00Z" w16du:dateUtc="2025-09-22T07:16:00Z"/>
              </w:rPr>
            </w:pPr>
            <w:ins w:id="816" w:author="Awet Teka" w:date="2025-09-22T10:16:00Z" w16du:dateUtc="2025-09-22T07:16:00Z">
              <w:r w:rsidRPr="00681F54">
                <w:t xml:space="preserve">TIMESTAMP DEFAULT </w:t>
              </w:r>
              <w:proofErr w:type="gramStart"/>
              <w:r w:rsidRPr="00681F54">
                <w:t>now(</w:t>
              </w:r>
              <w:proofErr w:type="gramEnd"/>
              <w:r w:rsidRPr="00681F54">
                <w:t>)</w:t>
              </w:r>
            </w:ins>
          </w:p>
        </w:tc>
        <w:tc>
          <w:tcPr>
            <w:tcW w:w="0" w:type="auto"/>
            <w:hideMark/>
          </w:tcPr>
          <w:p w14:paraId="0F05B4C8" w14:textId="77777777" w:rsidR="00E56F60" w:rsidRPr="00681F54" w:rsidRDefault="00E56F60" w:rsidP="00AC70D5">
            <w:pPr>
              <w:spacing w:line="276" w:lineRule="auto"/>
              <w:cnfStyle w:val="000000000000" w:firstRow="0" w:lastRow="0" w:firstColumn="0" w:lastColumn="0" w:oddVBand="0" w:evenVBand="0" w:oddHBand="0" w:evenHBand="0" w:firstRowFirstColumn="0" w:firstRowLastColumn="0" w:lastRowFirstColumn="0" w:lastRowLastColumn="0"/>
              <w:rPr>
                <w:ins w:id="817" w:author="Awet Teka" w:date="2025-09-22T10:16:00Z" w16du:dateUtc="2025-09-22T07:16:00Z"/>
              </w:rPr>
            </w:pPr>
            <w:ins w:id="818" w:author="Awet Teka" w:date="2025-09-22T10:16:00Z" w16du:dateUtc="2025-09-22T07:16:00Z">
              <w:r w:rsidRPr="00681F54">
                <w:t>Record created</w:t>
              </w:r>
            </w:ins>
          </w:p>
        </w:tc>
      </w:tr>
      <w:tr w:rsidR="00E56F60" w:rsidRPr="00681F54" w14:paraId="474AAB8F" w14:textId="77777777" w:rsidTr="00AC70D5">
        <w:trPr>
          <w:cnfStyle w:val="000000100000" w:firstRow="0" w:lastRow="0" w:firstColumn="0" w:lastColumn="0" w:oddVBand="0" w:evenVBand="0" w:oddHBand="1" w:evenHBand="0" w:firstRowFirstColumn="0" w:firstRowLastColumn="0" w:lastRowFirstColumn="0" w:lastRowLastColumn="0"/>
          <w:ins w:id="819" w:author="Awet Teka" w:date="2025-09-22T10:16:00Z"/>
        </w:trPr>
        <w:tc>
          <w:tcPr>
            <w:cnfStyle w:val="001000000000" w:firstRow="0" w:lastRow="0" w:firstColumn="1" w:lastColumn="0" w:oddVBand="0" w:evenVBand="0" w:oddHBand="0" w:evenHBand="0" w:firstRowFirstColumn="0" w:firstRowLastColumn="0" w:lastRowFirstColumn="0" w:lastRowLastColumn="0"/>
            <w:tcW w:w="0" w:type="auto"/>
            <w:hideMark/>
          </w:tcPr>
          <w:p w14:paraId="1F8C5697" w14:textId="77777777" w:rsidR="00E56F60" w:rsidRPr="00681F54" w:rsidRDefault="00E56F60" w:rsidP="00AC70D5">
            <w:pPr>
              <w:spacing w:line="276" w:lineRule="auto"/>
              <w:rPr>
                <w:ins w:id="820" w:author="Awet Teka" w:date="2025-09-22T10:16:00Z" w16du:dateUtc="2025-09-22T07:16:00Z"/>
              </w:rPr>
            </w:pPr>
            <w:proofErr w:type="spellStart"/>
            <w:ins w:id="821" w:author="Awet Teka" w:date="2025-09-22T10:16:00Z" w16du:dateUtc="2025-09-22T07:16:00Z">
              <w:r w:rsidRPr="00681F54">
                <w:t>modified_at</w:t>
              </w:r>
              <w:proofErr w:type="spellEnd"/>
            </w:ins>
          </w:p>
        </w:tc>
        <w:tc>
          <w:tcPr>
            <w:tcW w:w="0" w:type="auto"/>
            <w:hideMark/>
          </w:tcPr>
          <w:p w14:paraId="65E2A79C" w14:textId="77777777" w:rsidR="00E56F60" w:rsidRPr="00681F54" w:rsidRDefault="00E56F60" w:rsidP="00AC70D5">
            <w:pPr>
              <w:spacing w:line="276" w:lineRule="auto"/>
              <w:cnfStyle w:val="000000100000" w:firstRow="0" w:lastRow="0" w:firstColumn="0" w:lastColumn="0" w:oddVBand="0" w:evenVBand="0" w:oddHBand="1" w:evenHBand="0" w:firstRowFirstColumn="0" w:firstRowLastColumn="0" w:lastRowFirstColumn="0" w:lastRowLastColumn="0"/>
              <w:rPr>
                <w:ins w:id="822" w:author="Awet Teka" w:date="2025-09-22T10:16:00Z" w16du:dateUtc="2025-09-22T07:16:00Z"/>
              </w:rPr>
            </w:pPr>
            <w:ins w:id="823" w:author="Awet Teka" w:date="2025-09-22T10:16:00Z" w16du:dateUtc="2025-09-22T07:16:00Z">
              <w:r w:rsidRPr="00681F54">
                <w:t xml:space="preserve">TIMESTAMP DEFAULT </w:t>
              </w:r>
              <w:proofErr w:type="gramStart"/>
              <w:r w:rsidRPr="00681F54">
                <w:t>now(</w:t>
              </w:r>
              <w:proofErr w:type="gramEnd"/>
              <w:r w:rsidRPr="00681F54">
                <w:t>)</w:t>
              </w:r>
            </w:ins>
          </w:p>
        </w:tc>
        <w:tc>
          <w:tcPr>
            <w:tcW w:w="0" w:type="auto"/>
            <w:hideMark/>
          </w:tcPr>
          <w:p w14:paraId="4344F3D3" w14:textId="77777777" w:rsidR="00E56F60" w:rsidRPr="00681F54" w:rsidRDefault="00E56F60" w:rsidP="00AC70D5">
            <w:pPr>
              <w:spacing w:line="276" w:lineRule="auto"/>
              <w:cnfStyle w:val="000000100000" w:firstRow="0" w:lastRow="0" w:firstColumn="0" w:lastColumn="0" w:oddVBand="0" w:evenVBand="0" w:oddHBand="1" w:evenHBand="0" w:firstRowFirstColumn="0" w:firstRowLastColumn="0" w:lastRowFirstColumn="0" w:lastRowLastColumn="0"/>
              <w:rPr>
                <w:ins w:id="824" w:author="Awet Teka" w:date="2025-09-22T10:16:00Z" w16du:dateUtc="2025-09-22T07:16:00Z"/>
              </w:rPr>
            </w:pPr>
            <w:ins w:id="825" w:author="Awet Teka" w:date="2025-09-22T10:16:00Z" w16du:dateUtc="2025-09-22T07:16:00Z">
              <w:r w:rsidRPr="00681F54">
                <w:t>Record updated</w:t>
              </w:r>
            </w:ins>
          </w:p>
        </w:tc>
      </w:tr>
    </w:tbl>
    <w:p w14:paraId="32B14AAE" w14:textId="77777777" w:rsidR="00A92F9E" w:rsidRDefault="00A92F9E" w:rsidP="00A92F9E">
      <w:pPr>
        <w:pStyle w:val="Heading4"/>
        <w:numPr>
          <w:ilvl w:val="0"/>
          <w:numId w:val="0"/>
        </w:numPr>
        <w:ind w:left="864" w:hanging="864"/>
        <w:rPr>
          <w:ins w:id="826" w:author="Awet Teka" w:date="2025-09-24T14:54:00Z" w16du:dateUtc="2025-09-24T11:54:00Z"/>
        </w:rPr>
        <w:pPrChange w:id="827" w:author="Awet Teka" w:date="2025-09-24T14:54:00Z" w16du:dateUtc="2025-09-24T11:54:00Z">
          <w:pPr>
            <w:pStyle w:val="Heading4"/>
          </w:pPr>
        </w:pPrChange>
      </w:pPr>
    </w:p>
    <w:p w14:paraId="16A478D9" w14:textId="6DB77931" w:rsidR="00E56F60" w:rsidRDefault="00E56F60" w:rsidP="00E56F60">
      <w:pPr>
        <w:pStyle w:val="Heading4"/>
        <w:rPr>
          <w:ins w:id="828" w:author="Awet Teka" w:date="2025-09-22T10:16:00Z" w16du:dateUtc="2025-09-22T07:16:00Z"/>
        </w:rPr>
      </w:pPr>
      <w:ins w:id="829" w:author="Awet Teka" w:date="2025-09-22T10:16:00Z" w16du:dateUtc="2025-09-22T07:16:00Z">
        <w:r>
          <w:t>Bridge Condition Survey (Subtype)</w:t>
        </w:r>
      </w:ins>
    </w:p>
    <w:p w14:paraId="3EBCE5E3" w14:textId="77777777" w:rsidR="00E56F60" w:rsidRDefault="00E56F60" w:rsidP="00E56F60">
      <w:pPr>
        <w:pStyle w:val="NormalWeb"/>
        <w:rPr>
          <w:ins w:id="830" w:author="Awet Teka" w:date="2025-09-22T10:16:00Z" w16du:dateUtc="2025-09-22T07:16:00Z"/>
        </w:rPr>
      </w:pPr>
      <w:ins w:id="831" w:author="Awet Teka" w:date="2025-09-22T10:16:00Z" w16du:dateUtc="2025-09-22T07:16:00Z">
        <w:r>
          <w:t>For bridge-specific inspection details.</w:t>
        </w:r>
      </w:ins>
    </w:p>
    <w:tbl>
      <w:tblPr>
        <w:tblStyle w:val="ListTable3"/>
        <w:tblW w:w="0" w:type="auto"/>
        <w:tblLook w:val="04A0" w:firstRow="1" w:lastRow="0" w:firstColumn="1" w:lastColumn="0" w:noHBand="0" w:noVBand="1"/>
      </w:tblPr>
      <w:tblGrid>
        <w:gridCol w:w="2405"/>
        <w:gridCol w:w="3683"/>
        <w:gridCol w:w="2542"/>
      </w:tblGrid>
      <w:tr w:rsidR="00E56F60" w:rsidRPr="0092238C" w14:paraId="5E9F5256" w14:textId="77777777" w:rsidTr="00AC70D5">
        <w:trPr>
          <w:cnfStyle w:val="100000000000" w:firstRow="1" w:lastRow="0" w:firstColumn="0" w:lastColumn="0" w:oddVBand="0" w:evenVBand="0" w:oddHBand="0" w:evenHBand="0" w:firstRowFirstColumn="0" w:firstRowLastColumn="0" w:lastRowFirstColumn="0" w:lastRowLastColumn="0"/>
          <w:ins w:id="832" w:author="Awet Teka" w:date="2025-09-22T10:16:00Z"/>
        </w:trPr>
        <w:tc>
          <w:tcPr>
            <w:cnfStyle w:val="001000000100" w:firstRow="0" w:lastRow="0" w:firstColumn="1" w:lastColumn="0" w:oddVBand="0" w:evenVBand="0" w:oddHBand="0" w:evenHBand="0" w:firstRowFirstColumn="1" w:firstRowLastColumn="0" w:lastRowFirstColumn="0" w:lastRowLastColumn="0"/>
            <w:tcW w:w="0" w:type="auto"/>
            <w:hideMark/>
          </w:tcPr>
          <w:p w14:paraId="6FCC131F" w14:textId="77777777" w:rsidR="00E56F60" w:rsidRPr="007069D3" w:rsidRDefault="00E56F60" w:rsidP="00AC70D5">
            <w:pPr>
              <w:pStyle w:val="NormalWeb"/>
              <w:spacing w:after="0" w:afterAutospacing="0"/>
              <w:rPr>
                <w:ins w:id="833" w:author="Awet Teka" w:date="2025-09-22T10:16:00Z" w16du:dateUtc="2025-09-22T07:16:00Z"/>
                <w:sz w:val="22"/>
                <w:szCs w:val="22"/>
              </w:rPr>
            </w:pPr>
            <w:ins w:id="834" w:author="Awet Teka" w:date="2025-09-22T10:16:00Z" w16du:dateUtc="2025-09-22T07:16:00Z">
              <w:r w:rsidRPr="007069D3">
                <w:rPr>
                  <w:sz w:val="22"/>
                  <w:szCs w:val="22"/>
                </w:rPr>
                <w:t>Field</w:t>
              </w:r>
            </w:ins>
          </w:p>
        </w:tc>
        <w:tc>
          <w:tcPr>
            <w:tcW w:w="0" w:type="auto"/>
            <w:hideMark/>
          </w:tcPr>
          <w:p w14:paraId="03068E6B" w14:textId="77777777" w:rsidR="00E56F60" w:rsidRPr="007069D3" w:rsidRDefault="00E56F60" w:rsidP="00AC70D5">
            <w:pPr>
              <w:pStyle w:val="NormalWeb"/>
              <w:spacing w:after="0" w:afterAutospacing="0"/>
              <w:cnfStyle w:val="100000000000" w:firstRow="1" w:lastRow="0" w:firstColumn="0" w:lastColumn="0" w:oddVBand="0" w:evenVBand="0" w:oddHBand="0" w:evenHBand="0" w:firstRowFirstColumn="0" w:firstRowLastColumn="0" w:lastRowFirstColumn="0" w:lastRowLastColumn="0"/>
              <w:rPr>
                <w:ins w:id="835" w:author="Awet Teka" w:date="2025-09-22T10:16:00Z" w16du:dateUtc="2025-09-22T07:16:00Z"/>
                <w:sz w:val="22"/>
                <w:szCs w:val="22"/>
              </w:rPr>
            </w:pPr>
            <w:ins w:id="836" w:author="Awet Teka" w:date="2025-09-22T10:16:00Z" w16du:dateUtc="2025-09-22T07:16:00Z">
              <w:r w:rsidRPr="007069D3">
                <w:rPr>
                  <w:sz w:val="22"/>
                  <w:szCs w:val="22"/>
                </w:rPr>
                <w:t>Type</w:t>
              </w:r>
            </w:ins>
          </w:p>
        </w:tc>
        <w:tc>
          <w:tcPr>
            <w:tcW w:w="0" w:type="auto"/>
            <w:hideMark/>
          </w:tcPr>
          <w:p w14:paraId="2D923F9E" w14:textId="77777777" w:rsidR="00E56F60" w:rsidRPr="007069D3" w:rsidRDefault="00E56F60" w:rsidP="00AC70D5">
            <w:pPr>
              <w:pStyle w:val="NormalWeb"/>
              <w:spacing w:after="0" w:afterAutospacing="0"/>
              <w:cnfStyle w:val="100000000000" w:firstRow="1" w:lastRow="0" w:firstColumn="0" w:lastColumn="0" w:oddVBand="0" w:evenVBand="0" w:oddHBand="0" w:evenHBand="0" w:firstRowFirstColumn="0" w:firstRowLastColumn="0" w:lastRowFirstColumn="0" w:lastRowLastColumn="0"/>
              <w:rPr>
                <w:ins w:id="837" w:author="Awet Teka" w:date="2025-09-22T10:16:00Z" w16du:dateUtc="2025-09-22T07:16:00Z"/>
                <w:sz w:val="22"/>
                <w:szCs w:val="22"/>
              </w:rPr>
            </w:pPr>
            <w:ins w:id="838" w:author="Awet Teka" w:date="2025-09-22T10:16:00Z" w16du:dateUtc="2025-09-22T07:16:00Z">
              <w:r w:rsidRPr="007069D3">
                <w:rPr>
                  <w:sz w:val="22"/>
                  <w:szCs w:val="22"/>
                </w:rPr>
                <w:t>Description</w:t>
              </w:r>
            </w:ins>
          </w:p>
        </w:tc>
      </w:tr>
      <w:tr w:rsidR="00E56F60" w:rsidRPr="0092238C" w14:paraId="5470650A" w14:textId="77777777" w:rsidTr="00AC70D5">
        <w:trPr>
          <w:cnfStyle w:val="000000100000" w:firstRow="0" w:lastRow="0" w:firstColumn="0" w:lastColumn="0" w:oddVBand="0" w:evenVBand="0" w:oddHBand="1" w:evenHBand="0" w:firstRowFirstColumn="0" w:firstRowLastColumn="0" w:lastRowFirstColumn="0" w:lastRowLastColumn="0"/>
          <w:ins w:id="839" w:author="Awet Teka" w:date="2025-09-22T10:16:00Z"/>
        </w:trPr>
        <w:tc>
          <w:tcPr>
            <w:cnfStyle w:val="001000000000" w:firstRow="0" w:lastRow="0" w:firstColumn="1" w:lastColumn="0" w:oddVBand="0" w:evenVBand="0" w:oddHBand="0" w:evenHBand="0" w:firstRowFirstColumn="0" w:firstRowLastColumn="0" w:lastRowFirstColumn="0" w:lastRowLastColumn="0"/>
            <w:tcW w:w="0" w:type="auto"/>
            <w:hideMark/>
          </w:tcPr>
          <w:p w14:paraId="21269818" w14:textId="77777777" w:rsidR="00E56F60" w:rsidRPr="007069D3" w:rsidRDefault="00E56F60" w:rsidP="00AC70D5">
            <w:pPr>
              <w:pStyle w:val="NormalWeb"/>
              <w:spacing w:after="0" w:afterAutospacing="0"/>
              <w:rPr>
                <w:ins w:id="840" w:author="Awet Teka" w:date="2025-09-22T10:16:00Z" w16du:dateUtc="2025-09-22T07:16:00Z"/>
                <w:sz w:val="22"/>
                <w:szCs w:val="22"/>
              </w:rPr>
            </w:pPr>
            <w:proofErr w:type="spellStart"/>
            <w:ins w:id="841" w:author="Awet Teka" w:date="2025-09-22T10:16:00Z" w16du:dateUtc="2025-09-22T07:16:00Z">
              <w:r w:rsidRPr="007069D3">
                <w:rPr>
                  <w:sz w:val="22"/>
                  <w:szCs w:val="22"/>
                </w:rPr>
                <w:t>bridge_survey_id</w:t>
              </w:r>
              <w:proofErr w:type="spellEnd"/>
            </w:ins>
          </w:p>
        </w:tc>
        <w:tc>
          <w:tcPr>
            <w:tcW w:w="0" w:type="auto"/>
            <w:hideMark/>
          </w:tcPr>
          <w:p w14:paraId="60A584F1" w14:textId="77777777" w:rsidR="00E56F60" w:rsidRPr="007069D3" w:rsidRDefault="00E56F60" w:rsidP="00AC70D5">
            <w:pPr>
              <w:pStyle w:val="NormalWeb"/>
              <w:spacing w:after="0" w:afterAutospacing="0"/>
              <w:cnfStyle w:val="000000100000" w:firstRow="0" w:lastRow="0" w:firstColumn="0" w:lastColumn="0" w:oddVBand="0" w:evenVBand="0" w:oddHBand="1" w:evenHBand="0" w:firstRowFirstColumn="0" w:firstRowLastColumn="0" w:lastRowFirstColumn="0" w:lastRowLastColumn="0"/>
              <w:rPr>
                <w:ins w:id="842" w:author="Awet Teka" w:date="2025-09-22T10:16:00Z" w16du:dateUtc="2025-09-22T07:16:00Z"/>
                <w:sz w:val="22"/>
                <w:szCs w:val="22"/>
              </w:rPr>
            </w:pPr>
            <w:ins w:id="843" w:author="Awet Teka" w:date="2025-09-22T10:16:00Z" w16du:dateUtc="2025-09-22T07:16:00Z">
              <w:r w:rsidRPr="007069D3">
                <w:rPr>
                  <w:sz w:val="22"/>
                  <w:szCs w:val="22"/>
                </w:rPr>
                <w:t>BIGSERIAL PK</w:t>
              </w:r>
            </w:ins>
          </w:p>
        </w:tc>
        <w:tc>
          <w:tcPr>
            <w:tcW w:w="0" w:type="auto"/>
            <w:hideMark/>
          </w:tcPr>
          <w:p w14:paraId="48EA028B" w14:textId="77777777" w:rsidR="00E56F60" w:rsidRPr="007069D3" w:rsidRDefault="00E56F60" w:rsidP="00AC70D5">
            <w:pPr>
              <w:pStyle w:val="NormalWeb"/>
              <w:spacing w:after="0" w:afterAutospacing="0"/>
              <w:cnfStyle w:val="000000100000" w:firstRow="0" w:lastRow="0" w:firstColumn="0" w:lastColumn="0" w:oddVBand="0" w:evenVBand="0" w:oddHBand="1" w:evenHBand="0" w:firstRowFirstColumn="0" w:firstRowLastColumn="0" w:lastRowFirstColumn="0" w:lastRowLastColumn="0"/>
              <w:rPr>
                <w:ins w:id="844" w:author="Awet Teka" w:date="2025-09-22T10:16:00Z" w16du:dateUtc="2025-09-22T07:16:00Z"/>
                <w:sz w:val="22"/>
                <w:szCs w:val="22"/>
              </w:rPr>
            </w:pPr>
            <w:ins w:id="845" w:author="Awet Teka" w:date="2025-09-22T10:16:00Z" w16du:dateUtc="2025-09-22T07:16:00Z">
              <w:r w:rsidRPr="007069D3">
                <w:rPr>
                  <w:sz w:val="22"/>
                  <w:szCs w:val="22"/>
                </w:rPr>
                <w:t>Unique record</w:t>
              </w:r>
            </w:ins>
          </w:p>
        </w:tc>
      </w:tr>
      <w:tr w:rsidR="00E56F60" w:rsidRPr="0092238C" w14:paraId="6C31F28B" w14:textId="77777777" w:rsidTr="00AC70D5">
        <w:trPr>
          <w:ins w:id="846" w:author="Awet Teka" w:date="2025-09-22T10:16:00Z"/>
        </w:trPr>
        <w:tc>
          <w:tcPr>
            <w:cnfStyle w:val="001000000000" w:firstRow="0" w:lastRow="0" w:firstColumn="1" w:lastColumn="0" w:oddVBand="0" w:evenVBand="0" w:oddHBand="0" w:evenHBand="0" w:firstRowFirstColumn="0" w:firstRowLastColumn="0" w:lastRowFirstColumn="0" w:lastRowLastColumn="0"/>
            <w:tcW w:w="0" w:type="auto"/>
            <w:hideMark/>
          </w:tcPr>
          <w:p w14:paraId="76E1029A" w14:textId="77777777" w:rsidR="00E56F60" w:rsidRPr="007069D3" w:rsidRDefault="00E56F60" w:rsidP="00AC70D5">
            <w:pPr>
              <w:pStyle w:val="NormalWeb"/>
              <w:spacing w:after="0" w:afterAutospacing="0"/>
              <w:rPr>
                <w:ins w:id="847" w:author="Awet Teka" w:date="2025-09-22T10:16:00Z" w16du:dateUtc="2025-09-22T07:16:00Z"/>
                <w:sz w:val="22"/>
                <w:szCs w:val="22"/>
              </w:rPr>
            </w:pPr>
            <w:proofErr w:type="spellStart"/>
            <w:ins w:id="848" w:author="Awet Teka" w:date="2025-09-22T10:16:00Z" w16du:dateUtc="2025-09-22T07:16:00Z">
              <w:r w:rsidRPr="007069D3">
                <w:rPr>
                  <w:sz w:val="22"/>
                  <w:szCs w:val="22"/>
                </w:rPr>
                <w:t>structure_survey_id</w:t>
              </w:r>
              <w:proofErr w:type="spellEnd"/>
            </w:ins>
          </w:p>
        </w:tc>
        <w:tc>
          <w:tcPr>
            <w:tcW w:w="0" w:type="auto"/>
            <w:hideMark/>
          </w:tcPr>
          <w:p w14:paraId="312DC336" w14:textId="77777777" w:rsidR="00E56F60" w:rsidRPr="007069D3" w:rsidRDefault="00E56F60" w:rsidP="00AC70D5">
            <w:pPr>
              <w:pStyle w:val="NormalWeb"/>
              <w:spacing w:after="0" w:afterAutospacing="0"/>
              <w:cnfStyle w:val="000000000000" w:firstRow="0" w:lastRow="0" w:firstColumn="0" w:lastColumn="0" w:oddVBand="0" w:evenVBand="0" w:oddHBand="0" w:evenHBand="0" w:firstRowFirstColumn="0" w:firstRowLastColumn="0" w:lastRowFirstColumn="0" w:lastRowLastColumn="0"/>
              <w:rPr>
                <w:ins w:id="849" w:author="Awet Teka" w:date="2025-09-22T10:16:00Z" w16du:dateUtc="2025-09-22T07:16:00Z"/>
                <w:sz w:val="22"/>
                <w:szCs w:val="22"/>
              </w:rPr>
            </w:pPr>
            <w:ins w:id="850" w:author="Awet Teka" w:date="2025-09-22T10:16:00Z" w16du:dateUtc="2025-09-22T07:16:00Z">
              <w:r w:rsidRPr="007069D3">
                <w:rPr>
                  <w:sz w:val="22"/>
                  <w:szCs w:val="22"/>
                </w:rPr>
                <w:t xml:space="preserve">INT, FK → </w:t>
              </w:r>
              <w:proofErr w:type="spellStart"/>
              <w:r w:rsidRPr="007069D3">
                <w:rPr>
                  <w:sz w:val="22"/>
                  <w:szCs w:val="22"/>
                </w:rPr>
                <w:t>structure_condition_survey</w:t>
              </w:r>
              <w:proofErr w:type="spellEnd"/>
            </w:ins>
          </w:p>
        </w:tc>
        <w:tc>
          <w:tcPr>
            <w:tcW w:w="0" w:type="auto"/>
            <w:hideMark/>
          </w:tcPr>
          <w:p w14:paraId="43A6AC6F" w14:textId="77777777" w:rsidR="00E56F60" w:rsidRPr="007069D3" w:rsidRDefault="00E56F60" w:rsidP="00AC70D5">
            <w:pPr>
              <w:pStyle w:val="NormalWeb"/>
              <w:spacing w:after="0" w:afterAutospacing="0"/>
              <w:cnfStyle w:val="000000000000" w:firstRow="0" w:lastRow="0" w:firstColumn="0" w:lastColumn="0" w:oddVBand="0" w:evenVBand="0" w:oddHBand="0" w:evenHBand="0" w:firstRowFirstColumn="0" w:firstRowLastColumn="0" w:lastRowFirstColumn="0" w:lastRowLastColumn="0"/>
              <w:rPr>
                <w:ins w:id="851" w:author="Awet Teka" w:date="2025-09-22T10:16:00Z" w16du:dateUtc="2025-09-22T07:16:00Z"/>
                <w:sz w:val="22"/>
                <w:szCs w:val="22"/>
              </w:rPr>
            </w:pPr>
            <w:ins w:id="852" w:author="Awet Teka" w:date="2025-09-22T10:16:00Z" w16du:dateUtc="2025-09-22T07:16:00Z">
              <w:r w:rsidRPr="007069D3">
                <w:rPr>
                  <w:sz w:val="22"/>
                  <w:szCs w:val="22"/>
                </w:rPr>
                <w:t>Parent survey</w:t>
              </w:r>
            </w:ins>
          </w:p>
        </w:tc>
      </w:tr>
      <w:tr w:rsidR="00E56F60" w:rsidRPr="0092238C" w14:paraId="17602035" w14:textId="77777777" w:rsidTr="00AC70D5">
        <w:trPr>
          <w:cnfStyle w:val="000000100000" w:firstRow="0" w:lastRow="0" w:firstColumn="0" w:lastColumn="0" w:oddVBand="0" w:evenVBand="0" w:oddHBand="1" w:evenHBand="0" w:firstRowFirstColumn="0" w:firstRowLastColumn="0" w:lastRowFirstColumn="0" w:lastRowLastColumn="0"/>
          <w:ins w:id="853" w:author="Awet Teka" w:date="2025-09-22T10:16:00Z"/>
        </w:trPr>
        <w:tc>
          <w:tcPr>
            <w:cnfStyle w:val="001000000000" w:firstRow="0" w:lastRow="0" w:firstColumn="1" w:lastColumn="0" w:oddVBand="0" w:evenVBand="0" w:oddHBand="0" w:evenHBand="0" w:firstRowFirstColumn="0" w:firstRowLastColumn="0" w:lastRowFirstColumn="0" w:lastRowLastColumn="0"/>
            <w:tcW w:w="0" w:type="auto"/>
            <w:hideMark/>
          </w:tcPr>
          <w:p w14:paraId="53329EA1" w14:textId="77777777" w:rsidR="00E56F60" w:rsidRPr="007069D3" w:rsidRDefault="00E56F60" w:rsidP="00AC70D5">
            <w:pPr>
              <w:pStyle w:val="NormalWeb"/>
              <w:spacing w:after="0" w:afterAutospacing="0"/>
              <w:rPr>
                <w:ins w:id="854" w:author="Awet Teka" w:date="2025-09-22T10:16:00Z" w16du:dateUtc="2025-09-22T07:16:00Z"/>
                <w:sz w:val="22"/>
                <w:szCs w:val="22"/>
              </w:rPr>
            </w:pPr>
            <w:proofErr w:type="spellStart"/>
            <w:ins w:id="855" w:author="Awet Teka" w:date="2025-09-22T10:16:00Z" w16du:dateUtc="2025-09-22T07:16:00Z">
              <w:r w:rsidRPr="007069D3">
                <w:rPr>
                  <w:sz w:val="22"/>
                  <w:szCs w:val="22"/>
                </w:rPr>
                <w:t>deck_condition_id</w:t>
              </w:r>
              <w:proofErr w:type="spellEnd"/>
            </w:ins>
          </w:p>
        </w:tc>
        <w:tc>
          <w:tcPr>
            <w:tcW w:w="0" w:type="auto"/>
            <w:hideMark/>
          </w:tcPr>
          <w:p w14:paraId="57FC6220" w14:textId="77777777" w:rsidR="00E56F60" w:rsidRPr="007069D3" w:rsidRDefault="00E56F60" w:rsidP="00AC70D5">
            <w:pPr>
              <w:pStyle w:val="NormalWeb"/>
              <w:spacing w:after="0" w:afterAutospacing="0"/>
              <w:cnfStyle w:val="000000100000" w:firstRow="0" w:lastRow="0" w:firstColumn="0" w:lastColumn="0" w:oddVBand="0" w:evenVBand="0" w:oddHBand="1" w:evenHBand="0" w:firstRowFirstColumn="0" w:firstRowLastColumn="0" w:lastRowFirstColumn="0" w:lastRowLastColumn="0"/>
              <w:rPr>
                <w:ins w:id="856" w:author="Awet Teka" w:date="2025-09-22T10:16:00Z" w16du:dateUtc="2025-09-22T07:16:00Z"/>
                <w:sz w:val="22"/>
                <w:szCs w:val="22"/>
              </w:rPr>
            </w:pPr>
            <w:ins w:id="857" w:author="Awet Teka" w:date="2025-09-22T10:16:00Z" w16du:dateUtc="2025-09-22T07:16:00Z">
              <w:r w:rsidRPr="007069D3">
                <w:rPr>
                  <w:sz w:val="22"/>
                  <w:szCs w:val="22"/>
                </w:rPr>
                <w:t xml:space="preserve">INT, FK → </w:t>
              </w:r>
              <w:proofErr w:type="spellStart"/>
              <w:r w:rsidRPr="007069D3">
                <w:rPr>
                  <w:sz w:val="22"/>
                  <w:szCs w:val="22"/>
                </w:rPr>
                <w:t>condition_factor</w:t>
              </w:r>
              <w:proofErr w:type="spellEnd"/>
            </w:ins>
          </w:p>
        </w:tc>
        <w:tc>
          <w:tcPr>
            <w:tcW w:w="0" w:type="auto"/>
            <w:hideMark/>
          </w:tcPr>
          <w:p w14:paraId="084D4516" w14:textId="77777777" w:rsidR="00E56F60" w:rsidRPr="007069D3" w:rsidRDefault="00E56F60" w:rsidP="00AC70D5">
            <w:pPr>
              <w:pStyle w:val="NormalWeb"/>
              <w:spacing w:after="0" w:afterAutospacing="0"/>
              <w:cnfStyle w:val="000000100000" w:firstRow="0" w:lastRow="0" w:firstColumn="0" w:lastColumn="0" w:oddVBand="0" w:evenVBand="0" w:oddHBand="1" w:evenHBand="0" w:firstRowFirstColumn="0" w:firstRowLastColumn="0" w:lastRowFirstColumn="0" w:lastRowLastColumn="0"/>
              <w:rPr>
                <w:ins w:id="858" w:author="Awet Teka" w:date="2025-09-22T10:16:00Z" w16du:dateUtc="2025-09-22T07:16:00Z"/>
                <w:sz w:val="22"/>
                <w:szCs w:val="22"/>
              </w:rPr>
            </w:pPr>
            <w:ins w:id="859" w:author="Awet Teka" w:date="2025-09-22T10:16:00Z" w16du:dateUtc="2025-09-22T07:16:00Z">
              <w:r w:rsidRPr="007069D3">
                <w:rPr>
                  <w:sz w:val="22"/>
                  <w:szCs w:val="22"/>
                </w:rPr>
                <w:t>Deck condition</w:t>
              </w:r>
            </w:ins>
          </w:p>
        </w:tc>
      </w:tr>
      <w:tr w:rsidR="00E56F60" w:rsidRPr="0092238C" w14:paraId="5752B428" w14:textId="77777777" w:rsidTr="00AC70D5">
        <w:trPr>
          <w:ins w:id="860" w:author="Awet Teka" w:date="2025-09-22T10:16:00Z"/>
        </w:trPr>
        <w:tc>
          <w:tcPr>
            <w:cnfStyle w:val="001000000000" w:firstRow="0" w:lastRow="0" w:firstColumn="1" w:lastColumn="0" w:oddVBand="0" w:evenVBand="0" w:oddHBand="0" w:evenHBand="0" w:firstRowFirstColumn="0" w:firstRowLastColumn="0" w:lastRowFirstColumn="0" w:lastRowLastColumn="0"/>
            <w:tcW w:w="0" w:type="auto"/>
            <w:hideMark/>
          </w:tcPr>
          <w:p w14:paraId="5DC0421B" w14:textId="77777777" w:rsidR="00E56F60" w:rsidRPr="007069D3" w:rsidRDefault="00E56F60" w:rsidP="00AC70D5">
            <w:pPr>
              <w:pStyle w:val="NormalWeb"/>
              <w:spacing w:after="0" w:afterAutospacing="0"/>
              <w:rPr>
                <w:ins w:id="861" w:author="Awet Teka" w:date="2025-09-22T10:16:00Z" w16du:dateUtc="2025-09-22T07:16:00Z"/>
                <w:sz w:val="22"/>
                <w:szCs w:val="22"/>
              </w:rPr>
            </w:pPr>
            <w:proofErr w:type="spellStart"/>
            <w:ins w:id="862" w:author="Awet Teka" w:date="2025-09-22T10:16:00Z" w16du:dateUtc="2025-09-22T07:16:00Z">
              <w:r w:rsidRPr="007069D3">
                <w:rPr>
                  <w:sz w:val="22"/>
                  <w:szCs w:val="22"/>
                </w:rPr>
                <w:t>abutment_condition_id</w:t>
              </w:r>
              <w:proofErr w:type="spellEnd"/>
            </w:ins>
          </w:p>
        </w:tc>
        <w:tc>
          <w:tcPr>
            <w:tcW w:w="0" w:type="auto"/>
            <w:hideMark/>
          </w:tcPr>
          <w:p w14:paraId="33B4F022" w14:textId="77777777" w:rsidR="00E56F60" w:rsidRPr="007069D3" w:rsidRDefault="00E56F60" w:rsidP="00AC70D5">
            <w:pPr>
              <w:pStyle w:val="NormalWeb"/>
              <w:spacing w:after="0" w:afterAutospacing="0"/>
              <w:cnfStyle w:val="000000000000" w:firstRow="0" w:lastRow="0" w:firstColumn="0" w:lastColumn="0" w:oddVBand="0" w:evenVBand="0" w:oddHBand="0" w:evenHBand="0" w:firstRowFirstColumn="0" w:firstRowLastColumn="0" w:lastRowFirstColumn="0" w:lastRowLastColumn="0"/>
              <w:rPr>
                <w:ins w:id="863" w:author="Awet Teka" w:date="2025-09-22T10:16:00Z" w16du:dateUtc="2025-09-22T07:16:00Z"/>
                <w:sz w:val="22"/>
                <w:szCs w:val="22"/>
              </w:rPr>
            </w:pPr>
            <w:ins w:id="864" w:author="Awet Teka" w:date="2025-09-22T10:16:00Z" w16du:dateUtc="2025-09-22T07:16:00Z">
              <w:r w:rsidRPr="007069D3">
                <w:rPr>
                  <w:sz w:val="22"/>
                  <w:szCs w:val="22"/>
                </w:rPr>
                <w:t xml:space="preserve">INT, FK → </w:t>
              </w:r>
              <w:proofErr w:type="spellStart"/>
              <w:r w:rsidRPr="007069D3">
                <w:rPr>
                  <w:sz w:val="22"/>
                  <w:szCs w:val="22"/>
                </w:rPr>
                <w:t>condition_factor</w:t>
              </w:r>
              <w:proofErr w:type="spellEnd"/>
            </w:ins>
          </w:p>
        </w:tc>
        <w:tc>
          <w:tcPr>
            <w:tcW w:w="0" w:type="auto"/>
            <w:hideMark/>
          </w:tcPr>
          <w:p w14:paraId="3F6D1886" w14:textId="77777777" w:rsidR="00E56F60" w:rsidRPr="007069D3" w:rsidRDefault="00E56F60" w:rsidP="00AC70D5">
            <w:pPr>
              <w:pStyle w:val="NormalWeb"/>
              <w:spacing w:after="0" w:afterAutospacing="0"/>
              <w:cnfStyle w:val="000000000000" w:firstRow="0" w:lastRow="0" w:firstColumn="0" w:lastColumn="0" w:oddVBand="0" w:evenVBand="0" w:oddHBand="0" w:evenHBand="0" w:firstRowFirstColumn="0" w:firstRowLastColumn="0" w:lastRowFirstColumn="0" w:lastRowLastColumn="0"/>
              <w:rPr>
                <w:ins w:id="865" w:author="Awet Teka" w:date="2025-09-22T10:16:00Z" w16du:dateUtc="2025-09-22T07:16:00Z"/>
                <w:sz w:val="22"/>
                <w:szCs w:val="22"/>
              </w:rPr>
            </w:pPr>
            <w:ins w:id="866" w:author="Awet Teka" w:date="2025-09-22T10:16:00Z" w16du:dateUtc="2025-09-22T07:16:00Z">
              <w:r w:rsidRPr="007069D3">
                <w:rPr>
                  <w:sz w:val="22"/>
                  <w:szCs w:val="22"/>
                </w:rPr>
                <w:t>Abutments</w:t>
              </w:r>
            </w:ins>
          </w:p>
        </w:tc>
      </w:tr>
      <w:tr w:rsidR="00E56F60" w:rsidRPr="0092238C" w14:paraId="6D46E16F" w14:textId="77777777" w:rsidTr="00AC70D5">
        <w:trPr>
          <w:cnfStyle w:val="000000100000" w:firstRow="0" w:lastRow="0" w:firstColumn="0" w:lastColumn="0" w:oddVBand="0" w:evenVBand="0" w:oddHBand="1" w:evenHBand="0" w:firstRowFirstColumn="0" w:firstRowLastColumn="0" w:lastRowFirstColumn="0" w:lastRowLastColumn="0"/>
          <w:ins w:id="867" w:author="Awet Teka" w:date="2025-09-22T10:16:00Z"/>
        </w:trPr>
        <w:tc>
          <w:tcPr>
            <w:cnfStyle w:val="001000000000" w:firstRow="0" w:lastRow="0" w:firstColumn="1" w:lastColumn="0" w:oddVBand="0" w:evenVBand="0" w:oddHBand="0" w:evenHBand="0" w:firstRowFirstColumn="0" w:firstRowLastColumn="0" w:lastRowFirstColumn="0" w:lastRowLastColumn="0"/>
            <w:tcW w:w="0" w:type="auto"/>
            <w:hideMark/>
          </w:tcPr>
          <w:p w14:paraId="1AD63674" w14:textId="77777777" w:rsidR="00E56F60" w:rsidRPr="007069D3" w:rsidRDefault="00E56F60" w:rsidP="00AC70D5">
            <w:pPr>
              <w:pStyle w:val="NormalWeb"/>
              <w:spacing w:after="0" w:afterAutospacing="0"/>
              <w:rPr>
                <w:ins w:id="868" w:author="Awet Teka" w:date="2025-09-22T10:16:00Z" w16du:dateUtc="2025-09-22T07:16:00Z"/>
                <w:sz w:val="22"/>
                <w:szCs w:val="22"/>
              </w:rPr>
            </w:pPr>
            <w:proofErr w:type="spellStart"/>
            <w:ins w:id="869" w:author="Awet Teka" w:date="2025-09-22T10:16:00Z" w16du:dateUtc="2025-09-22T07:16:00Z">
              <w:r w:rsidRPr="007069D3">
                <w:rPr>
                  <w:sz w:val="22"/>
                  <w:szCs w:val="22"/>
                </w:rPr>
                <w:t>pier_condition_id</w:t>
              </w:r>
              <w:proofErr w:type="spellEnd"/>
            </w:ins>
          </w:p>
        </w:tc>
        <w:tc>
          <w:tcPr>
            <w:tcW w:w="0" w:type="auto"/>
            <w:hideMark/>
          </w:tcPr>
          <w:p w14:paraId="26F3C467" w14:textId="77777777" w:rsidR="00E56F60" w:rsidRPr="007069D3" w:rsidRDefault="00E56F60" w:rsidP="00AC70D5">
            <w:pPr>
              <w:pStyle w:val="NormalWeb"/>
              <w:spacing w:after="0" w:afterAutospacing="0"/>
              <w:cnfStyle w:val="000000100000" w:firstRow="0" w:lastRow="0" w:firstColumn="0" w:lastColumn="0" w:oddVBand="0" w:evenVBand="0" w:oddHBand="1" w:evenHBand="0" w:firstRowFirstColumn="0" w:firstRowLastColumn="0" w:lastRowFirstColumn="0" w:lastRowLastColumn="0"/>
              <w:rPr>
                <w:ins w:id="870" w:author="Awet Teka" w:date="2025-09-22T10:16:00Z" w16du:dateUtc="2025-09-22T07:16:00Z"/>
                <w:sz w:val="22"/>
                <w:szCs w:val="22"/>
              </w:rPr>
            </w:pPr>
            <w:ins w:id="871" w:author="Awet Teka" w:date="2025-09-22T10:16:00Z" w16du:dateUtc="2025-09-22T07:16:00Z">
              <w:r w:rsidRPr="007069D3">
                <w:rPr>
                  <w:sz w:val="22"/>
                  <w:szCs w:val="22"/>
                </w:rPr>
                <w:t xml:space="preserve">INT, FK → </w:t>
              </w:r>
              <w:proofErr w:type="spellStart"/>
              <w:r w:rsidRPr="007069D3">
                <w:rPr>
                  <w:sz w:val="22"/>
                  <w:szCs w:val="22"/>
                </w:rPr>
                <w:t>condition_factor</w:t>
              </w:r>
              <w:proofErr w:type="spellEnd"/>
            </w:ins>
          </w:p>
        </w:tc>
        <w:tc>
          <w:tcPr>
            <w:tcW w:w="0" w:type="auto"/>
            <w:hideMark/>
          </w:tcPr>
          <w:p w14:paraId="70C26919" w14:textId="77777777" w:rsidR="00E56F60" w:rsidRPr="007069D3" w:rsidRDefault="00E56F60" w:rsidP="00AC70D5">
            <w:pPr>
              <w:pStyle w:val="NormalWeb"/>
              <w:spacing w:after="0" w:afterAutospacing="0"/>
              <w:cnfStyle w:val="000000100000" w:firstRow="0" w:lastRow="0" w:firstColumn="0" w:lastColumn="0" w:oddVBand="0" w:evenVBand="0" w:oddHBand="1" w:evenHBand="0" w:firstRowFirstColumn="0" w:firstRowLastColumn="0" w:lastRowFirstColumn="0" w:lastRowLastColumn="0"/>
              <w:rPr>
                <w:ins w:id="872" w:author="Awet Teka" w:date="2025-09-22T10:16:00Z" w16du:dateUtc="2025-09-22T07:16:00Z"/>
                <w:sz w:val="22"/>
                <w:szCs w:val="22"/>
              </w:rPr>
            </w:pPr>
            <w:ins w:id="873" w:author="Awet Teka" w:date="2025-09-22T10:16:00Z" w16du:dateUtc="2025-09-22T07:16:00Z">
              <w:r w:rsidRPr="007069D3">
                <w:rPr>
                  <w:sz w:val="22"/>
                  <w:szCs w:val="22"/>
                </w:rPr>
                <w:t>Piers</w:t>
              </w:r>
            </w:ins>
          </w:p>
        </w:tc>
      </w:tr>
      <w:tr w:rsidR="00E56F60" w:rsidRPr="0092238C" w14:paraId="5860CF5E" w14:textId="77777777" w:rsidTr="00AC70D5">
        <w:trPr>
          <w:ins w:id="874" w:author="Awet Teka" w:date="2025-09-22T10:16:00Z"/>
        </w:trPr>
        <w:tc>
          <w:tcPr>
            <w:cnfStyle w:val="001000000000" w:firstRow="0" w:lastRow="0" w:firstColumn="1" w:lastColumn="0" w:oddVBand="0" w:evenVBand="0" w:oddHBand="0" w:evenHBand="0" w:firstRowFirstColumn="0" w:firstRowLastColumn="0" w:lastRowFirstColumn="0" w:lastRowLastColumn="0"/>
            <w:tcW w:w="0" w:type="auto"/>
            <w:hideMark/>
          </w:tcPr>
          <w:p w14:paraId="53435B2E" w14:textId="77777777" w:rsidR="00E56F60" w:rsidRPr="007069D3" w:rsidRDefault="00E56F60" w:rsidP="00AC70D5">
            <w:pPr>
              <w:pStyle w:val="NormalWeb"/>
              <w:spacing w:after="0" w:afterAutospacing="0"/>
              <w:rPr>
                <w:ins w:id="875" w:author="Awet Teka" w:date="2025-09-22T10:16:00Z" w16du:dateUtc="2025-09-22T07:16:00Z"/>
                <w:sz w:val="22"/>
                <w:szCs w:val="22"/>
              </w:rPr>
            </w:pPr>
            <w:proofErr w:type="spellStart"/>
            <w:ins w:id="876" w:author="Awet Teka" w:date="2025-09-22T10:16:00Z" w16du:dateUtc="2025-09-22T07:16:00Z">
              <w:r w:rsidRPr="007069D3">
                <w:rPr>
                  <w:sz w:val="22"/>
                  <w:szCs w:val="22"/>
                </w:rPr>
                <w:t>wearing_surface_id</w:t>
              </w:r>
              <w:proofErr w:type="spellEnd"/>
            </w:ins>
          </w:p>
        </w:tc>
        <w:tc>
          <w:tcPr>
            <w:tcW w:w="0" w:type="auto"/>
            <w:hideMark/>
          </w:tcPr>
          <w:p w14:paraId="5A0DD74A" w14:textId="77777777" w:rsidR="00E56F60" w:rsidRPr="007069D3" w:rsidRDefault="00E56F60" w:rsidP="00AC70D5">
            <w:pPr>
              <w:pStyle w:val="NormalWeb"/>
              <w:spacing w:after="0" w:afterAutospacing="0"/>
              <w:cnfStyle w:val="000000000000" w:firstRow="0" w:lastRow="0" w:firstColumn="0" w:lastColumn="0" w:oddVBand="0" w:evenVBand="0" w:oddHBand="0" w:evenHBand="0" w:firstRowFirstColumn="0" w:firstRowLastColumn="0" w:lastRowFirstColumn="0" w:lastRowLastColumn="0"/>
              <w:rPr>
                <w:ins w:id="877" w:author="Awet Teka" w:date="2025-09-22T10:16:00Z" w16du:dateUtc="2025-09-22T07:16:00Z"/>
                <w:sz w:val="22"/>
                <w:szCs w:val="22"/>
              </w:rPr>
            </w:pPr>
            <w:ins w:id="878" w:author="Awet Teka" w:date="2025-09-22T10:16:00Z" w16du:dateUtc="2025-09-22T07:16:00Z">
              <w:r w:rsidRPr="007069D3">
                <w:rPr>
                  <w:sz w:val="22"/>
                  <w:szCs w:val="22"/>
                </w:rPr>
                <w:t xml:space="preserve">INT, FK → </w:t>
              </w:r>
              <w:proofErr w:type="spellStart"/>
              <w:r w:rsidRPr="007069D3">
                <w:rPr>
                  <w:sz w:val="22"/>
                  <w:szCs w:val="22"/>
                </w:rPr>
                <w:t>condition_factor</w:t>
              </w:r>
              <w:proofErr w:type="spellEnd"/>
            </w:ins>
          </w:p>
        </w:tc>
        <w:tc>
          <w:tcPr>
            <w:tcW w:w="0" w:type="auto"/>
            <w:hideMark/>
          </w:tcPr>
          <w:p w14:paraId="60091B15" w14:textId="77777777" w:rsidR="00E56F60" w:rsidRPr="007069D3" w:rsidRDefault="00E56F60" w:rsidP="00AC70D5">
            <w:pPr>
              <w:pStyle w:val="NormalWeb"/>
              <w:spacing w:after="0" w:afterAutospacing="0"/>
              <w:cnfStyle w:val="000000000000" w:firstRow="0" w:lastRow="0" w:firstColumn="0" w:lastColumn="0" w:oddVBand="0" w:evenVBand="0" w:oddHBand="0" w:evenHBand="0" w:firstRowFirstColumn="0" w:firstRowLastColumn="0" w:lastRowFirstColumn="0" w:lastRowLastColumn="0"/>
              <w:rPr>
                <w:ins w:id="879" w:author="Awet Teka" w:date="2025-09-22T10:16:00Z" w16du:dateUtc="2025-09-22T07:16:00Z"/>
                <w:sz w:val="22"/>
                <w:szCs w:val="22"/>
              </w:rPr>
            </w:pPr>
            <w:ins w:id="880" w:author="Awet Teka" w:date="2025-09-22T10:16:00Z" w16du:dateUtc="2025-09-22T07:16:00Z">
              <w:r w:rsidRPr="007069D3">
                <w:rPr>
                  <w:sz w:val="22"/>
                  <w:szCs w:val="22"/>
                </w:rPr>
                <w:t>Surface condition</w:t>
              </w:r>
            </w:ins>
          </w:p>
        </w:tc>
      </w:tr>
      <w:tr w:rsidR="00E56F60" w:rsidRPr="0092238C" w14:paraId="54F93F18" w14:textId="77777777" w:rsidTr="00AC70D5">
        <w:trPr>
          <w:cnfStyle w:val="000000100000" w:firstRow="0" w:lastRow="0" w:firstColumn="0" w:lastColumn="0" w:oddVBand="0" w:evenVBand="0" w:oddHBand="1" w:evenHBand="0" w:firstRowFirstColumn="0" w:firstRowLastColumn="0" w:lastRowFirstColumn="0" w:lastRowLastColumn="0"/>
          <w:ins w:id="881" w:author="Awet Teka" w:date="2025-09-22T10:16:00Z"/>
        </w:trPr>
        <w:tc>
          <w:tcPr>
            <w:cnfStyle w:val="001000000000" w:firstRow="0" w:lastRow="0" w:firstColumn="1" w:lastColumn="0" w:oddVBand="0" w:evenVBand="0" w:oddHBand="0" w:evenHBand="0" w:firstRowFirstColumn="0" w:firstRowLastColumn="0" w:lastRowFirstColumn="0" w:lastRowLastColumn="0"/>
            <w:tcW w:w="0" w:type="auto"/>
            <w:hideMark/>
          </w:tcPr>
          <w:p w14:paraId="150021B7" w14:textId="77777777" w:rsidR="00E56F60" w:rsidRPr="007069D3" w:rsidRDefault="00E56F60" w:rsidP="00AC70D5">
            <w:pPr>
              <w:pStyle w:val="NormalWeb"/>
              <w:spacing w:after="0" w:afterAutospacing="0"/>
              <w:rPr>
                <w:ins w:id="882" w:author="Awet Teka" w:date="2025-09-22T10:16:00Z" w16du:dateUtc="2025-09-22T07:16:00Z"/>
                <w:sz w:val="22"/>
                <w:szCs w:val="22"/>
              </w:rPr>
            </w:pPr>
            <w:proofErr w:type="spellStart"/>
            <w:ins w:id="883" w:author="Awet Teka" w:date="2025-09-22T10:16:00Z" w16du:dateUtc="2025-09-22T07:16:00Z">
              <w:r w:rsidRPr="007069D3">
                <w:rPr>
                  <w:sz w:val="22"/>
                  <w:szCs w:val="22"/>
                </w:rPr>
                <w:t>expansion_joint_flag</w:t>
              </w:r>
              <w:proofErr w:type="spellEnd"/>
            </w:ins>
          </w:p>
        </w:tc>
        <w:tc>
          <w:tcPr>
            <w:tcW w:w="0" w:type="auto"/>
            <w:hideMark/>
          </w:tcPr>
          <w:p w14:paraId="411A37C8" w14:textId="77777777" w:rsidR="00E56F60" w:rsidRPr="007069D3" w:rsidRDefault="00E56F60" w:rsidP="00AC70D5">
            <w:pPr>
              <w:pStyle w:val="NormalWeb"/>
              <w:spacing w:after="0" w:afterAutospacing="0"/>
              <w:cnfStyle w:val="000000100000" w:firstRow="0" w:lastRow="0" w:firstColumn="0" w:lastColumn="0" w:oddVBand="0" w:evenVBand="0" w:oddHBand="1" w:evenHBand="0" w:firstRowFirstColumn="0" w:firstRowLastColumn="0" w:lastRowFirstColumn="0" w:lastRowLastColumn="0"/>
              <w:rPr>
                <w:ins w:id="884" w:author="Awet Teka" w:date="2025-09-22T10:16:00Z" w16du:dateUtc="2025-09-22T07:16:00Z"/>
                <w:sz w:val="22"/>
                <w:szCs w:val="22"/>
              </w:rPr>
            </w:pPr>
            <w:ins w:id="885" w:author="Awet Teka" w:date="2025-09-22T10:16:00Z" w16du:dateUtc="2025-09-22T07:16:00Z">
              <w:r w:rsidRPr="007069D3">
                <w:rPr>
                  <w:sz w:val="22"/>
                  <w:szCs w:val="22"/>
                </w:rPr>
                <w:t>BOOLEAN</w:t>
              </w:r>
            </w:ins>
          </w:p>
        </w:tc>
        <w:tc>
          <w:tcPr>
            <w:tcW w:w="0" w:type="auto"/>
            <w:hideMark/>
          </w:tcPr>
          <w:p w14:paraId="25DAC661" w14:textId="77777777" w:rsidR="00E56F60" w:rsidRPr="007069D3" w:rsidRDefault="00E56F60" w:rsidP="00AC70D5">
            <w:pPr>
              <w:pStyle w:val="NormalWeb"/>
              <w:spacing w:after="0" w:afterAutospacing="0"/>
              <w:cnfStyle w:val="000000100000" w:firstRow="0" w:lastRow="0" w:firstColumn="0" w:lastColumn="0" w:oddVBand="0" w:evenVBand="0" w:oddHBand="1" w:evenHBand="0" w:firstRowFirstColumn="0" w:firstRowLastColumn="0" w:lastRowFirstColumn="0" w:lastRowLastColumn="0"/>
              <w:rPr>
                <w:ins w:id="886" w:author="Awet Teka" w:date="2025-09-22T10:16:00Z" w16du:dateUtc="2025-09-22T07:16:00Z"/>
                <w:sz w:val="22"/>
                <w:szCs w:val="22"/>
              </w:rPr>
            </w:pPr>
            <w:ins w:id="887" w:author="Awet Teka" w:date="2025-09-22T10:16:00Z" w16du:dateUtc="2025-09-22T07:16:00Z">
              <w:r w:rsidRPr="007069D3">
                <w:rPr>
                  <w:sz w:val="22"/>
                  <w:szCs w:val="22"/>
                </w:rPr>
                <w:t>Expansion joint present/ok</w:t>
              </w:r>
            </w:ins>
          </w:p>
        </w:tc>
      </w:tr>
      <w:tr w:rsidR="00E56F60" w:rsidRPr="0092238C" w14:paraId="25378357" w14:textId="77777777" w:rsidTr="00AC70D5">
        <w:trPr>
          <w:ins w:id="888" w:author="Awet Teka" w:date="2025-09-22T10:16:00Z"/>
        </w:trPr>
        <w:tc>
          <w:tcPr>
            <w:cnfStyle w:val="001000000000" w:firstRow="0" w:lastRow="0" w:firstColumn="1" w:lastColumn="0" w:oddVBand="0" w:evenVBand="0" w:oddHBand="0" w:evenHBand="0" w:firstRowFirstColumn="0" w:firstRowLastColumn="0" w:lastRowFirstColumn="0" w:lastRowLastColumn="0"/>
            <w:tcW w:w="0" w:type="auto"/>
            <w:hideMark/>
          </w:tcPr>
          <w:p w14:paraId="78F65CF9" w14:textId="7E861C8D" w:rsidR="00E56F60" w:rsidRPr="007069D3" w:rsidRDefault="003B44A8" w:rsidP="00AC70D5">
            <w:pPr>
              <w:pStyle w:val="NormalWeb"/>
              <w:spacing w:after="0" w:afterAutospacing="0"/>
              <w:rPr>
                <w:ins w:id="889" w:author="Awet Teka" w:date="2025-09-22T10:16:00Z" w16du:dateUtc="2025-09-22T07:16:00Z"/>
                <w:sz w:val="22"/>
                <w:szCs w:val="22"/>
              </w:rPr>
            </w:pPr>
            <w:ins w:id="890" w:author="Awet Teka" w:date="2025-09-22T10:16:00Z" w16du:dateUtc="2025-09-22T07:16:00Z">
              <w:r w:rsidRPr="007069D3">
                <w:rPr>
                  <w:sz w:val="22"/>
                  <w:szCs w:val="22"/>
                </w:rPr>
                <w:t>R</w:t>
              </w:r>
              <w:r w:rsidR="00E56F60" w:rsidRPr="007069D3">
                <w:rPr>
                  <w:sz w:val="22"/>
                  <w:szCs w:val="22"/>
                </w:rPr>
                <w:t>emarks</w:t>
              </w:r>
            </w:ins>
          </w:p>
        </w:tc>
        <w:tc>
          <w:tcPr>
            <w:tcW w:w="0" w:type="auto"/>
            <w:hideMark/>
          </w:tcPr>
          <w:p w14:paraId="1E59B3D2" w14:textId="77777777" w:rsidR="00E56F60" w:rsidRPr="007069D3" w:rsidRDefault="00E56F60" w:rsidP="00AC70D5">
            <w:pPr>
              <w:pStyle w:val="NormalWeb"/>
              <w:spacing w:after="0" w:afterAutospacing="0"/>
              <w:cnfStyle w:val="000000000000" w:firstRow="0" w:lastRow="0" w:firstColumn="0" w:lastColumn="0" w:oddVBand="0" w:evenVBand="0" w:oddHBand="0" w:evenHBand="0" w:firstRowFirstColumn="0" w:firstRowLastColumn="0" w:lastRowFirstColumn="0" w:lastRowLastColumn="0"/>
              <w:rPr>
                <w:ins w:id="891" w:author="Awet Teka" w:date="2025-09-22T10:16:00Z" w16du:dateUtc="2025-09-22T07:16:00Z"/>
                <w:sz w:val="22"/>
                <w:szCs w:val="22"/>
              </w:rPr>
            </w:pPr>
            <w:ins w:id="892" w:author="Awet Teka" w:date="2025-09-22T10:16:00Z" w16du:dateUtc="2025-09-22T07:16:00Z">
              <w:r w:rsidRPr="007069D3">
                <w:rPr>
                  <w:sz w:val="22"/>
                  <w:szCs w:val="22"/>
                </w:rPr>
                <w:t>TEXT</w:t>
              </w:r>
            </w:ins>
          </w:p>
        </w:tc>
        <w:tc>
          <w:tcPr>
            <w:tcW w:w="0" w:type="auto"/>
            <w:hideMark/>
          </w:tcPr>
          <w:p w14:paraId="72544066" w14:textId="77777777" w:rsidR="00E56F60" w:rsidRPr="007069D3" w:rsidRDefault="00E56F60" w:rsidP="00AC70D5">
            <w:pPr>
              <w:pStyle w:val="NormalWeb"/>
              <w:spacing w:after="0" w:afterAutospacing="0"/>
              <w:cnfStyle w:val="000000000000" w:firstRow="0" w:lastRow="0" w:firstColumn="0" w:lastColumn="0" w:oddVBand="0" w:evenVBand="0" w:oddHBand="0" w:evenHBand="0" w:firstRowFirstColumn="0" w:firstRowLastColumn="0" w:lastRowFirstColumn="0" w:lastRowLastColumn="0"/>
              <w:rPr>
                <w:ins w:id="893" w:author="Awet Teka" w:date="2025-09-22T10:16:00Z" w16du:dateUtc="2025-09-22T07:16:00Z"/>
                <w:sz w:val="22"/>
                <w:szCs w:val="22"/>
              </w:rPr>
            </w:pPr>
            <w:ins w:id="894" w:author="Awet Teka" w:date="2025-09-22T10:16:00Z" w16du:dateUtc="2025-09-22T07:16:00Z">
              <w:r w:rsidRPr="007069D3">
                <w:rPr>
                  <w:sz w:val="22"/>
                  <w:szCs w:val="22"/>
                </w:rPr>
                <w:t>Bridge-specific notes</w:t>
              </w:r>
            </w:ins>
          </w:p>
        </w:tc>
      </w:tr>
    </w:tbl>
    <w:p w14:paraId="5DB664DD" w14:textId="77777777" w:rsidR="00E56F60" w:rsidRDefault="00E56F60" w:rsidP="00E56F60">
      <w:pPr>
        <w:pStyle w:val="Heading4"/>
        <w:rPr>
          <w:ins w:id="895" w:author="Awet Teka" w:date="2025-09-22T10:16:00Z" w16du:dateUtc="2025-09-22T07:16:00Z"/>
        </w:rPr>
      </w:pPr>
      <w:ins w:id="896" w:author="Awet Teka" w:date="2025-09-22T10:16:00Z" w16du:dateUtc="2025-09-22T07:16:00Z">
        <w:r>
          <w:t>Culvert Condition Survey (Subtype)</w:t>
        </w:r>
      </w:ins>
    </w:p>
    <w:p w14:paraId="39485E55" w14:textId="77777777" w:rsidR="00E56F60" w:rsidRDefault="00E56F60" w:rsidP="00E56F60">
      <w:pPr>
        <w:rPr>
          <w:ins w:id="897" w:author="Awet Teka" w:date="2025-09-22T10:16:00Z" w16du:dateUtc="2025-09-22T07:16:00Z"/>
        </w:rPr>
      </w:pPr>
      <w:ins w:id="898" w:author="Awet Teka" w:date="2025-09-22T10:16:00Z" w16du:dateUtc="2025-09-22T07:16:00Z">
        <w:r>
          <w:t>For culvert-specific inspections.</w:t>
        </w:r>
      </w:ins>
    </w:p>
    <w:tbl>
      <w:tblPr>
        <w:tblStyle w:val="ListTable3"/>
        <w:tblW w:w="0" w:type="auto"/>
        <w:tblLook w:val="04A0" w:firstRow="1" w:lastRow="0" w:firstColumn="1" w:lastColumn="0" w:noHBand="0" w:noVBand="1"/>
      </w:tblPr>
      <w:tblGrid>
        <w:gridCol w:w="2537"/>
        <w:gridCol w:w="3880"/>
        <w:gridCol w:w="2213"/>
      </w:tblGrid>
      <w:tr w:rsidR="00E56F60" w:rsidRPr="0092238C" w14:paraId="59A7C37D" w14:textId="77777777" w:rsidTr="00AC70D5">
        <w:trPr>
          <w:cnfStyle w:val="100000000000" w:firstRow="1" w:lastRow="0" w:firstColumn="0" w:lastColumn="0" w:oddVBand="0" w:evenVBand="0" w:oddHBand="0" w:evenHBand="0" w:firstRowFirstColumn="0" w:firstRowLastColumn="0" w:lastRowFirstColumn="0" w:lastRowLastColumn="0"/>
          <w:ins w:id="899" w:author="Awet Teka" w:date="2025-09-22T10:16:00Z"/>
        </w:trPr>
        <w:tc>
          <w:tcPr>
            <w:cnfStyle w:val="001000000100" w:firstRow="0" w:lastRow="0" w:firstColumn="1" w:lastColumn="0" w:oddVBand="0" w:evenVBand="0" w:oddHBand="0" w:evenHBand="0" w:firstRowFirstColumn="1" w:firstRowLastColumn="0" w:lastRowFirstColumn="0" w:lastRowLastColumn="0"/>
            <w:tcW w:w="0" w:type="auto"/>
            <w:hideMark/>
          </w:tcPr>
          <w:p w14:paraId="2857B9DF" w14:textId="77777777" w:rsidR="00E56F60" w:rsidRPr="0092238C" w:rsidRDefault="00E56F60" w:rsidP="00AC70D5">
            <w:pPr>
              <w:jc w:val="center"/>
              <w:rPr>
                <w:ins w:id="900" w:author="Awet Teka" w:date="2025-09-22T10:16:00Z" w16du:dateUtc="2025-09-22T07:16:00Z"/>
                <w:rFonts w:eastAsia="Times New Roman" w:cs="Times New Roman"/>
                <w:sz w:val="24"/>
                <w:szCs w:val="24"/>
              </w:rPr>
            </w:pPr>
            <w:ins w:id="901" w:author="Awet Teka" w:date="2025-09-22T10:16:00Z" w16du:dateUtc="2025-09-22T07:16:00Z">
              <w:r w:rsidRPr="0092238C">
                <w:rPr>
                  <w:rFonts w:eastAsia="Times New Roman" w:cs="Times New Roman"/>
                  <w:sz w:val="24"/>
                  <w:szCs w:val="24"/>
                </w:rPr>
                <w:t>Field</w:t>
              </w:r>
            </w:ins>
          </w:p>
        </w:tc>
        <w:tc>
          <w:tcPr>
            <w:tcW w:w="0" w:type="auto"/>
            <w:hideMark/>
          </w:tcPr>
          <w:p w14:paraId="4882756E" w14:textId="77777777" w:rsidR="00E56F60" w:rsidRPr="0092238C" w:rsidRDefault="00E56F60" w:rsidP="00AC70D5">
            <w:pPr>
              <w:jc w:val="center"/>
              <w:cnfStyle w:val="100000000000" w:firstRow="1" w:lastRow="0" w:firstColumn="0" w:lastColumn="0" w:oddVBand="0" w:evenVBand="0" w:oddHBand="0" w:evenHBand="0" w:firstRowFirstColumn="0" w:firstRowLastColumn="0" w:lastRowFirstColumn="0" w:lastRowLastColumn="0"/>
              <w:rPr>
                <w:ins w:id="902" w:author="Awet Teka" w:date="2025-09-22T10:16:00Z" w16du:dateUtc="2025-09-22T07:16:00Z"/>
                <w:rFonts w:eastAsia="Times New Roman" w:cs="Times New Roman"/>
                <w:sz w:val="24"/>
                <w:szCs w:val="24"/>
              </w:rPr>
            </w:pPr>
            <w:ins w:id="903" w:author="Awet Teka" w:date="2025-09-22T10:16:00Z" w16du:dateUtc="2025-09-22T07:16:00Z">
              <w:r w:rsidRPr="0092238C">
                <w:rPr>
                  <w:rFonts w:eastAsia="Times New Roman" w:cs="Times New Roman"/>
                  <w:sz w:val="24"/>
                  <w:szCs w:val="24"/>
                </w:rPr>
                <w:t>Type</w:t>
              </w:r>
            </w:ins>
          </w:p>
        </w:tc>
        <w:tc>
          <w:tcPr>
            <w:tcW w:w="0" w:type="auto"/>
            <w:hideMark/>
          </w:tcPr>
          <w:p w14:paraId="4FDFD97F" w14:textId="77777777" w:rsidR="00E56F60" w:rsidRPr="0092238C" w:rsidRDefault="00E56F60" w:rsidP="00AC70D5">
            <w:pPr>
              <w:jc w:val="center"/>
              <w:cnfStyle w:val="100000000000" w:firstRow="1" w:lastRow="0" w:firstColumn="0" w:lastColumn="0" w:oddVBand="0" w:evenVBand="0" w:oddHBand="0" w:evenHBand="0" w:firstRowFirstColumn="0" w:firstRowLastColumn="0" w:lastRowFirstColumn="0" w:lastRowLastColumn="0"/>
              <w:rPr>
                <w:ins w:id="904" w:author="Awet Teka" w:date="2025-09-22T10:16:00Z" w16du:dateUtc="2025-09-22T07:16:00Z"/>
                <w:rFonts w:eastAsia="Times New Roman" w:cs="Times New Roman"/>
                <w:sz w:val="24"/>
                <w:szCs w:val="24"/>
              </w:rPr>
            </w:pPr>
            <w:ins w:id="905" w:author="Awet Teka" w:date="2025-09-22T10:16:00Z" w16du:dateUtc="2025-09-22T07:16:00Z">
              <w:r w:rsidRPr="0092238C">
                <w:rPr>
                  <w:rFonts w:eastAsia="Times New Roman" w:cs="Times New Roman"/>
                  <w:sz w:val="24"/>
                  <w:szCs w:val="24"/>
                </w:rPr>
                <w:t>Description</w:t>
              </w:r>
            </w:ins>
          </w:p>
        </w:tc>
      </w:tr>
      <w:tr w:rsidR="00E56F60" w:rsidRPr="0092238C" w14:paraId="6C0BC56B" w14:textId="77777777" w:rsidTr="00AC70D5">
        <w:trPr>
          <w:cnfStyle w:val="000000100000" w:firstRow="0" w:lastRow="0" w:firstColumn="0" w:lastColumn="0" w:oddVBand="0" w:evenVBand="0" w:oddHBand="1" w:evenHBand="0" w:firstRowFirstColumn="0" w:firstRowLastColumn="0" w:lastRowFirstColumn="0" w:lastRowLastColumn="0"/>
          <w:ins w:id="906" w:author="Awet Teka" w:date="2025-09-22T10:16:00Z"/>
        </w:trPr>
        <w:tc>
          <w:tcPr>
            <w:cnfStyle w:val="001000000000" w:firstRow="0" w:lastRow="0" w:firstColumn="1" w:lastColumn="0" w:oddVBand="0" w:evenVBand="0" w:oddHBand="0" w:evenHBand="0" w:firstRowFirstColumn="0" w:firstRowLastColumn="0" w:lastRowFirstColumn="0" w:lastRowLastColumn="0"/>
            <w:tcW w:w="0" w:type="auto"/>
            <w:hideMark/>
          </w:tcPr>
          <w:p w14:paraId="140370E6" w14:textId="77777777" w:rsidR="00E56F60" w:rsidRPr="0092238C" w:rsidRDefault="00E56F60" w:rsidP="00AC70D5">
            <w:pPr>
              <w:rPr>
                <w:ins w:id="907" w:author="Awet Teka" w:date="2025-09-22T10:16:00Z" w16du:dateUtc="2025-09-22T07:16:00Z"/>
                <w:rFonts w:eastAsia="Times New Roman" w:cs="Times New Roman"/>
                <w:sz w:val="24"/>
                <w:szCs w:val="24"/>
              </w:rPr>
            </w:pPr>
            <w:proofErr w:type="spellStart"/>
            <w:ins w:id="908" w:author="Awet Teka" w:date="2025-09-22T10:16:00Z" w16du:dateUtc="2025-09-22T07:16:00Z">
              <w:r w:rsidRPr="0092238C">
                <w:rPr>
                  <w:rFonts w:eastAsia="Times New Roman" w:cs="Times New Roman"/>
                  <w:sz w:val="24"/>
                  <w:szCs w:val="24"/>
                </w:rPr>
                <w:t>culvert_survey_id</w:t>
              </w:r>
              <w:proofErr w:type="spellEnd"/>
            </w:ins>
          </w:p>
        </w:tc>
        <w:tc>
          <w:tcPr>
            <w:tcW w:w="0" w:type="auto"/>
            <w:hideMark/>
          </w:tcPr>
          <w:p w14:paraId="630EDCE7" w14:textId="77777777" w:rsidR="00E56F60" w:rsidRPr="0092238C" w:rsidRDefault="00E56F60" w:rsidP="00AC70D5">
            <w:pPr>
              <w:cnfStyle w:val="000000100000" w:firstRow="0" w:lastRow="0" w:firstColumn="0" w:lastColumn="0" w:oddVBand="0" w:evenVBand="0" w:oddHBand="1" w:evenHBand="0" w:firstRowFirstColumn="0" w:firstRowLastColumn="0" w:lastRowFirstColumn="0" w:lastRowLastColumn="0"/>
              <w:rPr>
                <w:ins w:id="909" w:author="Awet Teka" w:date="2025-09-22T10:16:00Z" w16du:dateUtc="2025-09-22T07:16:00Z"/>
                <w:rFonts w:eastAsia="Times New Roman" w:cs="Times New Roman"/>
                <w:sz w:val="24"/>
                <w:szCs w:val="24"/>
              </w:rPr>
            </w:pPr>
            <w:ins w:id="910" w:author="Awet Teka" w:date="2025-09-22T10:16:00Z" w16du:dateUtc="2025-09-22T07:16:00Z">
              <w:r w:rsidRPr="0092238C">
                <w:rPr>
                  <w:rFonts w:eastAsia="Times New Roman" w:cs="Times New Roman"/>
                  <w:sz w:val="24"/>
                  <w:szCs w:val="24"/>
                </w:rPr>
                <w:t>BIGSERIAL PK</w:t>
              </w:r>
            </w:ins>
          </w:p>
        </w:tc>
        <w:tc>
          <w:tcPr>
            <w:tcW w:w="0" w:type="auto"/>
            <w:hideMark/>
          </w:tcPr>
          <w:p w14:paraId="4C3D7058" w14:textId="77777777" w:rsidR="00E56F60" w:rsidRPr="0092238C" w:rsidRDefault="00E56F60" w:rsidP="00AC70D5">
            <w:pPr>
              <w:cnfStyle w:val="000000100000" w:firstRow="0" w:lastRow="0" w:firstColumn="0" w:lastColumn="0" w:oddVBand="0" w:evenVBand="0" w:oddHBand="1" w:evenHBand="0" w:firstRowFirstColumn="0" w:firstRowLastColumn="0" w:lastRowFirstColumn="0" w:lastRowLastColumn="0"/>
              <w:rPr>
                <w:ins w:id="911" w:author="Awet Teka" w:date="2025-09-22T10:16:00Z" w16du:dateUtc="2025-09-22T07:16:00Z"/>
                <w:rFonts w:eastAsia="Times New Roman" w:cs="Times New Roman"/>
                <w:sz w:val="24"/>
                <w:szCs w:val="24"/>
              </w:rPr>
            </w:pPr>
            <w:ins w:id="912" w:author="Awet Teka" w:date="2025-09-22T10:16:00Z" w16du:dateUtc="2025-09-22T07:16:00Z">
              <w:r w:rsidRPr="0092238C">
                <w:rPr>
                  <w:rFonts w:eastAsia="Times New Roman" w:cs="Times New Roman"/>
                  <w:sz w:val="24"/>
                  <w:szCs w:val="24"/>
                </w:rPr>
                <w:t>Unique record</w:t>
              </w:r>
            </w:ins>
          </w:p>
        </w:tc>
      </w:tr>
      <w:tr w:rsidR="00E56F60" w:rsidRPr="0092238C" w14:paraId="08B219C8" w14:textId="77777777" w:rsidTr="00AC70D5">
        <w:trPr>
          <w:ins w:id="913" w:author="Awet Teka" w:date="2025-09-22T10:16:00Z"/>
        </w:trPr>
        <w:tc>
          <w:tcPr>
            <w:cnfStyle w:val="001000000000" w:firstRow="0" w:lastRow="0" w:firstColumn="1" w:lastColumn="0" w:oddVBand="0" w:evenVBand="0" w:oddHBand="0" w:evenHBand="0" w:firstRowFirstColumn="0" w:firstRowLastColumn="0" w:lastRowFirstColumn="0" w:lastRowLastColumn="0"/>
            <w:tcW w:w="0" w:type="auto"/>
            <w:hideMark/>
          </w:tcPr>
          <w:p w14:paraId="1AA197D4" w14:textId="77777777" w:rsidR="00E56F60" w:rsidRPr="0092238C" w:rsidRDefault="00E56F60" w:rsidP="00AC70D5">
            <w:pPr>
              <w:rPr>
                <w:ins w:id="914" w:author="Awet Teka" w:date="2025-09-22T10:16:00Z" w16du:dateUtc="2025-09-22T07:16:00Z"/>
                <w:rFonts w:eastAsia="Times New Roman" w:cs="Times New Roman"/>
                <w:sz w:val="24"/>
                <w:szCs w:val="24"/>
              </w:rPr>
            </w:pPr>
            <w:proofErr w:type="spellStart"/>
            <w:ins w:id="915" w:author="Awet Teka" w:date="2025-09-22T10:16:00Z" w16du:dateUtc="2025-09-22T07:16:00Z">
              <w:r w:rsidRPr="0092238C">
                <w:rPr>
                  <w:rFonts w:eastAsia="Times New Roman" w:cs="Times New Roman"/>
                  <w:sz w:val="24"/>
                  <w:szCs w:val="24"/>
                </w:rPr>
                <w:t>structure_survey_id</w:t>
              </w:r>
              <w:proofErr w:type="spellEnd"/>
            </w:ins>
          </w:p>
        </w:tc>
        <w:tc>
          <w:tcPr>
            <w:tcW w:w="0" w:type="auto"/>
            <w:hideMark/>
          </w:tcPr>
          <w:p w14:paraId="444A6087" w14:textId="77777777" w:rsidR="00E56F60" w:rsidRPr="0092238C" w:rsidRDefault="00E56F60" w:rsidP="00AC70D5">
            <w:pPr>
              <w:cnfStyle w:val="000000000000" w:firstRow="0" w:lastRow="0" w:firstColumn="0" w:lastColumn="0" w:oddVBand="0" w:evenVBand="0" w:oddHBand="0" w:evenHBand="0" w:firstRowFirstColumn="0" w:firstRowLastColumn="0" w:lastRowFirstColumn="0" w:lastRowLastColumn="0"/>
              <w:rPr>
                <w:ins w:id="916" w:author="Awet Teka" w:date="2025-09-22T10:16:00Z" w16du:dateUtc="2025-09-22T07:16:00Z"/>
                <w:rFonts w:eastAsia="Times New Roman" w:cs="Times New Roman"/>
                <w:sz w:val="24"/>
                <w:szCs w:val="24"/>
              </w:rPr>
            </w:pPr>
            <w:ins w:id="917" w:author="Awet Teka" w:date="2025-09-22T10:16:00Z" w16du:dateUtc="2025-09-22T07:16:00Z">
              <w:r w:rsidRPr="0092238C">
                <w:rPr>
                  <w:rFonts w:eastAsia="Times New Roman" w:cs="Times New Roman"/>
                  <w:sz w:val="24"/>
                  <w:szCs w:val="24"/>
                </w:rPr>
                <w:t xml:space="preserve">INT, FK → </w:t>
              </w:r>
              <w:proofErr w:type="spellStart"/>
              <w:r w:rsidRPr="0092238C">
                <w:rPr>
                  <w:rFonts w:eastAsia="Times New Roman" w:cs="Times New Roman"/>
                  <w:sz w:val="24"/>
                  <w:szCs w:val="24"/>
                </w:rPr>
                <w:t>structure_condition_survey</w:t>
              </w:r>
              <w:proofErr w:type="spellEnd"/>
            </w:ins>
          </w:p>
        </w:tc>
        <w:tc>
          <w:tcPr>
            <w:tcW w:w="0" w:type="auto"/>
            <w:hideMark/>
          </w:tcPr>
          <w:p w14:paraId="746603F1" w14:textId="77777777" w:rsidR="00E56F60" w:rsidRPr="0092238C" w:rsidRDefault="00E56F60" w:rsidP="00AC70D5">
            <w:pPr>
              <w:cnfStyle w:val="000000000000" w:firstRow="0" w:lastRow="0" w:firstColumn="0" w:lastColumn="0" w:oddVBand="0" w:evenVBand="0" w:oddHBand="0" w:evenHBand="0" w:firstRowFirstColumn="0" w:firstRowLastColumn="0" w:lastRowFirstColumn="0" w:lastRowLastColumn="0"/>
              <w:rPr>
                <w:ins w:id="918" w:author="Awet Teka" w:date="2025-09-22T10:16:00Z" w16du:dateUtc="2025-09-22T07:16:00Z"/>
                <w:rFonts w:eastAsia="Times New Roman" w:cs="Times New Roman"/>
                <w:sz w:val="24"/>
                <w:szCs w:val="24"/>
              </w:rPr>
            </w:pPr>
            <w:ins w:id="919" w:author="Awet Teka" w:date="2025-09-22T10:16:00Z" w16du:dateUtc="2025-09-22T07:16:00Z">
              <w:r w:rsidRPr="0092238C">
                <w:rPr>
                  <w:rFonts w:eastAsia="Times New Roman" w:cs="Times New Roman"/>
                  <w:sz w:val="24"/>
                  <w:szCs w:val="24"/>
                </w:rPr>
                <w:t>Parent survey</w:t>
              </w:r>
            </w:ins>
          </w:p>
        </w:tc>
      </w:tr>
      <w:tr w:rsidR="00E56F60" w:rsidRPr="0092238C" w14:paraId="2EC87AA1" w14:textId="77777777" w:rsidTr="00AC70D5">
        <w:trPr>
          <w:cnfStyle w:val="000000100000" w:firstRow="0" w:lastRow="0" w:firstColumn="0" w:lastColumn="0" w:oddVBand="0" w:evenVBand="0" w:oddHBand="1" w:evenHBand="0" w:firstRowFirstColumn="0" w:firstRowLastColumn="0" w:lastRowFirstColumn="0" w:lastRowLastColumn="0"/>
          <w:ins w:id="920" w:author="Awet Teka" w:date="2025-09-22T10:16:00Z"/>
        </w:trPr>
        <w:tc>
          <w:tcPr>
            <w:cnfStyle w:val="001000000000" w:firstRow="0" w:lastRow="0" w:firstColumn="1" w:lastColumn="0" w:oddVBand="0" w:evenVBand="0" w:oddHBand="0" w:evenHBand="0" w:firstRowFirstColumn="0" w:firstRowLastColumn="0" w:lastRowFirstColumn="0" w:lastRowLastColumn="0"/>
            <w:tcW w:w="0" w:type="auto"/>
            <w:hideMark/>
          </w:tcPr>
          <w:p w14:paraId="3393D06B" w14:textId="77777777" w:rsidR="00E56F60" w:rsidRPr="0092238C" w:rsidRDefault="00E56F60" w:rsidP="00AC70D5">
            <w:pPr>
              <w:rPr>
                <w:ins w:id="921" w:author="Awet Teka" w:date="2025-09-22T10:16:00Z" w16du:dateUtc="2025-09-22T07:16:00Z"/>
                <w:rFonts w:eastAsia="Times New Roman" w:cs="Times New Roman"/>
                <w:sz w:val="24"/>
                <w:szCs w:val="24"/>
              </w:rPr>
            </w:pPr>
            <w:proofErr w:type="spellStart"/>
            <w:ins w:id="922" w:author="Awet Teka" w:date="2025-09-22T10:16:00Z" w16du:dateUtc="2025-09-22T07:16:00Z">
              <w:r w:rsidRPr="0092238C">
                <w:rPr>
                  <w:rFonts w:eastAsia="Times New Roman" w:cs="Times New Roman"/>
                  <w:sz w:val="24"/>
                  <w:szCs w:val="24"/>
                </w:rPr>
                <w:t>inlet_condition_id</w:t>
              </w:r>
              <w:proofErr w:type="spellEnd"/>
            </w:ins>
          </w:p>
        </w:tc>
        <w:tc>
          <w:tcPr>
            <w:tcW w:w="0" w:type="auto"/>
            <w:hideMark/>
          </w:tcPr>
          <w:p w14:paraId="48AF6CA4" w14:textId="77777777" w:rsidR="00E56F60" w:rsidRPr="0092238C" w:rsidRDefault="00E56F60" w:rsidP="00AC70D5">
            <w:pPr>
              <w:cnfStyle w:val="000000100000" w:firstRow="0" w:lastRow="0" w:firstColumn="0" w:lastColumn="0" w:oddVBand="0" w:evenVBand="0" w:oddHBand="1" w:evenHBand="0" w:firstRowFirstColumn="0" w:firstRowLastColumn="0" w:lastRowFirstColumn="0" w:lastRowLastColumn="0"/>
              <w:rPr>
                <w:ins w:id="923" w:author="Awet Teka" w:date="2025-09-22T10:16:00Z" w16du:dateUtc="2025-09-22T07:16:00Z"/>
                <w:rFonts w:eastAsia="Times New Roman" w:cs="Times New Roman"/>
                <w:sz w:val="24"/>
                <w:szCs w:val="24"/>
              </w:rPr>
            </w:pPr>
            <w:ins w:id="924" w:author="Awet Teka" w:date="2025-09-22T10:16:00Z" w16du:dateUtc="2025-09-22T07:16:00Z">
              <w:r w:rsidRPr="0092238C">
                <w:rPr>
                  <w:rFonts w:eastAsia="Times New Roman" w:cs="Times New Roman"/>
                  <w:sz w:val="24"/>
                  <w:szCs w:val="24"/>
                </w:rPr>
                <w:t xml:space="preserve">INT, FK → </w:t>
              </w:r>
              <w:proofErr w:type="spellStart"/>
              <w:r w:rsidRPr="0092238C">
                <w:rPr>
                  <w:rFonts w:eastAsia="Times New Roman" w:cs="Times New Roman"/>
                  <w:sz w:val="24"/>
                  <w:szCs w:val="24"/>
                </w:rPr>
                <w:t>condition_factor</w:t>
              </w:r>
              <w:proofErr w:type="spellEnd"/>
            </w:ins>
          </w:p>
        </w:tc>
        <w:tc>
          <w:tcPr>
            <w:tcW w:w="0" w:type="auto"/>
            <w:hideMark/>
          </w:tcPr>
          <w:p w14:paraId="0CE7AC45" w14:textId="77777777" w:rsidR="00E56F60" w:rsidRPr="0092238C" w:rsidRDefault="00E56F60" w:rsidP="00AC70D5">
            <w:pPr>
              <w:cnfStyle w:val="000000100000" w:firstRow="0" w:lastRow="0" w:firstColumn="0" w:lastColumn="0" w:oddVBand="0" w:evenVBand="0" w:oddHBand="1" w:evenHBand="0" w:firstRowFirstColumn="0" w:firstRowLastColumn="0" w:lastRowFirstColumn="0" w:lastRowLastColumn="0"/>
              <w:rPr>
                <w:ins w:id="925" w:author="Awet Teka" w:date="2025-09-22T10:16:00Z" w16du:dateUtc="2025-09-22T07:16:00Z"/>
                <w:rFonts w:eastAsia="Times New Roman" w:cs="Times New Roman"/>
                <w:sz w:val="24"/>
                <w:szCs w:val="24"/>
              </w:rPr>
            </w:pPr>
            <w:ins w:id="926" w:author="Awet Teka" w:date="2025-09-22T10:16:00Z" w16du:dateUtc="2025-09-22T07:16:00Z">
              <w:r w:rsidRPr="0092238C">
                <w:rPr>
                  <w:rFonts w:eastAsia="Times New Roman" w:cs="Times New Roman"/>
                  <w:sz w:val="24"/>
                  <w:szCs w:val="24"/>
                </w:rPr>
                <w:t>Inlet</w:t>
              </w:r>
            </w:ins>
          </w:p>
        </w:tc>
      </w:tr>
      <w:tr w:rsidR="00E56F60" w:rsidRPr="0092238C" w14:paraId="01264F83" w14:textId="77777777" w:rsidTr="00AC70D5">
        <w:trPr>
          <w:ins w:id="927" w:author="Awet Teka" w:date="2025-09-22T10:16:00Z"/>
        </w:trPr>
        <w:tc>
          <w:tcPr>
            <w:cnfStyle w:val="001000000000" w:firstRow="0" w:lastRow="0" w:firstColumn="1" w:lastColumn="0" w:oddVBand="0" w:evenVBand="0" w:oddHBand="0" w:evenHBand="0" w:firstRowFirstColumn="0" w:firstRowLastColumn="0" w:lastRowFirstColumn="0" w:lastRowLastColumn="0"/>
            <w:tcW w:w="0" w:type="auto"/>
            <w:hideMark/>
          </w:tcPr>
          <w:p w14:paraId="5C1548BB" w14:textId="77777777" w:rsidR="00E56F60" w:rsidRPr="0092238C" w:rsidRDefault="00E56F60" w:rsidP="00AC70D5">
            <w:pPr>
              <w:rPr>
                <w:ins w:id="928" w:author="Awet Teka" w:date="2025-09-22T10:16:00Z" w16du:dateUtc="2025-09-22T07:16:00Z"/>
                <w:rFonts w:eastAsia="Times New Roman" w:cs="Times New Roman"/>
                <w:sz w:val="24"/>
                <w:szCs w:val="24"/>
              </w:rPr>
            </w:pPr>
            <w:proofErr w:type="spellStart"/>
            <w:ins w:id="929" w:author="Awet Teka" w:date="2025-09-22T10:16:00Z" w16du:dateUtc="2025-09-22T07:16:00Z">
              <w:r w:rsidRPr="0092238C">
                <w:rPr>
                  <w:rFonts w:eastAsia="Times New Roman" w:cs="Times New Roman"/>
                  <w:sz w:val="24"/>
                  <w:szCs w:val="24"/>
                </w:rPr>
                <w:t>outlet_condition_id</w:t>
              </w:r>
              <w:proofErr w:type="spellEnd"/>
            </w:ins>
          </w:p>
        </w:tc>
        <w:tc>
          <w:tcPr>
            <w:tcW w:w="0" w:type="auto"/>
            <w:hideMark/>
          </w:tcPr>
          <w:p w14:paraId="37940A65" w14:textId="77777777" w:rsidR="00E56F60" w:rsidRPr="0092238C" w:rsidRDefault="00E56F60" w:rsidP="00AC70D5">
            <w:pPr>
              <w:cnfStyle w:val="000000000000" w:firstRow="0" w:lastRow="0" w:firstColumn="0" w:lastColumn="0" w:oddVBand="0" w:evenVBand="0" w:oddHBand="0" w:evenHBand="0" w:firstRowFirstColumn="0" w:firstRowLastColumn="0" w:lastRowFirstColumn="0" w:lastRowLastColumn="0"/>
              <w:rPr>
                <w:ins w:id="930" w:author="Awet Teka" w:date="2025-09-22T10:16:00Z" w16du:dateUtc="2025-09-22T07:16:00Z"/>
                <w:rFonts w:eastAsia="Times New Roman" w:cs="Times New Roman"/>
                <w:sz w:val="24"/>
                <w:szCs w:val="24"/>
              </w:rPr>
            </w:pPr>
            <w:ins w:id="931" w:author="Awet Teka" w:date="2025-09-22T10:16:00Z" w16du:dateUtc="2025-09-22T07:16:00Z">
              <w:r w:rsidRPr="0092238C">
                <w:rPr>
                  <w:rFonts w:eastAsia="Times New Roman" w:cs="Times New Roman"/>
                  <w:sz w:val="24"/>
                  <w:szCs w:val="24"/>
                </w:rPr>
                <w:t xml:space="preserve">INT, FK → </w:t>
              </w:r>
              <w:proofErr w:type="spellStart"/>
              <w:r w:rsidRPr="0092238C">
                <w:rPr>
                  <w:rFonts w:eastAsia="Times New Roman" w:cs="Times New Roman"/>
                  <w:sz w:val="24"/>
                  <w:szCs w:val="24"/>
                </w:rPr>
                <w:t>condition_factor</w:t>
              </w:r>
              <w:proofErr w:type="spellEnd"/>
            </w:ins>
          </w:p>
        </w:tc>
        <w:tc>
          <w:tcPr>
            <w:tcW w:w="0" w:type="auto"/>
            <w:hideMark/>
          </w:tcPr>
          <w:p w14:paraId="455FA413" w14:textId="77777777" w:rsidR="00E56F60" w:rsidRPr="0092238C" w:rsidRDefault="00E56F60" w:rsidP="00AC70D5">
            <w:pPr>
              <w:cnfStyle w:val="000000000000" w:firstRow="0" w:lastRow="0" w:firstColumn="0" w:lastColumn="0" w:oddVBand="0" w:evenVBand="0" w:oddHBand="0" w:evenHBand="0" w:firstRowFirstColumn="0" w:firstRowLastColumn="0" w:lastRowFirstColumn="0" w:lastRowLastColumn="0"/>
              <w:rPr>
                <w:ins w:id="932" w:author="Awet Teka" w:date="2025-09-22T10:16:00Z" w16du:dateUtc="2025-09-22T07:16:00Z"/>
                <w:rFonts w:eastAsia="Times New Roman" w:cs="Times New Roman"/>
                <w:sz w:val="24"/>
                <w:szCs w:val="24"/>
              </w:rPr>
            </w:pPr>
            <w:ins w:id="933" w:author="Awet Teka" w:date="2025-09-22T10:16:00Z" w16du:dateUtc="2025-09-22T07:16:00Z">
              <w:r w:rsidRPr="0092238C">
                <w:rPr>
                  <w:rFonts w:eastAsia="Times New Roman" w:cs="Times New Roman"/>
                  <w:sz w:val="24"/>
                  <w:szCs w:val="24"/>
                </w:rPr>
                <w:t>Outlet</w:t>
              </w:r>
            </w:ins>
          </w:p>
        </w:tc>
      </w:tr>
      <w:tr w:rsidR="00E56F60" w:rsidRPr="0092238C" w14:paraId="0704BC34" w14:textId="77777777" w:rsidTr="00AC70D5">
        <w:trPr>
          <w:cnfStyle w:val="000000100000" w:firstRow="0" w:lastRow="0" w:firstColumn="0" w:lastColumn="0" w:oddVBand="0" w:evenVBand="0" w:oddHBand="1" w:evenHBand="0" w:firstRowFirstColumn="0" w:firstRowLastColumn="0" w:lastRowFirstColumn="0" w:lastRowLastColumn="0"/>
          <w:ins w:id="934" w:author="Awet Teka" w:date="2025-09-22T10:16:00Z"/>
        </w:trPr>
        <w:tc>
          <w:tcPr>
            <w:cnfStyle w:val="001000000000" w:firstRow="0" w:lastRow="0" w:firstColumn="1" w:lastColumn="0" w:oddVBand="0" w:evenVBand="0" w:oddHBand="0" w:evenHBand="0" w:firstRowFirstColumn="0" w:firstRowLastColumn="0" w:lastRowFirstColumn="0" w:lastRowLastColumn="0"/>
            <w:tcW w:w="0" w:type="auto"/>
            <w:hideMark/>
          </w:tcPr>
          <w:p w14:paraId="35C50991" w14:textId="77777777" w:rsidR="00E56F60" w:rsidRPr="0092238C" w:rsidRDefault="00E56F60" w:rsidP="00AC70D5">
            <w:pPr>
              <w:rPr>
                <w:ins w:id="935" w:author="Awet Teka" w:date="2025-09-22T10:16:00Z" w16du:dateUtc="2025-09-22T07:16:00Z"/>
                <w:rFonts w:eastAsia="Times New Roman" w:cs="Times New Roman"/>
                <w:sz w:val="24"/>
                <w:szCs w:val="24"/>
              </w:rPr>
            </w:pPr>
            <w:proofErr w:type="spellStart"/>
            <w:ins w:id="936" w:author="Awet Teka" w:date="2025-09-22T10:16:00Z" w16du:dateUtc="2025-09-22T07:16:00Z">
              <w:r w:rsidRPr="0092238C">
                <w:rPr>
                  <w:rFonts w:eastAsia="Times New Roman" w:cs="Times New Roman"/>
                  <w:sz w:val="24"/>
                  <w:szCs w:val="24"/>
                </w:rPr>
                <w:t>barrel_condition_id</w:t>
              </w:r>
              <w:proofErr w:type="spellEnd"/>
            </w:ins>
          </w:p>
        </w:tc>
        <w:tc>
          <w:tcPr>
            <w:tcW w:w="0" w:type="auto"/>
            <w:hideMark/>
          </w:tcPr>
          <w:p w14:paraId="630CC343" w14:textId="77777777" w:rsidR="00E56F60" w:rsidRPr="0092238C" w:rsidRDefault="00E56F60" w:rsidP="00AC70D5">
            <w:pPr>
              <w:cnfStyle w:val="000000100000" w:firstRow="0" w:lastRow="0" w:firstColumn="0" w:lastColumn="0" w:oddVBand="0" w:evenVBand="0" w:oddHBand="1" w:evenHBand="0" w:firstRowFirstColumn="0" w:firstRowLastColumn="0" w:lastRowFirstColumn="0" w:lastRowLastColumn="0"/>
              <w:rPr>
                <w:ins w:id="937" w:author="Awet Teka" w:date="2025-09-22T10:16:00Z" w16du:dateUtc="2025-09-22T07:16:00Z"/>
                <w:rFonts w:eastAsia="Times New Roman" w:cs="Times New Roman"/>
                <w:sz w:val="24"/>
                <w:szCs w:val="24"/>
              </w:rPr>
            </w:pPr>
            <w:ins w:id="938" w:author="Awet Teka" w:date="2025-09-22T10:16:00Z" w16du:dateUtc="2025-09-22T07:16:00Z">
              <w:r w:rsidRPr="0092238C">
                <w:rPr>
                  <w:rFonts w:eastAsia="Times New Roman" w:cs="Times New Roman"/>
                  <w:sz w:val="24"/>
                  <w:szCs w:val="24"/>
                </w:rPr>
                <w:t xml:space="preserve">INT, FK → </w:t>
              </w:r>
              <w:proofErr w:type="spellStart"/>
              <w:r w:rsidRPr="0092238C">
                <w:rPr>
                  <w:rFonts w:eastAsia="Times New Roman" w:cs="Times New Roman"/>
                  <w:sz w:val="24"/>
                  <w:szCs w:val="24"/>
                </w:rPr>
                <w:t>condition_factor</w:t>
              </w:r>
              <w:proofErr w:type="spellEnd"/>
            </w:ins>
          </w:p>
        </w:tc>
        <w:tc>
          <w:tcPr>
            <w:tcW w:w="0" w:type="auto"/>
            <w:hideMark/>
          </w:tcPr>
          <w:p w14:paraId="7BABC07F" w14:textId="77777777" w:rsidR="00E56F60" w:rsidRPr="0092238C" w:rsidRDefault="00E56F60" w:rsidP="00AC70D5">
            <w:pPr>
              <w:cnfStyle w:val="000000100000" w:firstRow="0" w:lastRow="0" w:firstColumn="0" w:lastColumn="0" w:oddVBand="0" w:evenVBand="0" w:oddHBand="1" w:evenHBand="0" w:firstRowFirstColumn="0" w:firstRowLastColumn="0" w:lastRowFirstColumn="0" w:lastRowLastColumn="0"/>
              <w:rPr>
                <w:ins w:id="939" w:author="Awet Teka" w:date="2025-09-22T10:16:00Z" w16du:dateUtc="2025-09-22T07:16:00Z"/>
                <w:rFonts w:eastAsia="Times New Roman" w:cs="Times New Roman"/>
                <w:sz w:val="24"/>
                <w:szCs w:val="24"/>
              </w:rPr>
            </w:pPr>
            <w:ins w:id="940" w:author="Awet Teka" w:date="2025-09-22T10:16:00Z" w16du:dateUtc="2025-09-22T07:16:00Z">
              <w:r w:rsidRPr="0092238C">
                <w:rPr>
                  <w:rFonts w:eastAsia="Times New Roman" w:cs="Times New Roman"/>
                  <w:sz w:val="24"/>
                  <w:szCs w:val="24"/>
                </w:rPr>
                <w:t>Barrel</w:t>
              </w:r>
            </w:ins>
          </w:p>
        </w:tc>
      </w:tr>
      <w:tr w:rsidR="00E56F60" w:rsidRPr="0092238C" w14:paraId="77BAE526" w14:textId="77777777" w:rsidTr="00AC70D5">
        <w:trPr>
          <w:ins w:id="941" w:author="Awet Teka" w:date="2025-09-22T10:16:00Z"/>
        </w:trPr>
        <w:tc>
          <w:tcPr>
            <w:cnfStyle w:val="001000000000" w:firstRow="0" w:lastRow="0" w:firstColumn="1" w:lastColumn="0" w:oddVBand="0" w:evenVBand="0" w:oddHBand="0" w:evenHBand="0" w:firstRowFirstColumn="0" w:firstRowLastColumn="0" w:lastRowFirstColumn="0" w:lastRowLastColumn="0"/>
            <w:tcW w:w="0" w:type="auto"/>
            <w:hideMark/>
          </w:tcPr>
          <w:p w14:paraId="5BB4D84D" w14:textId="77777777" w:rsidR="00E56F60" w:rsidRPr="0092238C" w:rsidRDefault="00E56F60" w:rsidP="00AC70D5">
            <w:pPr>
              <w:rPr>
                <w:ins w:id="942" w:author="Awet Teka" w:date="2025-09-22T10:16:00Z" w16du:dateUtc="2025-09-22T07:16:00Z"/>
                <w:rFonts w:eastAsia="Times New Roman" w:cs="Times New Roman"/>
                <w:sz w:val="24"/>
                <w:szCs w:val="24"/>
              </w:rPr>
            </w:pPr>
            <w:proofErr w:type="spellStart"/>
            <w:ins w:id="943" w:author="Awet Teka" w:date="2025-09-22T10:16:00Z" w16du:dateUtc="2025-09-22T07:16:00Z">
              <w:r w:rsidRPr="0092238C">
                <w:rPr>
                  <w:rFonts w:eastAsia="Times New Roman" w:cs="Times New Roman"/>
                  <w:sz w:val="24"/>
                  <w:szCs w:val="24"/>
                </w:rPr>
                <w:t>headwall_condition_id</w:t>
              </w:r>
              <w:proofErr w:type="spellEnd"/>
            </w:ins>
          </w:p>
        </w:tc>
        <w:tc>
          <w:tcPr>
            <w:tcW w:w="0" w:type="auto"/>
            <w:hideMark/>
          </w:tcPr>
          <w:p w14:paraId="43DAF1C4" w14:textId="77777777" w:rsidR="00E56F60" w:rsidRPr="0092238C" w:rsidRDefault="00E56F60" w:rsidP="00AC70D5">
            <w:pPr>
              <w:cnfStyle w:val="000000000000" w:firstRow="0" w:lastRow="0" w:firstColumn="0" w:lastColumn="0" w:oddVBand="0" w:evenVBand="0" w:oddHBand="0" w:evenHBand="0" w:firstRowFirstColumn="0" w:firstRowLastColumn="0" w:lastRowFirstColumn="0" w:lastRowLastColumn="0"/>
              <w:rPr>
                <w:ins w:id="944" w:author="Awet Teka" w:date="2025-09-22T10:16:00Z" w16du:dateUtc="2025-09-22T07:16:00Z"/>
                <w:rFonts w:eastAsia="Times New Roman" w:cs="Times New Roman"/>
                <w:sz w:val="24"/>
                <w:szCs w:val="24"/>
              </w:rPr>
            </w:pPr>
            <w:ins w:id="945" w:author="Awet Teka" w:date="2025-09-22T10:16:00Z" w16du:dateUtc="2025-09-22T07:16:00Z">
              <w:r w:rsidRPr="0092238C">
                <w:rPr>
                  <w:rFonts w:eastAsia="Times New Roman" w:cs="Times New Roman"/>
                  <w:sz w:val="24"/>
                  <w:szCs w:val="24"/>
                </w:rPr>
                <w:t xml:space="preserve">INT, FK → </w:t>
              </w:r>
              <w:proofErr w:type="spellStart"/>
              <w:r w:rsidRPr="0092238C">
                <w:rPr>
                  <w:rFonts w:eastAsia="Times New Roman" w:cs="Times New Roman"/>
                  <w:sz w:val="24"/>
                  <w:szCs w:val="24"/>
                </w:rPr>
                <w:t>condition_factor</w:t>
              </w:r>
              <w:proofErr w:type="spellEnd"/>
            </w:ins>
          </w:p>
        </w:tc>
        <w:tc>
          <w:tcPr>
            <w:tcW w:w="0" w:type="auto"/>
            <w:hideMark/>
          </w:tcPr>
          <w:p w14:paraId="4179C658" w14:textId="77777777" w:rsidR="00E56F60" w:rsidRPr="0092238C" w:rsidRDefault="00E56F60" w:rsidP="00AC70D5">
            <w:pPr>
              <w:cnfStyle w:val="000000000000" w:firstRow="0" w:lastRow="0" w:firstColumn="0" w:lastColumn="0" w:oddVBand="0" w:evenVBand="0" w:oddHBand="0" w:evenHBand="0" w:firstRowFirstColumn="0" w:firstRowLastColumn="0" w:lastRowFirstColumn="0" w:lastRowLastColumn="0"/>
              <w:rPr>
                <w:ins w:id="946" w:author="Awet Teka" w:date="2025-09-22T10:16:00Z" w16du:dateUtc="2025-09-22T07:16:00Z"/>
                <w:rFonts w:eastAsia="Times New Roman" w:cs="Times New Roman"/>
                <w:sz w:val="24"/>
                <w:szCs w:val="24"/>
              </w:rPr>
            </w:pPr>
            <w:ins w:id="947" w:author="Awet Teka" w:date="2025-09-22T10:16:00Z" w16du:dateUtc="2025-09-22T07:16:00Z">
              <w:r w:rsidRPr="0092238C">
                <w:rPr>
                  <w:rFonts w:eastAsia="Times New Roman" w:cs="Times New Roman"/>
                  <w:sz w:val="24"/>
                  <w:szCs w:val="24"/>
                </w:rPr>
                <w:t>Head wall</w:t>
              </w:r>
            </w:ins>
          </w:p>
        </w:tc>
      </w:tr>
      <w:tr w:rsidR="00E56F60" w:rsidRPr="0092238C" w14:paraId="5EE1D6B4" w14:textId="77777777" w:rsidTr="00AC70D5">
        <w:trPr>
          <w:cnfStyle w:val="000000100000" w:firstRow="0" w:lastRow="0" w:firstColumn="0" w:lastColumn="0" w:oddVBand="0" w:evenVBand="0" w:oddHBand="1" w:evenHBand="0" w:firstRowFirstColumn="0" w:firstRowLastColumn="0" w:lastRowFirstColumn="0" w:lastRowLastColumn="0"/>
          <w:ins w:id="948" w:author="Awet Teka" w:date="2025-09-22T10:16:00Z"/>
        </w:trPr>
        <w:tc>
          <w:tcPr>
            <w:cnfStyle w:val="001000000000" w:firstRow="0" w:lastRow="0" w:firstColumn="1" w:lastColumn="0" w:oddVBand="0" w:evenVBand="0" w:oddHBand="0" w:evenHBand="0" w:firstRowFirstColumn="0" w:firstRowLastColumn="0" w:lastRowFirstColumn="0" w:lastRowLastColumn="0"/>
            <w:tcW w:w="0" w:type="auto"/>
            <w:hideMark/>
          </w:tcPr>
          <w:p w14:paraId="57F5D212" w14:textId="29A5F0F3" w:rsidR="00E56F60" w:rsidRPr="0092238C" w:rsidRDefault="003B44A8" w:rsidP="00AC70D5">
            <w:pPr>
              <w:rPr>
                <w:ins w:id="949" w:author="Awet Teka" w:date="2025-09-22T10:16:00Z" w16du:dateUtc="2025-09-22T07:16:00Z"/>
                <w:rFonts w:eastAsia="Times New Roman" w:cs="Times New Roman"/>
                <w:sz w:val="24"/>
                <w:szCs w:val="24"/>
              </w:rPr>
            </w:pPr>
            <w:ins w:id="950" w:author="Awet Teka" w:date="2025-09-22T10:16:00Z" w16du:dateUtc="2025-09-22T07:16:00Z">
              <w:r w:rsidRPr="0092238C">
                <w:rPr>
                  <w:rFonts w:eastAsia="Times New Roman" w:cs="Times New Roman"/>
                  <w:sz w:val="24"/>
                  <w:szCs w:val="24"/>
                </w:rPr>
                <w:t>R</w:t>
              </w:r>
              <w:r w:rsidR="00E56F60" w:rsidRPr="0092238C">
                <w:rPr>
                  <w:rFonts w:eastAsia="Times New Roman" w:cs="Times New Roman"/>
                  <w:sz w:val="24"/>
                  <w:szCs w:val="24"/>
                </w:rPr>
                <w:t>emarks</w:t>
              </w:r>
            </w:ins>
          </w:p>
        </w:tc>
        <w:tc>
          <w:tcPr>
            <w:tcW w:w="0" w:type="auto"/>
            <w:hideMark/>
          </w:tcPr>
          <w:p w14:paraId="0C88F2B4" w14:textId="77777777" w:rsidR="00E56F60" w:rsidRPr="0092238C" w:rsidRDefault="00E56F60" w:rsidP="00AC70D5">
            <w:pPr>
              <w:cnfStyle w:val="000000100000" w:firstRow="0" w:lastRow="0" w:firstColumn="0" w:lastColumn="0" w:oddVBand="0" w:evenVBand="0" w:oddHBand="1" w:evenHBand="0" w:firstRowFirstColumn="0" w:firstRowLastColumn="0" w:lastRowFirstColumn="0" w:lastRowLastColumn="0"/>
              <w:rPr>
                <w:ins w:id="951" w:author="Awet Teka" w:date="2025-09-22T10:16:00Z" w16du:dateUtc="2025-09-22T07:16:00Z"/>
                <w:rFonts w:eastAsia="Times New Roman" w:cs="Times New Roman"/>
                <w:sz w:val="24"/>
                <w:szCs w:val="24"/>
              </w:rPr>
            </w:pPr>
            <w:ins w:id="952" w:author="Awet Teka" w:date="2025-09-22T10:16:00Z" w16du:dateUtc="2025-09-22T07:16:00Z">
              <w:r w:rsidRPr="0092238C">
                <w:rPr>
                  <w:rFonts w:eastAsia="Times New Roman" w:cs="Times New Roman"/>
                  <w:sz w:val="24"/>
                  <w:szCs w:val="24"/>
                </w:rPr>
                <w:t>TEXT</w:t>
              </w:r>
            </w:ins>
          </w:p>
        </w:tc>
        <w:tc>
          <w:tcPr>
            <w:tcW w:w="0" w:type="auto"/>
            <w:hideMark/>
          </w:tcPr>
          <w:p w14:paraId="7CD3A806" w14:textId="77777777" w:rsidR="00E56F60" w:rsidRPr="0092238C" w:rsidRDefault="00E56F60" w:rsidP="00AC70D5">
            <w:pPr>
              <w:cnfStyle w:val="000000100000" w:firstRow="0" w:lastRow="0" w:firstColumn="0" w:lastColumn="0" w:oddVBand="0" w:evenVBand="0" w:oddHBand="1" w:evenHBand="0" w:firstRowFirstColumn="0" w:firstRowLastColumn="0" w:lastRowFirstColumn="0" w:lastRowLastColumn="0"/>
              <w:rPr>
                <w:ins w:id="953" w:author="Awet Teka" w:date="2025-09-22T10:16:00Z" w16du:dateUtc="2025-09-22T07:16:00Z"/>
                <w:rFonts w:eastAsia="Times New Roman" w:cs="Times New Roman"/>
                <w:sz w:val="24"/>
                <w:szCs w:val="24"/>
              </w:rPr>
            </w:pPr>
            <w:ins w:id="954" w:author="Awet Teka" w:date="2025-09-22T10:16:00Z" w16du:dateUtc="2025-09-22T07:16:00Z">
              <w:r w:rsidRPr="0092238C">
                <w:rPr>
                  <w:rFonts w:eastAsia="Times New Roman" w:cs="Times New Roman"/>
                  <w:sz w:val="24"/>
                  <w:szCs w:val="24"/>
                </w:rPr>
                <w:t>Culvert-specific notes</w:t>
              </w:r>
            </w:ins>
          </w:p>
        </w:tc>
      </w:tr>
    </w:tbl>
    <w:p w14:paraId="18F6A038" w14:textId="77777777" w:rsidR="00E56F60" w:rsidRDefault="00E56F60" w:rsidP="00E56F60">
      <w:pPr>
        <w:pStyle w:val="Heading4"/>
        <w:rPr>
          <w:ins w:id="955" w:author="Awet Teka" w:date="2025-09-22T10:16:00Z" w16du:dateUtc="2025-09-22T07:16:00Z"/>
        </w:rPr>
      </w:pPr>
      <w:ins w:id="956" w:author="Awet Teka" w:date="2025-09-22T10:16:00Z" w16du:dateUtc="2025-09-22T07:16:00Z">
        <w:r>
          <w:t>Other Structures Condition Survey</w:t>
        </w:r>
      </w:ins>
    </w:p>
    <w:p w14:paraId="486D3C3D" w14:textId="77777777" w:rsidR="00E56F60" w:rsidRDefault="00E56F60" w:rsidP="00E56F60">
      <w:pPr>
        <w:pStyle w:val="NormalWeb"/>
        <w:rPr>
          <w:ins w:id="957" w:author="Awet Teka" w:date="2025-09-22T10:16:00Z" w16du:dateUtc="2025-09-22T07:16:00Z"/>
        </w:rPr>
      </w:pPr>
      <w:ins w:id="958" w:author="Awet Teka" w:date="2025-09-22T10:16:00Z" w16du:dateUtc="2025-09-22T07:16:00Z">
        <w:r>
          <w:t>For fords, retaining walls, gabions.</w:t>
        </w:r>
      </w:ins>
    </w:p>
    <w:tbl>
      <w:tblPr>
        <w:tblStyle w:val="LightList"/>
        <w:tblW w:w="0" w:type="auto"/>
        <w:tblLook w:val="04A0" w:firstRow="1" w:lastRow="0" w:firstColumn="1" w:lastColumn="0" w:noHBand="0" w:noVBand="1"/>
      </w:tblPr>
      <w:tblGrid>
        <w:gridCol w:w="2283"/>
        <w:gridCol w:w="3828"/>
        <w:gridCol w:w="2509"/>
      </w:tblGrid>
      <w:tr w:rsidR="00E56F60" w:rsidRPr="00694EB7" w14:paraId="4D4601FD" w14:textId="77777777" w:rsidTr="00AC70D5">
        <w:trPr>
          <w:cnfStyle w:val="100000000000" w:firstRow="1" w:lastRow="0" w:firstColumn="0" w:lastColumn="0" w:oddVBand="0" w:evenVBand="0" w:oddHBand="0" w:evenHBand="0" w:firstRowFirstColumn="0" w:firstRowLastColumn="0" w:lastRowFirstColumn="0" w:lastRowLastColumn="0"/>
          <w:ins w:id="959" w:author="Awet Teka" w:date="2025-09-22T10:16:00Z"/>
        </w:trPr>
        <w:tc>
          <w:tcPr>
            <w:cnfStyle w:val="001000000000" w:firstRow="0" w:lastRow="0" w:firstColumn="1" w:lastColumn="0" w:oddVBand="0" w:evenVBand="0" w:oddHBand="0" w:evenHBand="0" w:firstRowFirstColumn="0" w:firstRowLastColumn="0" w:lastRowFirstColumn="0" w:lastRowLastColumn="0"/>
            <w:tcW w:w="0" w:type="auto"/>
            <w:hideMark/>
          </w:tcPr>
          <w:p w14:paraId="21ACDD55" w14:textId="77777777" w:rsidR="00E56F60" w:rsidRPr="00694EB7" w:rsidRDefault="00E56F60" w:rsidP="00AC70D5">
            <w:pPr>
              <w:pStyle w:val="NormalWeb"/>
              <w:rPr>
                <w:ins w:id="960" w:author="Awet Teka" w:date="2025-09-22T10:16:00Z" w16du:dateUtc="2025-09-22T07:16:00Z"/>
              </w:rPr>
            </w:pPr>
            <w:ins w:id="961" w:author="Awet Teka" w:date="2025-09-22T10:16:00Z" w16du:dateUtc="2025-09-22T07:16:00Z">
              <w:r w:rsidRPr="00694EB7">
                <w:t>Field</w:t>
              </w:r>
            </w:ins>
          </w:p>
        </w:tc>
        <w:tc>
          <w:tcPr>
            <w:tcW w:w="0" w:type="auto"/>
            <w:hideMark/>
          </w:tcPr>
          <w:p w14:paraId="7FB3D24D" w14:textId="77777777" w:rsidR="00E56F60" w:rsidRPr="00694EB7" w:rsidRDefault="00E56F60" w:rsidP="00AC70D5">
            <w:pPr>
              <w:pStyle w:val="NormalWeb"/>
              <w:cnfStyle w:val="100000000000" w:firstRow="1" w:lastRow="0" w:firstColumn="0" w:lastColumn="0" w:oddVBand="0" w:evenVBand="0" w:oddHBand="0" w:evenHBand="0" w:firstRowFirstColumn="0" w:firstRowLastColumn="0" w:lastRowFirstColumn="0" w:lastRowLastColumn="0"/>
              <w:rPr>
                <w:ins w:id="962" w:author="Awet Teka" w:date="2025-09-22T10:16:00Z" w16du:dateUtc="2025-09-22T07:16:00Z"/>
              </w:rPr>
            </w:pPr>
            <w:ins w:id="963" w:author="Awet Teka" w:date="2025-09-22T10:16:00Z" w16du:dateUtc="2025-09-22T07:16:00Z">
              <w:r w:rsidRPr="00694EB7">
                <w:t>Type</w:t>
              </w:r>
            </w:ins>
          </w:p>
        </w:tc>
        <w:tc>
          <w:tcPr>
            <w:tcW w:w="0" w:type="auto"/>
            <w:hideMark/>
          </w:tcPr>
          <w:p w14:paraId="3097DEAB" w14:textId="77777777" w:rsidR="00E56F60" w:rsidRPr="00694EB7" w:rsidRDefault="00E56F60" w:rsidP="00AC70D5">
            <w:pPr>
              <w:pStyle w:val="NormalWeb"/>
              <w:cnfStyle w:val="100000000000" w:firstRow="1" w:lastRow="0" w:firstColumn="0" w:lastColumn="0" w:oddVBand="0" w:evenVBand="0" w:oddHBand="0" w:evenHBand="0" w:firstRowFirstColumn="0" w:firstRowLastColumn="0" w:lastRowFirstColumn="0" w:lastRowLastColumn="0"/>
              <w:rPr>
                <w:ins w:id="964" w:author="Awet Teka" w:date="2025-09-22T10:16:00Z" w16du:dateUtc="2025-09-22T07:16:00Z"/>
              </w:rPr>
            </w:pPr>
            <w:ins w:id="965" w:author="Awet Teka" w:date="2025-09-22T10:16:00Z" w16du:dateUtc="2025-09-22T07:16:00Z">
              <w:r w:rsidRPr="00694EB7">
                <w:t>Description</w:t>
              </w:r>
            </w:ins>
          </w:p>
        </w:tc>
      </w:tr>
      <w:tr w:rsidR="00E56F60" w:rsidRPr="00694EB7" w14:paraId="1BDFDCF0" w14:textId="77777777" w:rsidTr="00AC70D5">
        <w:trPr>
          <w:cnfStyle w:val="000000100000" w:firstRow="0" w:lastRow="0" w:firstColumn="0" w:lastColumn="0" w:oddVBand="0" w:evenVBand="0" w:oddHBand="1" w:evenHBand="0" w:firstRowFirstColumn="0" w:firstRowLastColumn="0" w:lastRowFirstColumn="0" w:lastRowLastColumn="0"/>
          <w:ins w:id="966" w:author="Awet Teka" w:date="2025-09-22T10:16:00Z"/>
        </w:trPr>
        <w:tc>
          <w:tcPr>
            <w:cnfStyle w:val="001000000000" w:firstRow="0" w:lastRow="0" w:firstColumn="1" w:lastColumn="0" w:oddVBand="0" w:evenVBand="0" w:oddHBand="0" w:evenHBand="0" w:firstRowFirstColumn="0" w:firstRowLastColumn="0" w:lastRowFirstColumn="0" w:lastRowLastColumn="0"/>
            <w:tcW w:w="0" w:type="auto"/>
            <w:hideMark/>
          </w:tcPr>
          <w:p w14:paraId="11C725C6" w14:textId="77777777" w:rsidR="00E56F60" w:rsidRPr="00694EB7" w:rsidRDefault="00E56F60" w:rsidP="00AC70D5">
            <w:pPr>
              <w:pStyle w:val="NormalWeb"/>
              <w:rPr>
                <w:ins w:id="967" w:author="Awet Teka" w:date="2025-09-22T10:16:00Z" w16du:dateUtc="2025-09-22T07:16:00Z"/>
              </w:rPr>
            </w:pPr>
            <w:proofErr w:type="spellStart"/>
            <w:ins w:id="968" w:author="Awet Teka" w:date="2025-09-22T10:16:00Z" w16du:dateUtc="2025-09-22T07:16:00Z">
              <w:r w:rsidRPr="00694EB7">
                <w:t>other_survey_id</w:t>
              </w:r>
              <w:proofErr w:type="spellEnd"/>
            </w:ins>
          </w:p>
        </w:tc>
        <w:tc>
          <w:tcPr>
            <w:tcW w:w="0" w:type="auto"/>
            <w:hideMark/>
          </w:tcPr>
          <w:p w14:paraId="2000CEC2" w14:textId="77777777" w:rsidR="00E56F60" w:rsidRPr="00694EB7" w:rsidRDefault="00E56F60" w:rsidP="00AC70D5">
            <w:pPr>
              <w:pStyle w:val="NormalWeb"/>
              <w:cnfStyle w:val="000000100000" w:firstRow="0" w:lastRow="0" w:firstColumn="0" w:lastColumn="0" w:oddVBand="0" w:evenVBand="0" w:oddHBand="1" w:evenHBand="0" w:firstRowFirstColumn="0" w:firstRowLastColumn="0" w:lastRowFirstColumn="0" w:lastRowLastColumn="0"/>
              <w:rPr>
                <w:ins w:id="969" w:author="Awet Teka" w:date="2025-09-22T10:16:00Z" w16du:dateUtc="2025-09-22T07:16:00Z"/>
              </w:rPr>
            </w:pPr>
            <w:ins w:id="970" w:author="Awet Teka" w:date="2025-09-22T10:16:00Z" w16du:dateUtc="2025-09-22T07:16:00Z">
              <w:r w:rsidRPr="00694EB7">
                <w:t>BIGSERIAL PK</w:t>
              </w:r>
            </w:ins>
          </w:p>
        </w:tc>
        <w:tc>
          <w:tcPr>
            <w:tcW w:w="0" w:type="auto"/>
            <w:hideMark/>
          </w:tcPr>
          <w:p w14:paraId="5A08BA4C" w14:textId="77777777" w:rsidR="00E56F60" w:rsidRPr="00694EB7" w:rsidRDefault="00E56F60" w:rsidP="00AC70D5">
            <w:pPr>
              <w:pStyle w:val="NormalWeb"/>
              <w:cnfStyle w:val="000000100000" w:firstRow="0" w:lastRow="0" w:firstColumn="0" w:lastColumn="0" w:oddVBand="0" w:evenVBand="0" w:oddHBand="1" w:evenHBand="0" w:firstRowFirstColumn="0" w:firstRowLastColumn="0" w:lastRowFirstColumn="0" w:lastRowLastColumn="0"/>
              <w:rPr>
                <w:ins w:id="971" w:author="Awet Teka" w:date="2025-09-22T10:16:00Z" w16du:dateUtc="2025-09-22T07:16:00Z"/>
              </w:rPr>
            </w:pPr>
            <w:ins w:id="972" w:author="Awet Teka" w:date="2025-09-22T10:16:00Z" w16du:dateUtc="2025-09-22T07:16:00Z">
              <w:r w:rsidRPr="00694EB7">
                <w:t>Unique record</w:t>
              </w:r>
            </w:ins>
          </w:p>
        </w:tc>
      </w:tr>
      <w:tr w:rsidR="00E56F60" w:rsidRPr="00694EB7" w14:paraId="077E3EE1" w14:textId="77777777" w:rsidTr="00AC70D5">
        <w:trPr>
          <w:ins w:id="973" w:author="Awet Teka" w:date="2025-09-22T10:16:00Z"/>
        </w:trPr>
        <w:tc>
          <w:tcPr>
            <w:cnfStyle w:val="001000000000" w:firstRow="0" w:lastRow="0" w:firstColumn="1" w:lastColumn="0" w:oddVBand="0" w:evenVBand="0" w:oddHBand="0" w:evenHBand="0" w:firstRowFirstColumn="0" w:firstRowLastColumn="0" w:lastRowFirstColumn="0" w:lastRowLastColumn="0"/>
            <w:tcW w:w="0" w:type="auto"/>
            <w:hideMark/>
          </w:tcPr>
          <w:p w14:paraId="762BA92B" w14:textId="77777777" w:rsidR="00E56F60" w:rsidRPr="00694EB7" w:rsidRDefault="00E56F60" w:rsidP="00AC70D5">
            <w:pPr>
              <w:pStyle w:val="NormalWeb"/>
              <w:rPr>
                <w:ins w:id="974" w:author="Awet Teka" w:date="2025-09-22T10:16:00Z" w16du:dateUtc="2025-09-22T07:16:00Z"/>
              </w:rPr>
            </w:pPr>
            <w:proofErr w:type="spellStart"/>
            <w:ins w:id="975" w:author="Awet Teka" w:date="2025-09-22T10:16:00Z" w16du:dateUtc="2025-09-22T07:16:00Z">
              <w:r w:rsidRPr="00694EB7">
                <w:t>structure_survey_id</w:t>
              </w:r>
              <w:proofErr w:type="spellEnd"/>
            </w:ins>
          </w:p>
        </w:tc>
        <w:tc>
          <w:tcPr>
            <w:tcW w:w="0" w:type="auto"/>
            <w:hideMark/>
          </w:tcPr>
          <w:p w14:paraId="0405C97D" w14:textId="77777777" w:rsidR="00E56F60" w:rsidRPr="00694EB7" w:rsidRDefault="00E56F60" w:rsidP="00AC70D5">
            <w:pPr>
              <w:pStyle w:val="NormalWeb"/>
              <w:cnfStyle w:val="000000000000" w:firstRow="0" w:lastRow="0" w:firstColumn="0" w:lastColumn="0" w:oddVBand="0" w:evenVBand="0" w:oddHBand="0" w:evenHBand="0" w:firstRowFirstColumn="0" w:firstRowLastColumn="0" w:lastRowFirstColumn="0" w:lastRowLastColumn="0"/>
              <w:rPr>
                <w:ins w:id="976" w:author="Awet Teka" w:date="2025-09-22T10:16:00Z" w16du:dateUtc="2025-09-22T07:16:00Z"/>
              </w:rPr>
            </w:pPr>
            <w:ins w:id="977" w:author="Awet Teka" w:date="2025-09-22T10:16:00Z" w16du:dateUtc="2025-09-22T07:16:00Z">
              <w:r w:rsidRPr="00694EB7">
                <w:t xml:space="preserve">INT, FK → </w:t>
              </w:r>
              <w:proofErr w:type="spellStart"/>
              <w:r w:rsidRPr="00694EB7">
                <w:t>structure_condition_survey</w:t>
              </w:r>
              <w:proofErr w:type="spellEnd"/>
            </w:ins>
          </w:p>
        </w:tc>
        <w:tc>
          <w:tcPr>
            <w:tcW w:w="0" w:type="auto"/>
            <w:hideMark/>
          </w:tcPr>
          <w:p w14:paraId="6D0F856B" w14:textId="77777777" w:rsidR="00E56F60" w:rsidRPr="00694EB7" w:rsidRDefault="00E56F60" w:rsidP="00AC70D5">
            <w:pPr>
              <w:pStyle w:val="NormalWeb"/>
              <w:cnfStyle w:val="000000000000" w:firstRow="0" w:lastRow="0" w:firstColumn="0" w:lastColumn="0" w:oddVBand="0" w:evenVBand="0" w:oddHBand="0" w:evenHBand="0" w:firstRowFirstColumn="0" w:firstRowLastColumn="0" w:lastRowFirstColumn="0" w:lastRowLastColumn="0"/>
              <w:rPr>
                <w:ins w:id="978" w:author="Awet Teka" w:date="2025-09-22T10:16:00Z" w16du:dateUtc="2025-09-22T07:16:00Z"/>
              </w:rPr>
            </w:pPr>
            <w:ins w:id="979" w:author="Awet Teka" w:date="2025-09-22T10:16:00Z" w16du:dateUtc="2025-09-22T07:16:00Z">
              <w:r w:rsidRPr="00694EB7">
                <w:t>Parent survey</w:t>
              </w:r>
            </w:ins>
          </w:p>
        </w:tc>
      </w:tr>
      <w:tr w:rsidR="00E56F60" w:rsidRPr="00694EB7" w14:paraId="42881A44" w14:textId="77777777" w:rsidTr="00AC70D5">
        <w:trPr>
          <w:cnfStyle w:val="000000100000" w:firstRow="0" w:lastRow="0" w:firstColumn="0" w:lastColumn="0" w:oddVBand="0" w:evenVBand="0" w:oddHBand="1" w:evenHBand="0" w:firstRowFirstColumn="0" w:firstRowLastColumn="0" w:lastRowFirstColumn="0" w:lastRowLastColumn="0"/>
          <w:ins w:id="980" w:author="Awet Teka" w:date="2025-09-22T10:16:00Z"/>
        </w:trPr>
        <w:tc>
          <w:tcPr>
            <w:cnfStyle w:val="001000000000" w:firstRow="0" w:lastRow="0" w:firstColumn="1" w:lastColumn="0" w:oddVBand="0" w:evenVBand="0" w:oddHBand="0" w:evenHBand="0" w:firstRowFirstColumn="0" w:firstRowLastColumn="0" w:lastRowFirstColumn="0" w:lastRowLastColumn="0"/>
            <w:tcW w:w="0" w:type="auto"/>
            <w:hideMark/>
          </w:tcPr>
          <w:p w14:paraId="113EEB86" w14:textId="77777777" w:rsidR="00E56F60" w:rsidRPr="00694EB7" w:rsidRDefault="00E56F60" w:rsidP="00AC70D5">
            <w:pPr>
              <w:pStyle w:val="NormalWeb"/>
              <w:rPr>
                <w:ins w:id="981" w:author="Awet Teka" w:date="2025-09-22T10:16:00Z" w16du:dateUtc="2025-09-22T07:16:00Z"/>
              </w:rPr>
            </w:pPr>
            <w:proofErr w:type="spellStart"/>
            <w:ins w:id="982" w:author="Awet Teka" w:date="2025-09-22T10:16:00Z" w16du:dateUtc="2025-09-22T07:16:00Z">
              <w:r w:rsidRPr="00694EB7">
                <w:t>wall_condition_id</w:t>
              </w:r>
              <w:proofErr w:type="spellEnd"/>
            </w:ins>
          </w:p>
        </w:tc>
        <w:tc>
          <w:tcPr>
            <w:tcW w:w="0" w:type="auto"/>
            <w:hideMark/>
          </w:tcPr>
          <w:p w14:paraId="35DE267B" w14:textId="77777777" w:rsidR="00E56F60" w:rsidRPr="00694EB7" w:rsidRDefault="00E56F60" w:rsidP="00AC70D5">
            <w:pPr>
              <w:pStyle w:val="NormalWeb"/>
              <w:cnfStyle w:val="000000100000" w:firstRow="0" w:lastRow="0" w:firstColumn="0" w:lastColumn="0" w:oddVBand="0" w:evenVBand="0" w:oddHBand="1" w:evenHBand="0" w:firstRowFirstColumn="0" w:firstRowLastColumn="0" w:lastRowFirstColumn="0" w:lastRowLastColumn="0"/>
              <w:rPr>
                <w:ins w:id="983" w:author="Awet Teka" w:date="2025-09-22T10:16:00Z" w16du:dateUtc="2025-09-22T07:16:00Z"/>
              </w:rPr>
            </w:pPr>
            <w:ins w:id="984" w:author="Awet Teka" w:date="2025-09-22T10:16:00Z" w16du:dateUtc="2025-09-22T07:16:00Z">
              <w:r w:rsidRPr="00694EB7">
                <w:t xml:space="preserve">INT, FK → </w:t>
              </w:r>
              <w:proofErr w:type="spellStart"/>
              <w:r w:rsidRPr="00694EB7">
                <w:t>condition_factor</w:t>
              </w:r>
              <w:proofErr w:type="spellEnd"/>
            </w:ins>
          </w:p>
        </w:tc>
        <w:tc>
          <w:tcPr>
            <w:tcW w:w="0" w:type="auto"/>
            <w:hideMark/>
          </w:tcPr>
          <w:p w14:paraId="26771C5E" w14:textId="77777777" w:rsidR="00E56F60" w:rsidRPr="00694EB7" w:rsidRDefault="00E56F60" w:rsidP="00AC70D5">
            <w:pPr>
              <w:pStyle w:val="NormalWeb"/>
              <w:cnfStyle w:val="000000100000" w:firstRow="0" w:lastRow="0" w:firstColumn="0" w:lastColumn="0" w:oddVBand="0" w:evenVBand="0" w:oddHBand="1" w:evenHBand="0" w:firstRowFirstColumn="0" w:firstRowLastColumn="0" w:lastRowFirstColumn="0" w:lastRowLastColumn="0"/>
              <w:rPr>
                <w:ins w:id="985" w:author="Awet Teka" w:date="2025-09-22T10:16:00Z" w16du:dateUtc="2025-09-22T07:16:00Z"/>
              </w:rPr>
            </w:pPr>
            <w:ins w:id="986" w:author="Awet Teka" w:date="2025-09-22T10:16:00Z" w16du:dateUtc="2025-09-22T07:16:00Z">
              <w:r w:rsidRPr="00694EB7">
                <w:t>For retaining/gabion wall</w:t>
              </w:r>
            </w:ins>
          </w:p>
        </w:tc>
      </w:tr>
      <w:tr w:rsidR="00E56F60" w:rsidRPr="00694EB7" w14:paraId="52685994" w14:textId="77777777" w:rsidTr="00AC70D5">
        <w:trPr>
          <w:ins w:id="987" w:author="Awet Teka" w:date="2025-09-22T10:16:00Z"/>
        </w:trPr>
        <w:tc>
          <w:tcPr>
            <w:cnfStyle w:val="001000000000" w:firstRow="0" w:lastRow="0" w:firstColumn="1" w:lastColumn="0" w:oddVBand="0" w:evenVBand="0" w:oddHBand="0" w:evenHBand="0" w:firstRowFirstColumn="0" w:firstRowLastColumn="0" w:lastRowFirstColumn="0" w:lastRowLastColumn="0"/>
            <w:tcW w:w="0" w:type="auto"/>
            <w:hideMark/>
          </w:tcPr>
          <w:p w14:paraId="7A646D8E" w14:textId="77777777" w:rsidR="00E56F60" w:rsidRPr="00694EB7" w:rsidRDefault="00E56F60" w:rsidP="00AC70D5">
            <w:pPr>
              <w:pStyle w:val="NormalWeb"/>
              <w:rPr>
                <w:ins w:id="988" w:author="Awet Teka" w:date="2025-09-22T10:16:00Z" w16du:dateUtc="2025-09-22T07:16:00Z"/>
              </w:rPr>
            </w:pPr>
            <w:proofErr w:type="spellStart"/>
            <w:ins w:id="989" w:author="Awet Teka" w:date="2025-09-22T10:16:00Z" w16du:dateUtc="2025-09-22T07:16:00Z">
              <w:r w:rsidRPr="00694EB7">
                <w:t>ford_condition_id</w:t>
              </w:r>
              <w:proofErr w:type="spellEnd"/>
            </w:ins>
          </w:p>
        </w:tc>
        <w:tc>
          <w:tcPr>
            <w:tcW w:w="0" w:type="auto"/>
            <w:hideMark/>
          </w:tcPr>
          <w:p w14:paraId="79CBCC08" w14:textId="77777777" w:rsidR="00E56F60" w:rsidRPr="00694EB7" w:rsidRDefault="00E56F60" w:rsidP="00AC70D5">
            <w:pPr>
              <w:pStyle w:val="NormalWeb"/>
              <w:cnfStyle w:val="000000000000" w:firstRow="0" w:lastRow="0" w:firstColumn="0" w:lastColumn="0" w:oddVBand="0" w:evenVBand="0" w:oddHBand="0" w:evenHBand="0" w:firstRowFirstColumn="0" w:firstRowLastColumn="0" w:lastRowFirstColumn="0" w:lastRowLastColumn="0"/>
              <w:rPr>
                <w:ins w:id="990" w:author="Awet Teka" w:date="2025-09-22T10:16:00Z" w16du:dateUtc="2025-09-22T07:16:00Z"/>
              </w:rPr>
            </w:pPr>
            <w:ins w:id="991" w:author="Awet Teka" w:date="2025-09-22T10:16:00Z" w16du:dateUtc="2025-09-22T07:16:00Z">
              <w:r w:rsidRPr="00694EB7">
                <w:t xml:space="preserve">INT, FK → </w:t>
              </w:r>
              <w:proofErr w:type="spellStart"/>
              <w:r w:rsidRPr="00694EB7">
                <w:t>condition_factor</w:t>
              </w:r>
              <w:proofErr w:type="spellEnd"/>
            </w:ins>
          </w:p>
        </w:tc>
        <w:tc>
          <w:tcPr>
            <w:tcW w:w="0" w:type="auto"/>
            <w:hideMark/>
          </w:tcPr>
          <w:p w14:paraId="1A5F3B08" w14:textId="77777777" w:rsidR="00E56F60" w:rsidRPr="00694EB7" w:rsidRDefault="00E56F60" w:rsidP="00AC70D5">
            <w:pPr>
              <w:pStyle w:val="NormalWeb"/>
              <w:cnfStyle w:val="000000000000" w:firstRow="0" w:lastRow="0" w:firstColumn="0" w:lastColumn="0" w:oddVBand="0" w:evenVBand="0" w:oddHBand="0" w:evenHBand="0" w:firstRowFirstColumn="0" w:firstRowLastColumn="0" w:lastRowFirstColumn="0" w:lastRowLastColumn="0"/>
              <w:rPr>
                <w:ins w:id="992" w:author="Awet Teka" w:date="2025-09-22T10:16:00Z" w16du:dateUtc="2025-09-22T07:16:00Z"/>
              </w:rPr>
            </w:pPr>
            <w:ins w:id="993" w:author="Awet Teka" w:date="2025-09-22T10:16:00Z" w16du:dateUtc="2025-09-22T07:16:00Z">
              <w:r w:rsidRPr="00694EB7">
                <w:t>For ford crossing</w:t>
              </w:r>
            </w:ins>
          </w:p>
        </w:tc>
      </w:tr>
      <w:tr w:rsidR="00E56F60" w:rsidRPr="00694EB7" w14:paraId="624B8E5E" w14:textId="77777777" w:rsidTr="00AC70D5">
        <w:trPr>
          <w:cnfStyle w:val="000000100000" w:firstRow="0" w:lastRow="0" w:firstColumn="0" w:lastColumn="0" w:oddVBand="0" w:evenVBand="0" w:oddHBand="1" w:evenHBand="0" w:firstRowFirstColumn="0" w:firstRowLastColumn="0" w:lastRowFirstColumn="0" w:lastRowLastColumn="0"/>
          <w:ins w:id="994" w:author="Awet Teka" w:date="2025-09-22T10:16:00Z"/>
        </w:trPr>
        <w:tc>
          <w:tcPr>
            <w:cnfStyle w:val="001000000000" w:firstRow="0" w:lastRow="0" w:firstColumn="1" w:lastColumn="0" w:oddVBand="0" w:evenVBand="0" w:oddHBand="0" w:evenHBand="0" w:firstRowFirstColumn="0" w:firstRowLastColumn="0" w:lastRowFirstColumn="0" w:lastRowLastColumn="0"/>
            <w:tcW w:w="0" w:type="auto"/>
            <w:hideMark/>
          </w:tcPr>
          <w:p w14:paraId="08415B09" w14:textId="3B018BE3" w:rsidR="00E56F60" w:rsidRPr="00694EB7" w:rsidRDefault="003B44A8" w:rsidP="00AC70D5">
            <w:pPr>
              <w:pStyle w:val="NormalWeb"/>
              <w:rPr>
                <w:ins w:id="995" w:author="Awet Teka" w:date="2025-09-22T10:16:00Z" w16du:dateUtc="2025-09-22T07:16:00Z"/>
              </w:rPr>
            </w:pPr>
            <w:ins w:id="996" w:author="Awet Teka" w:date="2025-09-22T10:16:00Z" w16du:dateUtc="2025-09-22T07:16:00Z">
              <w:r w:rsidRPr="00694EB7">
                <w:lastRenderedPageBreak/>
                <w:t>R</w:t>
              </w:r>
              <w:r w:rsidR="00E56F60" w:rsidRPr="00694EB7">
                <w:t>emarks</w:t>
              </w:r>
            </w:ins>
          </w:p>
        </w:tc>
        <w:tc>
          <w:tcPr>
            <w:tcW w:w="0" w:type="auto"/>
            <w:hideMark/>
          </w:tcPr>
          <w:p w14:paraId="4E4E1AB2" w14:textId="77777777" w:rsidR="00E56F60" w:rsidRPr="00694EB7" w:rsidRDefault="00E56F60" w:rsidP="00AC70D5">
            <w:pPr>
              <w:pStyle w:val="NormalWeb"/>
              <w:cnfStyle w:val="000000100000" w:firstRow="0" w:lastRow="0" w:firstColumn="0" w:lastColumn="0" w:oddVBand="0" w:evenVBand="0" w:oddHBand="1" w:evenHBand="0" w:firstRowFirstColumn="0" w:firstRowLastColumn="0" w:lastRowFirstColumn="0" w:lastRowLastColumn="0"/>
              <w:rPr>
                <w:ins w:id="997" w:author="Awet Teka" w:date="2025-09-22T10:16:00Z" w16du:dateUtc="2025-09-22T07:16:00Z"/>
              </w:rPr>
            </w:pPr>
            <w:ins w:id="998" w:author="Awet Teka" w:date="2025-09-22T10:16:00Z" w16du:dateUtc="2025-09-22T07:16:00Z">
              <w:r w:rsidRPr="00694EB7">
                <w:t>TEXT</w:t>
              </w:r>
            </w:ins>
          </w:p>
        </w:tc>
        <w:tc>
          <w:tcPr>
            <w:tcW w:w="0" w:type="auto"/>
            <w:hideMark/>
          </w:tcPr>
          <w:p w14:paraId="256301DF" w14:textId="77777777" w:rsidR="00E56F60" w:rsidRPr="00694EB7" w:rsidRDefault="00E56F60" w:rsidP="00AC70D5">
            <w:pPr>
              <w:pStyle w:val="NormalWeb"/>
              <w:cnfStyle w:val="000000100000" w:firstRow="0" w:lastRow="0" w:firstColumn="0" w:lastColumn="0" w:oddVBand="0" w:evenVBand="0" w:oddHBand="1" w:evenHBand="0" w:firstRowFirstColumn="0" w:firstRowLastColumn="0" w:lastRowFirstColumn="0" w:lastRowLastColumn="0"/>
              <w:rPr>
                <w:ins w:id="999" w:author="Awet Teka" w:date="2025-09-22T10:16:00Z" w16du:dateUtc="2025-09-22T07:16:00Z"/>
              </w:rPr>
            </w:pPr>
            <w:ins w:id="1000" w:author="Awet Teka" w:date="2025-09-22T10:16:00Z" w16du:dateUtc="2025-09-22T07:16:00Z">
              <w:r w:rsidRPr="00694EB7">
                <w:t>Notes</w:t>
              </w:r>
            </w:ins>
          </w:p>
        </w:tc>
      </w:tr>
    </w:tbl>
    <w:p w14:paraId="07A19B7F" w14:textId="77777777" w:rsidR="00E56F60" w:rsidRPr="0092238C" w:rsidRDefault="00E56F60" w:rsidP="00E56F60">
      <w:pPr>
        <w:rPr>
          <w:ins w:id="1001" w:author="Awet Teka" w:date="2025-09-22T10:16:00Z" w16du:dateUtc="2025-09-22T07:16:00Z"/>
        </w:rPr>
      </w:pPr>
    </w:p>
    <w:p w14:paraId="34DD53A9" w14:textId="77777777" w:rsidR="00681F54" w:rsidRPr="00D938D3" w:rsidRDefault="00681F54" w:rsidP="00B430E5">
      <w:pPr>
        <w:pStyle w:val="Heading3"/>
        <w:rPr>
          <w:moveTo w:id="1002" w:author="Awet Teka" w:date="2025-09-13T12:17:00Z" w16du:dateUtc="2025-09-13T09:17:00Z"/>
        </w:rPr>
      </w:pPr>
      <w:moveToRangeStart w:id="1003" w:author="Awet Teka" w:date="2025-09-13T12:17:00Z" w:name="move208658257"/>
      <w:commentRangeStart w:id="1004"/>
      <w:moveTo w:id="1005" w:author="Awet Teka" w:date="2025-09-13T12:17:00Z" w16du:dateUtc="2025-09-13T09:17:00Z">
        <w:r w:rsidRPr="00D938D3">
          <w:t>Road</w:t>
        </w:r>
        <w:r>
          <w:t xml:space="preserve"> Segment </w:t>
        </w:r>
        <w:r w:rsidRPr="00D938D3">
          <w:t>Condition</w:t>
        </w:r>
        <w:r>
          <w:t xml:space="preserve"> </w:t>
        </w:r>
        <w:r w:rsidRPr="00D938D3">
          <w:t>Survey</w:t>
        </w:r>
        <w:commentRangeEnd w:id="1004"/>
        <w:r>
          <w:rPr>
            <w:rStyle w:val="CommentReference"/>
            <w:rFonts w:eastAsiaTheme="minorEastAsia" w:cstheme="minorBidi"/>
            <w:b w:val="0"/>
            <w:bCs w:val="0"/>
          </w:rPr>
          <w:commentReference w:id="1004"/>
        </w:r>
      </w:moveTo>
    </w:p>
    <w:p w14:paraId="29DF5CED" w14:textId="77777777" w:rsidR="00681F54" w:rsidRDefault="00681F54" w:rsidP="00681F54">
      <w:pPr>
        <w:rPr>
          <w:moveTo w:id="1006" w:author="Awet Teka" w:date="2025-09-13T12:17:00Z" w16du:dateUtc="2025-09-13T09:17:00Z"/>
        </w:rPr>
      </w:pPr>
      <w:moveTo w:id="1007" w:author="Awet Teka" w:date="2025-09-13T12:17:00Z" w16du:dateUtc="2025-09-13T09:17:00Z">
        <w:r>
          <w:t>Stores survey-based condition data (surface, drainage, shoulders, MCI) used for intervention planning.</w:t>
        </w:r>
      </w:moveTo>
    </w:p>
    <w:p w14:paraId="78FCC477" w14:textId="77777777" w:rsidR="00681F54" w:rsidRDefault="00681F54" w:rsidP="00681F54">
      <w:pPr>
        <w:pStyle w:val="Caption"/>
        <w:keepNext/>
        <w:rPr>
          <w:moveTo w:id="1008" w:author="Awet Teka" w:date="2025-09-13T12:17:00Z" w16du:dateUtc="2025-09-13T09:17:00Z"/>
        </w:rPr>
      </w:pPr>
      <w:moveTo w:id="1009" w:author="Awet Teka" w:date="2025-09-13T12:17:00Z" w16du:dateUtc="2025-09-13T09:17:00Z">
        <w:r>
          <w:t xml:space="preserve">Table </w:t>
        </w:r>
        <w:r>
          <w:fldChar w:fldCharType="begin"/>
        </w:r>
        <w:r>
          <w:instrText xml:space="preserve"> SEQ Table \* ARABIC </w:instrText>
        </w:r>
        <w:r>
          <w:fldChar w:fldCharType="separate"/>
        </w:r>
        <w:r>
          <w:rPr>
            <w:noProof/>
          </w:rPr>
          <w:t>4</w:t>
        </w:r>
        <w:r>
          <w:rPr>
            <w:noProof/>
          </w:rPr>
          <w:fldChar w:fldCharType="end"/>
        </w:r>
        <w:r>
          <w:t xml:space="preserve">. Road </w:t>
        </w:r>
        <w:commentRangeStart w:id="1010"/>
        <w:r>
          <w:t>station</w:t>
        </w:r>
        <w:commentRangeEnd w:id="1010"/>
        <w:r>
          <w:rPr>
            <w:rStyle w:val="CommentReference"/>
            <w:b w:val="0"/>
            <w:bCs w:val="0"/>
            <w:color w:val="auto"/>
          </w:rPr>
          <w:commentReference w:id="1010"/>
        </w:r>
        <w:r>
          <w:t xml:space="preserve"> condition survey </w:t>
        </w:r>
      </w:moveTo>
    </w:p>
    <w:tbl>
      <w:tblPr>
        <w:tblStyle w:val="LightList"/>
        <w:tblW w:w="0" w:type="auto"/>
        <w:tblLook w:val="04A0" w:firstRow="1" w:lastRow="0" w:firstColumn="1" w:lastColumn="0" w:noHBand="0" w:noVBand="1"/>
      </w:tblPr>
      <w:tblGrid>
        <w:gridCol w:w="2879"/>
        <w:gridCol w:w="2875"/>
        <w:gridCol w:w="2866"/>
      </w:tblGrid>
      <w:tr w:rsidR="00681F54" w14:paraId="5C5DBB97" w14:textId="77777777" w:rsidTr="00AC70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9" w:type="dxa"/>
          </w:tcPr>
          <w:p w14:paraId="1409F74E" w14:textId="77777777" w:rsidR="00681F54" w:rsidRDefault="00681F54" w:rsidP="00AC70D5">
            <w:pPr>
              <w:rPr>
                <w:moveTo w:id="1011" w:author="Awet Teka" w:date="2025-09-13T12:17:00Z" w16du:dateUtc="2025-09-13T09:17:00Z"/>
              </w:rPr>
            </w:pPr>
            <w:moveTo w:id="1012" w:author="Awet Teka" w:date="2025-09-13T12:17:00Z" w16du:dateUtc="2025-09-13T09:17:00Z">
              <w:r>
                <w:t>Field</w:t>
              </w:r>
            </w:moveTo>
          </w:p>
        </w:tc>
        <w:tc>
          <w:tcPr>
            <w:tcW w:w="2875" w:type="dxa"/>
          </w:tcPr>
          <w:p w14:paraId="5D61185E" w14:textId="77777777" w:rsidR="00681F54" w:rsidRDefault="00681F54" w:rsidP="00AC70D5">
            <w:pPr>
              <w:cnfStyle w:val="100000000000" w:firstRow="1" w:lastRow="0" w:firstColumn="0" w:lastColumn="0" w:oddVBand="0" w:evenVBand="0" w:oddHBand="0" w:evenHBand="0" w:firstRowFirstColumn="0" w:firstRowLastColumn="0" w:lastRowFirstColumn="0" w:lastRowLastColumn="0"/>
              <w:rPr>
                <w:moveTo w:id="1013" w:author="Awet Teka" w:date="2025-09-13T12:17:00Z" w16du:dateUtc="2025-09-13T09:17:00Z"/>
              </w:rPr>
            </w:pPr>
            <w:moveTo w:id="1014" w:author="Awet Teka" w:date="2025-09-13T12:17:00Z" w16du:dateUtc="2025-09-13T09:17:00Z">
              <w:r>
                <w:t>Type</w:t>
              </w:r>
            </w:moveTo>
          </w:p>
        </w:tc>
        <w:tc>
          <w:tcPr>
            <w:tcW w:w="2866" w:type="dxa"/>
          </w:tcPr>
          <w:p w14:paraId="70F0AE5B" w14:textId="77777777" w:rsidR="00681F54" w:rsidRDefault="00681F54" w:rsidP="00AC70D5">
            <w:pPr>
              <w:cnfStyle w:val="100000000000" w:firstRow="1" w:lastRow="0" w:firstColumn="0" w:lastColumn="0" w:oddVBand="0" w:evenVBand="0" w:oddHBand="0" w:evenHBand="0" w:firstRowFirstColumn="0" w:firstRowLastColumn="0" w:lastRowFirstColumn="0" w:lastRowLastColumn="0"/>
              <w:rPr>
                <w:moveTo w:id="1015" w:author="Awet Teka" w:date="2025-09-13T12:17:00Z" w16du:dateUtc="2025-09-13T09:17:00Z"/>
              </w:rPr>
            </w:pPr>
            <w:moveTo w:id="1016" w:author="Awet Teka" w:date="2025-09-13T12:17:00Z" w16du:dateUtc="2025-09-13T09:17:00Z">
              <w:r>
                <w:t>Description</w:t>
              </w:r>
            </w:moveTo>
          </w:p>
        </w:tc>
      </w:tr>
      <w:tr w:rsidR="00681F54" w14:paraId="1FBBCD8E" w14:textId="77777777" w:rsidTr="00AC70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9" w:type="dxa"/>
          </w:tcPr>
          <w:p w14:paraId="12F2644D" w14:textId="77777777" w:rsidR="00681F54" w:rsidRDefault="00681F54" w:rsidP="00AC70D5">
            <w:pPr>
              <w:rPr>
                <w:moveTo w:id="1017" w:author="Awet Teka" w:date="2025-09-13T12:17:00Z" w16du:dateUtc="2025-09-13T09:17:00Z"/>
              </w:rPr>
            </w:pPr>
            <w:proofErr w:type="spellStart"/>
            <w:moveTo w:id="1018" w:author="Awet Teka" w:date="2025-09-13T12:17:00Z" w16du:dateUtc="2025-09-13T09:17:00Z">
              <w:r>
                <w:t>survey_id</w:t>
              </w:r>
              <w:proofErr w:type="spellEnd"/>
            </w:moveTo>
          </w:p>
        </w:tc>
        <w:tc>
          <w:tcPr>
            <w:tcW w:w="2875" w:type="dxa"/>
          </w:tcPr>
          <w:p w14:paraId="77FEACA5" w14:textId="77777777" w:rsidR="00681F54" w:rsidRDefault="00681F54" w:rsidP="00AC70D5">
            <w:pPr>
              <w:cnfStyle w:val="000000100000" w:firstRow="0" w:lastRow="0" w:firstColumn="0" w:lastColumn="0" w:oddVBand="0" w:evenVBand="0" w:oddHBand="1" w:evenHBand="0" w:firstRowFirstColumn="0" w:firstRowLastColumn="0" w:lastRowFirstColumn="0" w:lastRowLastColumn="0"/>
              <w:rPr>
                <w:moveTo w:id="1019" w:author="Awet Teka" w:date="2025-09-13T12:17:00Z" w16du:dateUtc="2025-09-13T09:17:00Z"/>
              </w:rPr>
            </w:pPr>
            <w:moveTo w:id="1020" w:author="Awet Teka" w:date="2025-09-13T12:17:00Z" w16du:dateUtc="2025-09-13T09:17:00Z">
              <w:r>
                <w:t>INT, PK</w:t>
              </w:r>
            </w:moveTo>
          </w:p>
        </w:tc>
        <w:tc>
          <w:tcPr>
            <w:tcW w:w="2866" w:type="dxa"/>
          </w:tcPr>
          <w:p w14:paraId="00322B82" w14:textId="77777777" w:rsidR="00681F54" w:rsidRDefault="00681F54" w:rsidP="00AC70D5">
            <w:pPr>
              <w:cnfStyle w:val="000000100000" w:firstRow="0" w:lastRow="0" w:firstColumn="0" w:lastColumn="0" w:oddVBand="0" w:evenVBand="0" w:oddHBand="1" w:evenHBand="0" w:firstRowFirstColumn="0" w:firstRowLastColumn="0" w:lastRowFirstColumn="0" w:lastRowLastColumn="0"/>
              <w:rPr>
                <w:moveTo w:id="1021" w:author="Awet Teka" w:date="2025-09-13T12:17:00Z" w16du:dateUtc="2025-09-13T09:17:00Z"/>
              </w:rPr>
            </w:pPr>
            <w:moveTo w:id="1022" w:author="Awet Teka" w:date="2025-09-13T12:17:00Z" w16du:dateUtc="2025-09-13T09:17:00Z">
              <w:r>
                <w:t>Survey section ID</w:t>
              </w:r>
            </w:moveTo>
          </w:p>
        </w:tc>
      </w:tr>
      <w:tr w:rsidR="00681F54" w14:paraId="30787DEA" w14:textId="77777777" w:rsidTr="00AC70D5">
        <w:tc>
          <w:tcPr>
            <w:cnfStyle w:val="001000000000" w:firstRow="0" w:lastRow="0" w:firstColumn="1" w:lastColumn="0" w:oddVBand="0" w:evenVBand="0" w:oddHBand="0" w:evenHBand="0" w:firstRowFirstColumn="0" w:firstRowLastColumn="0" w:lastRowFirstColumn="0" w:lastRowLastColumn="0"/>
            <w:tcW w:w="2879" w:type="dxa"/>
          </w:tcPr>
          <w:p w14:paraId="02C98454" w14:textId="77777777" w:rsidR="00681F54" w:rsidRDefault="00681F54" w:rsidP="00AC70D5">
            <w:pPr>
              <w:rPr>
                <w:moveTo w:id="1023" w:author="Awet Teka" w:date="2025-09-13T12:17:00Z" w16du:dateUtc="2025-09-13T09:17:00Z"/>
              </w:rPr>
            </w:pPr>
            <w:proofErr w:type="spellStart"/>
            <w:moveTo w:id="1024" w:author="Awet Teka" w:date="2025-09-13T12:17:00Z" w16du:dateUtc="2025-09-13T09:17:00Z">
              <w:r>
                <w:t>road_segment_id</w:t>
              </w:r>
              <w:proofErr w:type="spellEnd"/>
            </w:moveTo>
          </w:p>
        </w:tc>
        <w:tc>
          <w:tcPr>
            <w:tcW w:w="2875" w:type="dxa"/>
          </w:tcPr>
          <w:p w14:paraId="07E62DD0" w14:textId="77777777" w:rsidR="00681F54" w:rsidRDefault="00681F54" w:rsidP="00AC70D5">
            <w:pPr>
              <w:cnfStyle w:val="000000000000" w:firstRow="0" w:lastRow="0" w:firstColumn="0" w:lastColumn="0" w:oddVBand="0" w:evenVBand="0" w:oddHBand="0" w:evenHBand="0" w:firstRowFirstColumn="0" w:firstRowLastColumn="0" w:lastRowFirstColumn="0" w:lastRowLastColumn="0"/>
              <w:rPr>
                <w:moveTo w:id="1025" w:author="Awet Teka" w:date="2025-09-13T12:17:00Z" w16du:dateUtc="2025-09-13T09:17:00Z"/>
              </w:rPr>
            </w:pPr>
            <w:moveTo w:id="1026" w:author="Awet Teka" w:date="2025-09-13T12:17:00Z" w16du:dateUtc="2025-09-13T09:17:00Z">
              <w:r>
                <w:t xml:space="preserve">INT, FK → </w:t>
              </w:r>
              <w:proofErr w:type="spellStart"/>
              <w:r>
                <w:t>Road_Station</w:t>
              </w:r>
              <w:proofErr w:type="spellEnd"/>
            </w:moveTo>
          </w:p>
        </w:tc>
        <w:tc>
          <w:tcPr>
            <w:tcW w:w="2866" w:type="dxa"/>
          </w:tcPr>
          <w:p w14:paraId="247826E2" w14:textId="77777777" w:rsidR="00681F54" w:rsidRDefault="00681F54" w:rsidP="00AC70D5">
            <w:pPr>
              <w:cnfStyle w:val="000000000000" w:firstRow="0" w:lastRow="0" w:firstColumn="0" w:lastColumn="0" w:oddVBand="0" w:evenVBand="0" w:oddHBand="0" w:evenHBand="0" w:firstRowFirstColumn="0" w:firstRowLastColumn="0" w:lastRowFirstColumn="0" w:lastRowLastColumn="0"/>
              <w:rPr>
                <w:moveTo w:id="1027" w:author="Awet Teka" w:date="2025-09-13T12:17:00Z" w16du:dateUtc="2025-09-13T09:17:00Z"/>
              </w:rPr>
            </w:pPr>
            <w:moveTo w:id="1028" w:author="Awet Teka" w:date="2025-09-13T12:17:00Z" w16du:dateUtc="2025-09-13T09:17:00Z">
              <w:r>
                <w:t>Parent station</w:t>
              </w:r>
            </w:moveTo>
          </w:p>
        </w:tc>
      </w:tr>
      <w:tr w:rsidR="00681F54" w14:paraId="29990A0A" w14:textId="77777777" w:rsidTr="00AC70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9" w:type="dxa"/>
          </w:tcPr>
          <w:p w14:paraId="19835217" w14:textId="77777777" w:rsidR="00681F54" w:rsidRDefault="00681F54" w:rsidP="00AC70D5">
            <w:pPr>
              <w:rPr>
                <w:moveTo w:id="1029" w:author="Awet Teka" w:date="2025-09-13T12:17:00Z" w16du:dateUtc="2025-09-13T09:17:00Z"/>
              </w:rPr>
            </w:pPr>
            <w:proofErr w:type="spellStart"/>
            <w:moveTo w:id="1030" w:author="Awet Teka" w:date="2025-09-13T12:17:00Z" w16du:dateUtc="2025-09-13T09:17:00Z">
              <w:r>
                <w:t>drainage_condition_left</w:t>
              </w:r>
              <w:proofErr w:type="spellEnd"/>
            </w:moveTo>
          </w:p>
        </w:tc>
        <w:tc>
          <w:tcPr>
            <w:tcW w:w="2875" w:type="dxa"/>
          </w:tcPr>
          <w:p w14:paraId="5DF0F08B" w14:textId="77777777" w:rsidR="00681F54" w:rsidRDefault="00681F54" w:rsidP="00AC70D5">
            <w:pPr>
              <w:cnfStyle w:val="000000100000" w:firstRow="0" w:lastRow="0" w:firstColumn="0" w:lastColumn="0" w:oddVBand="0" w:evenVBand="0" w:oddHBand="1" w:evenHBand="0" w:firstRowFirstColumn="0" w:firstRowLastColumn="0" w:lastRowFirstColumn="0" w:lastRowLastColumn="0"/>
              <w:rPr>
                <w:moveTo w:id="1031" w:author="Awet Teka" w:date="2025-09-13T12:17:00Z" w16du:dateUtc="2025-09-13T09:17:00Z"/>
              </w:rPr>
            </w:pPr>
            <w:proofErr w:type="gramStart"/>
            <w:moveTo w:id="1032" w:author="Awet Teka" w:date="2025-09-13T12:17:00Z" w16du:dateUtc="2025-09-13T09:17:00Z">
              <w:r>
                <w:t>DECIMAL(</w:t>
              </w:r>
              <w:proofErr w:type="gramEnd"/>
              <w:r>
                <w:t>3,1)/ENUM</w:t>
              </w:r>
            </w:moveTo>
          </w:p>
        </w:tc>
        <w:tc>
          <w:tcPr>
            <w:tcW w:w="2866" w:type="dxa"/>
          </w:tcPr>
          <w:p w14:paraId="7F48DED2" w14:textId="77777777" w:rsidR="00681F54" w:rsidRDefault="00681F54" w:rsidP="00AC70D5">
            <w:pPr>
              <w:cnfStyle w:val="000000100000" w:firstRow="0" w:lastRow="0" w:firstColumn="0" w:lastColumn="0" w:oddVBand="0" w:evenVBand="0" w:oddHBand="1" w:evenHBand="0" w:firstRowFirstColumn="0" w:firstRowLastColumn="0" w:lastRowFirstColumn="0" w:lastRowLastColumn="0"/>
              <w:rPr>
                <w:moveTo w:id="1033" w:author="Awet Teka" w:date="2025-09-13T12:17:00Z" w16du:dateUtc="2025-09-13T09:17:00Z"/>
              </w:rPr>
            </w:pPr>
            <w:moveTo w:id="1034" w:author="Awet Teka" w:date="2025-09-13T12:17:00Z" w16du:dateUtc="2025-09-13T09:17:00Z">
              <w:r>
                <w:t>Left drainage condition (0–5)</w:t>
              </w:r>
            </w:moveTo>
          </w:p>
        </w:tc>
      </w:tr>
      <w:tr w:rsidR="00681F54" w14:paraId="057399FB" w14:textId="77777777" w:rsidTr="00AC70D5">
        <w:tc>
          <w:tcPr>
            <w:cnfStyle w:val="001000000000" w:firstRow="0" w:lastRow="0" w:firstColumn="1" w:lastColumn="0" w:oddVBand="0" w:evenVBand="0" w:oddHBand="0" w:evenHBand="0" w:firstRowFirstColumn="0" w:firstRowLastColumn="0" w:lastRowFirstColumn="0" w:lastRowLastColumn="0"/>
            <w:tcW w:w="2879" w:type="dxa"/>
          </w:tcPr>
          <w:p w14:paraId="6F22DCE6" w14:textId="77777777" w:rsidR="00681F54" w:rsidRDefault="00681F54" w:rsidP="00AC70D5">
            <w:pPr>
              <w:rPr>
                <w:moveTo w:id="1035" w:author="Awet Teka" w:date="2025-09-13T12:17:00Z" w16du:dateUtc="2025-09-13T09:17:00Z"/>
              </w:rPr>
            </w:pPr>
            <w:proofErr w:type="spellStart"/>
            <w:moveTo w:id="1036" w:author="Awet Teka" w:date="2025-09-13T12:17:00Z" w16du:dateUtc="2025-09-13T09:17:00Z">
              <w:r>
                <w:t>drainage_condition_right</w:t>
              </w:r>
              <w:proofErr w:type="spellEnd"/>
            </w:moveTo>
          </w:p>
        </w:tc>
        <w:tc>
          <w:tcPr>
            <w:tcW w:w="2875" w:type="dxa"/>
          </w:tcPr>
          <w:p w14:paraId="27815765" w14:textId="77777777" w:rsidR="00681F54" w:rsidRDefault="00681F54" w:rsidP="00AC70D5">
            <w:pPr>
              <w:cnfStyle w:val="000000000000" w:firstRow="0" w:lastRow="0" w:firstColumn="0" w:lastColumn="0" w:oddVBand="0" w:evenVBand="0" w:oddHBand="0" w:evenHBand="0" w:firstRowFirstColumn="0" w:firstRowLastColumn="0" w:lastRowFirstColumn="0" w:lastRowLastColumn="0"/>
              <w:rPr>
                <w:moveTo w:id="1037" w:author="Awet Teka" w:date="2025-09-13T12:17:00Z" w16du:dateUtc="2025-09-13T09:17:00Z"/>
              </w:rPr>
            </w:pPr>
            <w:proofErr w:type="gramStart"/>
            <w:moveTo w:id="1038" w:author="Awet Teka" w:date="2025-09-13T12:17:00Z" w16du:dateUtc="2025-09-13T09:17:00Z">
              <w:r>
                <w:t>DECIMAL(</w:t>
              </w:r>
              <w:proofErr w:type="gramEnd"/>
              <w:r>
                <w:t>3,1)/ENUM</w:t>
              </w:r>
            </w:moveTo>
          </w:p>
        </w:tc>
        <w:tc>
          <w:tcPr>
            <w:tcW w:w="2866" w:type="dxa"/>
          </w:tcPr>
          <w:p w14:paraId="280290A4" w14:textId="77777777" w:rsidR="00681F54" w:rsidRDefault="00681F54" w:rsidP="00AC70D5">
            <w:pPr>
              <w:cnfStyle w:val="000000000000" w:firstRow="0" w:lastRow="0" w:firstColumn="0" w:lastColumn="0" w:oddVBand="0" w:evenVBand="0" w:oddHBand="0" w:evenHBand="0" w:firstRowFirstColumn="0" w:firstRowLastColumn="0" w:lastRowFirstColumn="0" w:lastRowLastColumn="0"/>
              <w:rPr>
                <w:moveTo w:id="1039" w:author="Awet Teka" w:date="2025-09-13T12:17:00Z" w16du:dateUtc="2025-09-13T09:17:00Z"/>
              </w:rPr>
            </w:pPr>
            <w:moveTo w:id="1040" w:author="Awet Teka" w:date="2025-09-13T12:17:00Z" w16du:dateUtc="2025-09-13T09:17:00Z">
              <w:r>
                <w:t>Right drainage condition (0–5)</w:t>
              </w:r>
            </w:moveTo>
          </w:p>
        </w:tc>
      </w:tr>
      <w:tr w:rsidR="00681F54" w14:paraId="50BA1285" w14:textId="77777777" w:rsidTr="00AC70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9" w:type="dxa"/>
          </w:tcPr>
          <w:p w14:paraId="3EE6E0B7" w14:textId="77777777" w:rsidR="00681F54" w:rsidRDefault="00681F54" w:rsidP="00AC70D5">
            <w:pPr>
              <w:rPr>
                <w:moveTo w:id="1041" w:author="Awet Teka" w:date="2025-09-13T12:17:00Z" w16du:dateUtc="2025-09-13T09:17:00Z"/>
              </w:rPr>
            </w:pPr>
            <w:proofErr w:type="spellStart"/>
            <w:moveTo w:id="1042" w:author="Awet Teka" w:date="2025-09-13T12:17:00Z" w16du:dateUtc="2025-09-13T09:17:00Z">
              <w:r>
                <w:t>shoulder_condition_left</w:t>
              </w:r>
              <w:proofErr w:type="spellEnd"/>
            </w:moveTo>
          </w:p>
        </w:tc>
        <w:tc>
          <w:tcPr>
            <w:tcW w:w="2875" w:type="dxa"/>
          </w:tcPr>
          <w:p w14:paraId="3A479E9A" w14:textId="77777777" w:rsidR="00681F54" w:rsidRDefault="00681F54" w:rsidP="00AC70D5">
            <w:pPr>
              <w:cnfStyle w:val="000000100000" w:firstRow="0" w:lastRow="0" w:firstColumn="0" w:lastColumn="0" w:oddVBand="0" w:evenVBand="0" w:oddHBand="1" w:evenHBand="0" w:firstRowFirstColumn="0" w:firstRowLastColumn="0" w:lastRowFirstColumn="0" w:lastRowLastColumn="0"/>
              <w:rPr>
                <w:moveTo w:id="1043" w:author="Awet Teka" w:date="2025-09-13T12:17:00Z" w16du:dateUtc="2025-09-13T09:17:00Z"/>
              </w:rPr>
            </w:pPr>
            <w:proofErr w:type="gramStart"/>
            <w:moveTo w:id="1044" w:author="Awet Teka" w:date="2025-09-13T12:17:00Z" w16du:dateUtc="2025-09-13T09:17:00Z">
              <w:r>
                <w:t>DECIMAL(</w:t>
              </w:r>
              <w:proofErr w:type="gramEnd"/>
              <w:r>
                <w:t>3,1)/ENUM</w:t>
              </w:r>
            </w:moveTo>
          </w:p>
        </w:tc>
        <w:tc>
          <w:tcPr>
            <w:tcW w:w="2866" w:type="dxa"/>
          </w:tcPr>
          <w:p w14:paraId="689C56C8" w14:textId="77777777" w:rsidR="00681F54" w:rsidRDefault="00681F54" w:rsidP="00AC70D5">
            <w:pPr>
              <w:cnfStyle w:val="000000100000" w:firstRow="0" w:lastRow="0" w:firstColumn="0" w:lastColumn="0" w:oddVBand="0" w:evenVBand="0" w:oddHBand="1" w:evenHBand="0" w:firstRowFirstColumn="0" w:firstRowLastColumn="0" w:lastRowFirstColumn="0" w:lastRowLastColumn="0"/>
              <w:rPr>
                <w:moveTo w:id="1045" w:author="Awet Teka" w:date="2025-09-13T12:17:00Z" w16du:dateUtc="2025-09-13T09:17:00Z"/>
              </w:rPr>
            </w:pPr>
            <w:moveTo w:id="1046" w:author="Awet Teka" w:date="2025-09-13T12:17:00Z" w16du:dateUtc="2025-09-13T09:17:00Z">
              <w:r>
                <w:t>Left shoulder condition</w:t>
              </w:r>
            </w:moveTo>
          </w:p>
        </w:tc>
      </w:tr>
      <w:tr w:rsidR="00681F54" w14:paraId="4F359658" w14:textId="77777777" w:rsidTr="00AC70D5">
        <w:tc>
          <w:tcPr>
            <w:cnfStyle w:val="001000000000" w:firstRow="0" w:lastRow="0" w:firstColumn="1" w:lastColumn="0" w:oddVBand="0" w:evenVBand="0" w:oddHBand="0" w:evenHBand="0" w:firstRowFirstColumn="0" w:firstRowLastColumn="0" w:lastRowFirstColumn="0" w:lastRowLastColumn="0"/>
            <w:tcW w:w="2879" w:type="dxa"/>
          </w:tcPr>
          <w:p w14:paraId="0D654652" w14:textId="77777777" w:rsidR="00681F54" w:rsidRDefault="00681F54" w:rsidP="00AC70D5">
            <w:pPr>
              <w:rPr>
                <w:moveTo w:id="1047" w:author="Awet Teka" w:date="2025-09-13T12:17:00Z" w16du:dateUtc="2025-09-13T09:17:00Z"/>
              </w:rPr>
            </w:pPr>
            <w:proofErr w:type="spellStart"/>
            <w:moveTo w:id="1048" w:author="Awet Teka" w:date="2025-09-13T12:17:00Z" w16du:dateUtc="2025-09-13T09:17:00Z">
              <w:r>
                <w:t>shoulder_condition_right</w:t>
              </w:r>
              <w:proofErr w:type="spellEnd"/>
            </w:moveTo>
          </w:p>
        </w:tc>
        <w:tc>
          <w:tcPr>
            <w:tcW w:w="2875" w:type="dxa"/>
          </w:tcPr>
          <w:p w14:paraId="01476EA4" w14:textId="77777777" w:rsidR="00681F54" w:rsidRDefault="00681F54" w:rsidP="00AC70D5">
            <w:pPr>
              <w:cnfStyle w:val="000000000000" w:firstRow="0" w:lastRow="0" w:firstColumn="0" w:lastColumn="0" w:oddVBand="0" w:evenVBand="0" w:oddHBand="0" w:evenHBand="0" w:firstRowFirstColumn="0" w:firstRowLastColumn="0" w:lastRowFirstColumn="0" w:lastRowLastColumn="0"/>
              <w:rPr>
                <w:moveTo w:id="1049" w:author="Awet Teka" w:date="2025-09-13T12:17:00Z" w16du:dateUtc="2025-09-13T09:17:00Z"/>
              </w:rPr>
            </w:pPr>
            <w:proofErr w:type="gramStart"/>
            <w:moveTo w:id="1050" w:author="Awet Teka" w:date="2025-09-13T12:17:00Z" w16du:dateUtc="2025-09-13T09:17:00Z">
              <w:r>
                <w:t>DECIMAL(</w:t>
              </w:r>
              <w:proofErr w:type="gramEnd"/>
              <w:r>
                <w:t>3,1)/ENUM</w:t>
              </w:r>
            </w:moveTo>
          </w:p>
        </w:tc>
        <w:tc>
          <w:tcPr>
            <w:tcW w:w="2866" w:type="dxa"/>
          </w:tcPr>
          <w:p w14:paraId="2C6C3B8F" w14:textId="77777777" w:rsidR="00681F54" w:rsidRDefault="00681F54" w:rsidP="00AC70D5">
            <w:pPr>
              <w:cnfStyle w:val="000000000000" w:firstRow="0" w:lastRow="0" w:firstColumn="0" w:lastColumn="0" w:oddVBand="0" w:evenVBand="0" w:oddHBand="0" w:evenHBand="0" w:firstRowFirstColumn="0" w:firstRowLastColumn="0" w:lastRowFirstColumn="0" w:lastRowLastColumn="0"/>
              <w:rPr>
                <w:moveTo w:id="1051" w:author="Awet Teka" w:date="2025-09-13T12:17:00Z" w16du:dateUtc="2025-09-13T09:17:00Z"/>
              </w:rPr>
            </w:pPr>
            <w:moveTo w:id="1052" w:author="Awet Teka" w:date="2025-09-13T12:17:00Z" w16du:dateUtc="2025-09-13T09:17:00Z">
              <w:r>
                <w:t>Right shoulder condition</w:t>
              </w:r>
            </w:moveTo>
          </w:p>
        </w:tc>
      </w:tr>
      <w:tr w:rsidR="00681F54" w14:paraId="5152D4FB" w14:textId="77777777" w:rsidTr="00AC70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9" w:type="dxa"/>
          </w:tcPr>
          <w:p w14:paraId="55D5988E" w14:textId="77777777" w:rsidR="00681F54" w:rsidRDefault="00681F54" w:rsidP="00AC70D5">
            <w:pPr>
              <w:rPr>
                <w:moveTo w:id="1053" w:author="Awet Teka" w:date="2025-09-13T12:17:00Z" w16du:dateUtc="2025-09-13T09:17:00Z"/>
              </w:rPr>
            </w:pPr>
            <w:proofErr w:type="spellStart"/>
            <w:moveTo w:id="1054" w:author="Awet Teka" w:date="2025-09-13T12:17:00Z" w16du:dateUtc="2025-09-13T09:17:00Z">
              <w:r>
                <w:t>surface_condition_factor</w:t>
              </w:r>
              <w:proofErr w:type="spellEnd"/>
            </w:moveTo>
          </w:p>
        </w:tc>
        <w:tc>
          <w:tcPr>
            <w:tcW w:w="2875" w:type="dxa"/>
          </w:tcPr>
          <w:p w14:paraId="7E4A5500" w14:textId="77777777" w:rsidR="00681F54" w:rsidRDefault="00681F54" w:rsidP="00AC70D5">
            <w:pPr>
              <w:cnfStyle w:val="000000100000" w:firstRow="0" w:lastRow="0" w:firstColumn="0" w:lastColumn="0" w:oddVBand="0" w:evenVBand="0" w:oddHBand="1" w:evenHBand="0" w:firstRowFirstColumn="0" w:firstRowLastColumn="0" w:lastRowFirstColumn="0" w:lastRowLastColumn="0"/>
              <w:rPr>
                <w:moveTo w:id="1055" w:author="Awet Teka" w:date="2025-09-13T12:17:00Z" w16du:dateUtc="2025-09-13T09:17:00Z"/>
              </w:rPr>
            </w:pPr>
            <w:proofErr w:type="gramStart"/>
            <w:moveTo w:id="1056" w:author="Awet Teka" w:date="2025-09-13T12:17:00Z" w16du:dateUtc="2025-09-13T09:17:00Z">
              <w:r>
                <w:t>DECIMAL(</w:t>
              </w:r>
              <w:proofErr w:type="gramEnd"/>
              <w:r>
                <w:t>3,1)/ENUM</w:t>
              </w:r>
            </w:moveTo>
          </w:p>
        </w:tc>
        <w:tc>
          <w:tcPr>
            <w:tcW w:w="2866" w:type="dxa"/>
          </w:tcPr>
          <w:p w14:paraId="04ABE3E7" w14:textId="77777777" w:rsidR="00681F54" w:rsidRDefault="00681F54" w:rsidP="00AC70D5">
            <w:pPr>
              <w:cnfStyle w:val="000000100000" w:firstRow="0" w:lastRow="0" w:firstColumn="0" w:lastColumn="0" w:oddVBand="0" w:evenVBand="0" w:oddHBand="1" w:evenHBand="0" w:firstRowFirstColumn="0" w:firstRowLastColumn="0" w:lastRowFirstColumn="0" w:lastRowLastColumn="0"/>
              <w:rPr>
                <w:moveTo w:id="1057" w:author="Awet Teka" w:date="2025-09-13T12:17:00Z" w16du:dateUtc="2025-09-13T09:17:00Z"/>
              </w:rPr>
            </w:pPr>
            <w:moveTo w:id="1058" w:author="Awet Teka" w:date="2025-09-13T12:17:00Z" w16du:dateUtc="2025-09-13T09:17:00Z">
              <w:r>
                <w:t>Surface condition</w:t>
              </w:r>
            </w:moveTo>
          </w:p>
        </w:tc>
      </w:tr>
      <w:tr w:rsidR="00681F54" w14:paraId="643AC204" w14:textId="77777777" w:rsidTr="00AC70D5">
        <w:tc>
          <w:tcPr>
            <w:cnfStyle w:val="001000000000" w:firstRow="0" w:lastRow="0" w:firstColumn="1" w:lastColumn="0" w:oddVBand="0" w:evenVBand="0" w:oddHBand="0" w:evenHBand="0" w:firstRowFirstColumn="0" w:firstRowLastColumn="0" w:lastRowFirstColumn="0" w:lastRowLastColumn="0"/>
            <w:tcW w:w="2879" w:type="dxa"/>
          </w:tcPr>
          <w:p w14:paraId="71C186A2" w14:textId="77777777" w:rsidR="00681F54" w:rsidRDefault="00681F54" w:rsidP="00AC70D5">
            <w:pPr>
              <w:rPr>
                <w:moveTo w:id="1059" w:author="Awet Teka" w:date="2025-09-13T12:17:00Z" w16du:dateUtc="2025-09-13T09:17:00Z"/>
              </w:rPr>
            </w:pPr>
            <w:proofErr w:type="spellStart"/>
            <w:moveTo w:id="1060" w:author="Awet Teka" w:date="2025-09-13T12:17:00Z" w16du:dateUtc="2025-09-13T09:17:00Z">
              <w:r>
                <w:t>is_there_bottleneck</w:t>
              </w:r>
              <w:proofErr w:type="spellEnd"/>
            </w:moveTo>
          </w:p>
        </w:tc>
        <w:tc>
          <w:tcPr>
            <w:tcW w:w="2875" w:type="dxa"/>
          </w:tcPr>
          <w:p w14:paraId="2856F2CF" w14:textId="77777777" w:rsidR="00681F54" w:rsidRDefault="00681F54" w:rsidP="00AC70D5">
            <w:pPr>
              <w:cnfStyle w:val="000000000000" w:firstRow="0" w:lastRow="0" w:firstColumn="0" w:lastColumn="0" w:oddVBand="0" w:evenVBand="0" w:oddHBand="0" w:evenHBand="0" w:firstRowFirstColumn="0" w:firstRowLastColumn="0" w:lastRowFirstColumn="0" w:lastRowLastColumn="0"/>
              <w:rPr>
                <w:moveTo w:id="1061" w:author="Awet Teka" w:date="2025-09-13T12:17:00Z" w16du:dateUtc="2025-09-13T09:17:00Z"/>
              </w:rPr>
            </w:pPr>
            <w:moveTo w:id="1062" w:author="Awet Teka" w:date="2025-09-13T12:17:00Z" w16du:dateUtc="2025-09-13T09:17:00Z">
              <w:r>
                <w:t>BOOLEAN</w:t>
              </w:r>
            </w:moveTo>
          </w:p>
        </w:tc>
        <w:tc>
          <w:tcPr>
            <w:tcW w:w="2866" w:type="dxa"/>
          </w:tcPr>
          <w:p w14:paraId="2AADAFB7" w14:textId="77777777" w:rsidR="00681F54" w:rsidRDefault="00681F54" w:rsidP="00AC70D5">
            <w:pPr>
              <w:cnfStyle w:val="000000000000" w:firstRow="0" w:lastRow="0" w:firstColumn="0" w:lastColumn="0" w:oddVBand="0" w:evenVBand="0" w:oddHBand="0" w:evenHBand="0" w:firstRowFirstColumn="0" w:firstRowLastColumn="0" w:lastRowFirstColumn="0" w:lastRowLastColumn="0"/>
              <w:rPr>
                <w:moveTo w:id="1063" w:author="Awet Teka" w:date="2025-09-13T12:17:00Z" w16du:dateUtc="2025-09-13T09:17:00Z"/>
              </w:rPr>
            </w:pPr>
            <w:moveTo w:id="1064" w:author="Awet Teka" w:date="2025-09-13T12:17:00Z" w16du:dateUtc="2025-09-13T09:17:00Z">
              <w:r>
                <w:t>Bottleneck presence</w:t>
              </w:r>
            </w:moveTo>
          </w:p>
        </w:tc>
      </w:tr>
      <w:tr w:rsidR="00681F54" w14:paraId="17AA14E3" w14:textId="77777777" w:rsidTr="00AC70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9" w:type="dxa"/>
          </w:tcPr>
          <w:p w14:paraId="3D31F8AF" w14:textId="77777777" w:rsidR="00681F54" w:rsidRDefault="00681F54" w:rsidP="00AC70D5">
            <w:pPr>
              <w:rPr>
                <w:moveTo w:id="1065" w:author="Awet Teka" w:date="2025-09-13T12:17:00Z" w16du:dateUtc="2025-09-13T09:17:00Z"/>
              </w:rPr>
            </w:pPr>
            <w:proofErr w:type="spellStart"/>
            <w:moveTo w:id="1066" w:author="Awet Teka" w:date="2025-09-13T12:17:00Z" w16du:dateUtc="2025-09-13T09:17:00Z">
              <w:r>
                <w:t>bottleneck_size_m</w:t>
              </w:r>
              <w:proofErr w:type="spellEnd"/>
            </w:moveTo>
          </w:p>
        </w:tc>
        <w:tc>
          <w:tcPr>
            <w:tcW w:w="2875" w:type="dxa"/>
          </w:tcPr>
          <w:p w14:paraId="411E1443" w14:textId="77777777" w:rsidR="00681F54" w:rsidRDefault="00681F54" w:rsidP="00AC70D5">
            <w:pPr>
              <w:cnfStyle w:val="000000100000" w:firstRow="0" w:lastRow="0" w:firstColumn="0" w:lastColumn="0" w:oddVBand="0" w:evenVBand="0" w:oddHBand="1" w:evenHBand="0" w:firstRowFirstColumn="0" w:firstRowLastColumn="0" w:lastRowFirstColumn="0" w:lastRowLastColumn="0"/>
              <w:rPr>
                <w:moveTo w:id="1067" w:author="Awet Teka" w:date="2025-09-13T12:17:00Z" w16du:dateUtc="2025-09-13T09:17:00Z"/>
              </w:rPr>
            </w:pPr>
            <w:proofErr w:type="gramStart"/>
            <w:moveTo w:id="1068" w:author="Awet Teka" w:date="2025-09-13T12:17:00Z" w16du:dateUtc="2025-09-13T09:17:00Z">
              <w:r>
                <w:t>DECIMAL(</w:t>
              </w:r>
              <w:proofErr w:type="gramEnd"/>
              <w:r>
                <w:t>5,2)</w:t>
              </w:r>
            </w:moveTo>
          </w:p>
        </w:tc>
        <w:tc>
          <w:tcPr>
            <w:tcW w:w="2866" w:type="dxa"/>
          </w:tcPr>
          <w:p w14:paraId="39FC1B24" w14:textId="77777777" w:rsidR="00681F54" w:rsidRDefault="00681F54" w:rsidP="00AC70D5">
            <w:pPr>
              <w:cnfStyle w:val="000000100000" w:firstRow="0" w:lastRow="0" w:firstColumn="0" w:lastColumn="0" w:oddVBand="0" w:evenVBand="0" w:oddHBand="1" w:evenHBand="0" w:firstRowFirstColumn="0" w:firstRowLastColumn="0" w:lastRowFirstColumn="0" w:lastRowLastColumn="0"/>
              <w:rPr>
                <w:moveTo w:id="1069" w:author="Awet Teka" w:date="2025-09-13T12:17:00Z" w16du:dateUtc="2025-09-13T09:17:00Z"/>
              </w:rPr>
            </w:pPr>
            <w:moveTo w:id="1070" w:author="Awet Teka" w:date="2025-09-13T12:17:00Z" w16du:dateUtc="2025-09-13T09:17:00Z">
              <w:r>
                <w:t>Bottleneck size</w:t>
              </w:r>
            </w:moveTo>
          </w:p>
        </w:tc>
      </w:tr>
      <w:tr w:rsidR="00681F54" w14:paraId="011735B1" w14:textId="77777777" w:rsidTr="00AC70D5">
        <w:tc>
          <w:tcPr>
            <w:cnfStyle w:val="001000000000" w:firstRow="0" w:lastRow="0" w:firstColumn="1" w:lastColumn="0" w:oddVBand="0" w:evenVBand="0" w:oddHBand="0" w:evenHBand="0" w:firstRowFirstColumn="0" w:firstRowLastColumn="0" w:lastRowFirstColumn="0" w:lastRowLastColumn="0"/>
            <w:tcW w:w="2879" w:type="dxa"/>
          </w:tcPr>
          <w:p w14:paraId="72F01603" w14:textId="77777777" w:rsidR="00681F54" w:rsidRDefault="00681F54" w:rsidP="00AC70D5">
            <w:pPr>
              <w:rPr>
                <w:moveTo w:id="1071" w:author="Awet Teka" w:date="2025-09-13T12:17:00Z" w16du:dateUtc="2025-09-13T09:17:00Z"/>
              </w:rPr>
            </w:pPr>
            <w:moveTo w:id="1072" w:author="Awet Teka" w:date="2025-09-13T12:17:00Z" w16du:dateUtc="2025-09-13T09:17:00Z">
              <w:r>
                <w:t>Comments</w:t>
              </w:r>
            </w:moveTo>
          </w:p>
        </w:tc>
        <w:tc>
          <w:tcPr>
            <w:tcW w:w="2875" w:type="dxa"/>
          </w:tcPr>
          <w:p w14:paraId="7F897137" w14:textId="77777777" w:rsidR="00681F54" w:rsidRDefault="00681F54" w:rsidP="00AC70D5">
            <w:pPr>
              <w:cnfStyle w:val="000000000000" w:firstRow="0" w:lastRow="0" w:firstColumn="0" w:lastColumn="0" w:oddVBand="0" w:evenVBand="0" w:oddHBand="0" w:evenHBand="0" w:firstRowFirstColumn="0" w:firstRowLastColumn="0" w:lastRowFirstColumn="0" w:lastRowLastColumn="0"/>
              <w:rPr>
                <w:moveTo w:id="1073" w:author="Awet Teka" w:date="2025-09-13T12:17:00Z" w16du:dateUtc="2025-09-13T09:17:00Z"/>
              </w:rPr>
            </w:pPr>
            <w:moveTo w:id="1074" w:author="Awet Teka" w:date="2025-09-13T12:17:00Z" w16du:dateUtc="2025-09-13T09:17:00Z">
              <w:r>
                <w:t>TEXT</w:t>
              </w:r>
            </w:moveTo>
          </w:p>
        </w:tc>
        <w:tc>
          <w:tcPr>
            <w:tcW w:w="2866" w:type="dxa"/>
          </w:tcPr>
          <w:p w14:paraId="56C93C32" w14:textId="77777777" w:rsidR="00681F54" w:rsidRDefault="00681F54" w:rsidP="00AC70D5">
            <w:pPr>
              <w:cnfStyle w:val="000000000000" w:firstRow="0" w:lastRow="0" w:firstColumn="0" w:lastColumn="0" w:oddVBand="0" w:evenVBand="0" w:oddHBand="0" w:evenHBand="0" w:firstRowFirstColumn="0" w:firstRowLastColumn="0" w:lastRowFirstColumn="0" w:lastRowLastColumn="0"/>
              <w:rPr>
                <w:moveTo w:id="1075" w:author="Awet Teka" w:date="2025-09-13T12:17:00Z" w16du:dateUtc="2025-09-13T09:17:00Z"/>
              </w:rPr>
            </w:pPr>
            <w:moveTo w:id="1076" w:author="Awet Teka" w:date="2025-09-13T12:17:00Z" w16du:dateUtc="2025-09-13T09:17:00Z">
              <w:r>
                <w:t>Notes</w:t>
              </w:r>
            </w:moveTo>
          </w:p>
        </w:tc>
      </w:tr>
      <w:tr w:rsidR="00681F54" w14:paraId="0A59318E" w14:textId="77777777" w:rsidTr="00AC70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9" w:type="dxa"/>
          </w:tcPr>
          <w:p w14:paraId="72736D83" w14:textId="77777777" w:rsidR="00681F54" w:rsidRDefault="00681F54" w:rsidP="00AC70D5">
            <w:pPr>
              <w:rPr>
                <w:moveTo w:id="1077" w:author="Awet Teka" w:date="2025-09-13T12:17:00Z" w16du:dateUtc="2025-09-13T09:17:00Z"/>
              </w:rPr>
            </w:pPr>
            <w:proofErr w:type="spellStart"/>
            <w:moveTo w:id="1078" w:author="Awet Teka" w:date="2025-09-13T12:17:00Z" w16du:dateUtc="2025-09-13T09:17:00Z">
              <w:r>
                <w:t>inspected_by</w:t>
              </w:r>
              <w:proofErr w:type="spellEnd"/>
            </w:moveTo>
          </w:p>
        </w:tc>
        <w:tc>
          <w:tcPr>
            <w:tcW w:w="2875" w:type="dxa"/>
          </w:tcPr>
          <w:p w14:paraId="513D2CDB" w14:textId="77777777" w:rsidR="00681F54" w:rsidRDefault="00681F54" w:rsidP="00AC70D5">
            <w:pPr>
              <w:cnfStyle w:val="000000100000" w:firstRow="0" w:lastRow="0" w:firstColumn="0" w:lastColumn="0" w:oddVBand="0" w:evenVBand="0" w:oddHBand="1" w:evenHBand="0" w:firstRowFirstColumn="0" w:firstRowLastColumn="0" w:lastRowFirstColumn="0" w:lastRowLastColumn="0"/>
              <w:rPr>
                <w:moveTo w:id="1079" w:author="Awet Teka" w:date="2025-09-13T12:17:00Z" w16du:dateUtc="2025-09-13T09:17:00Z"/>
              </w:rPr>
            </w:pPr>
            <w:proofErr w:type="gramStart"/>
            <w:moveTo w:id="1080" w:author="Awet Teka" w:date="2025-09-13T12:17:00Z" w16du:dateUtc="2025-09-13T09:17:00Z">
              <w:r>
                <w:t>VARCHAR(</w:t>
              </w:r>
              <w:proofErr w:type="gramEnd"/>
              <w:r>
                <w:t>150)</w:t>
              </w:r>
            </w:moveTo>
          </w:p>
        </w:tc>
        <w:tc>
          <w:tcPr>
            <w:tcW w:w="2866" w:type="dxa"/>
          </w:tcPr>
          <w:p w14:paraId="32EEB316" w14:textId="77777777" w:rsidR="00681F54" w:rsidRDefault="00681F54" w:rsidP="00AC70D5">
            <w:pPr>
              <w:cnfStyle w:val="000000100000" w:firstRow="0" w:lastRow="0" w:firstColumn="0" w:lastColumn="0" w:oddVBand="0" w:evenVBand="0" w:oddHBand="1" w:evenHBand="0" w:firstRowFirstColumn="0" w:firstRowLastColumn="0" w:lastRowFirstColumn="0" w:lastRowLastColumn="0"/>
              <w:rPr>
                <w:moveTo w:id="1081" w:author="Awet Teka" w:date="2025-09-13T12:17:00Z" w16du:dateUtc="2025-09-13T09:17:00Z"/>
              </w:rPr>
            </w:pPr>
            <w:moveTo w:id="1082" w:author="Awet Teka" w:date="2025-09-13T12:17:00Z" w16du:dateUtc="2025-09-13T09:17:00Z">
              <w:r>
                <w:t>Inspector</w:t>
              </w:r>
            </w:moveTo>
          </w:p>
        </w:tc>
      </w:tr>
      <w:tr w:rsidR="00681F54" w14:paraId="12E09BD8" w14:textId="77777777" w:rsidTr="00AC70D5">
        <w:tc>
          <w:tcPr>
            <w:cnfStyle w:val="001000000000" w:firstRow="0" w:lastRow="0" w:firstColumn="1" w:lastColumn="0" w:oddVBand="0" w:evenVBand="0" w:oddHBand="0" w:evenHBand="0" w:firstRowFirstColumn="0" w:firstRowLastColumn="0" w:lastRowFirstColumn="0" w:lastRowLastColumn="0"/>
            <w:tcW w:w="2879" w:type="dxa"/>
          </w:tcPr>
          <w:p w14:paraId="1ACED0E8" w14:textId="77777777" w:rsidR="00681F54" w:rsidRDefault="00681F54" w:rsidP="00AC70D5">
            <w:pPr>
              <w:rPr>
                <w:moveTo w:id="1083" w:author="Awet Teka" w:date="2025-09-13T12:17:00Z" w16du:dateUtc="2025-09-13T09:17:00Z"/>
              </w:rPr>
            </w:pPr>
            <w:proofErr w:type="spellStart"/>
            <w:moveTo w:id="1084" w:author="Awet Teka" w:date="2025-09-13T12:17:00Z" w16du:dateUtc="2025-09-13T09:17:00Z">
              <w:r>
                <w:t>inspection_date</w:t>
              </w:r>
              <w:proofErr w:type="spellEnd"/>
            </w:moveTo>
          </w:p>
        </w:tc>
        <w:tc>
          <w:tcPr>
            <w:tcW w:w="2875" w:type="dxa"/>
          </w:tcPr>
          <w:p w14:paraId="0B31103A" w14:textId="77777777" w:rsidR="00681F54" w:rsidRDefault="00681F54" w:rsidP="00AC70D5">
            <w:pPr>
              <w:cnfStyle w:val="000000000000" w:firstRow="0" w:lastRow="0" w:firstColumn="0" w:lastColumn="0" w:oddVBand="0" w:evenVBand="0" w:oddHBand="0" w:evenHBand="0" w:firstRowFirstColumn="0" w:firstRowLastColumn="0" w:lastRowFirstColumn="0" w:lastRowLastColumn="0"/>
              <w:rPr>
                <w:moveTo w:id="1085" w:author="Awet Teka" w:date="2025-09-13T12:17:00Z" w16du:dateUtc="2025-09-13T09:17:00Z"/>
              </w:rPr>
            </w:pPr>
            <w:moveTo w:id="1086" w:author="Awet Teka" w:date="2025-09-13T12:17:00Z" w16du:dateUtc="2025-09-13T09:17:00Z">
              <w:r>
                <w:t>DATE</w:t>
              </w:r>
            </w:moveTo>
          </w:p>
        </w:tc>
        <w:tc>
          <w:tcPr>
            <w:tcW w:w="2866" w:type="dxa"/>
          </w:tcPr>
          <w:p w14:paraId="74484088" w14:textId="77777777" w:rsidR="00681F54" w:rsidRDefault="00681F54" w:rsidP="00AC70D5">
            <w:pPr>
              <w:cnfStyle w:val="000000000000" w:firstRow="0" w:lastRow="0" w:firstColumn="0" w:lastColumn="0" w:oddVBand="0" w:evenVBand="0" w:oddHBand="0" w:evenHBand="0" w:firstRowFirstColumn="0" w:firstRowLastColumn="0" w:lastRowFirstColumn="0" w:lastRowLastColumn="0"/>
              <w:rPr>
                <w:moveTo w:id="1087" w:author="Awet Teka" w:date="2025-09-13T12:17:00Z" w16du:dateUtc="2025-09-13T09:17:00Z"/>
              </w:rPr>
            </w:pPr>
            <w:moveTo w:id="1088" w:author="Awet Teka" w:date="2025-09-13T12:17:00Z" w16du:dateUtc="2025-09-13T09:17:00Z">
              <w:r>
                <w:t>Inspection date</w:t>
              </w:r>
            </w:moveTo>
          </w:p>
        </w:tc>
      </w:tr>
      <w:tr w:rsidR="00681F54" w14:paraId="1475DC21" w14:textId="77777777" w:rsidTr="00AC70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9" w:type="dxa"/>
          </w:tcPr>
          <w:p w14:paraId="4DC75973" w14:textId="77777777" w:rsidR="00681F54" w:rsidRDefault="00681F54" w:rsidP="00AC70D5">
            <w:pPr>
              <w:rPr>
                <w:moveTo w:id="1089" w:author="Awet Teka" w:date="2025-09-13T12:17:00Z" w16du:dateUtc="2025-09-13T09:17:00Z"/>
              </w:rPr>
            </w:pPr>
            <w:proofErr w:type="spellStart"/>
            <w:moveTo w:id="1090" w:author="Awet Teka" w:date="2025-09-13T12:17:00Z" w16du:dateUtc="2025-09-13T09:17:00Z">
              <w:r>
                <w:t>calculated_mci</w:t>
              </w:r>
              <w:proofErr w:type="spellEnd"/>
            </w:moveTo>
          </w:p>
        </w:tc>
        <w:tc>
          <w:tcPr>
            <w:tcW w:w="2875" w:type="dxa"/>
          </w:tcPr>
          <w:p w14:paraId="73BF8284" w14:textId="77777777" w:rsidR="00681F54" w:rsidRDefault="00681F54" w:rsidP="00AC70D5">
            <w:pPr>
              <w:cnfStyle w:val="000000100000" w:firstRow="0" w:lastRow="0" w:firstColumn="0" w:lastColumn="0" w:oddVBand="0" w:evenVBand="0" w:oddHBand="1" w:evenHBand="0" w:firstRowFirstColumn="0" w:firstRowLastColumn="0" w:lastRowFirstColumn="0" w:lastRowLastColumn="0"/>
              <w:rPr>
                <w:moveTo w:id="1091" w:author="Awet Teka" w:date="2025-09-13T12:17:00Z" w16du:dateUtc="2025-09-13T09:17:00Z"/>
              </w:rPr>
            </w:pPr>
            <w:proofErr w:type="gramStart"/>
            <w:moveTo w:id="1092" w:author="Awet Teka" w:date="2025-09-13T12:17:00Z" w16du:dateUtc="2025-09-13T09:17:00Z">
              <w:r>
                <w:t>DECIMAL(</w:t>
              </w:r>
              <w:proofErr w:type="gramEnd"/>
              <w:r>
                <w:t>3,1)</w:t>
              </w:r>
            </w:moveTo>
          </w:p>
        </w:tc>
        <w:tc>
          <w:tcPr>
            <w:tcW w:w="2866" w:type="dxa"/>
          </w:tcPr>
          <w:p w14:paraId="14FEF7D1" w14:textId="77777777" w:rsidR="00681F54" w:rsidRDefault="00681F54" w:rsidP="00AC70D5">
            <w:pPr>
              <w:cnfStyle w:val="000000100000" w:firstRow="0" w:lastRow="0" w:firstColumn="0" w:lastColumn="0" w:oddVBand="0" w:evenVBand="0" w:oddHBand="1" w:evenHBand="0" w:firstRowFirstColumn="0" w:firstRowLastColumn="0" w:lastRowFirstColumn="0" w:lastRowLastColumn="0"/>
              <w:rPr>
                <w:moveTo w:id="1093" w:author="Awet Teka" w:date="2025-09-13T12:17:00Z" w16du:dateUtc="2025-09-13T09:17:00Z"/>
              </w:rPr>
            </w:pPr>
            <w:moveTo w:id="1094" w:author="Awet Teka" w:date="2025-09-13T12:17:00Z" w16du:dateUtc="2025-09-13T09:17:00Z">
              <w:r>
                <w:t xml:space="preserve">Segment Maintenance Condition </w:t>
              </w:r>
              <w:commentRangeStart w:id="1095"/>
              <w:r>
                <w:t>Index</w:t>
              </w:r>
              <w:commentRangeEnd w:id="1095"/>
              <w:r>
                <w:rPr>
                  <w:rStyle w:val="CommentReference"/>
                </w:rPr>
                <w:commentReference w:id="1095"/>
              </w:r>
            </w:moveTo>
          </w:p>
        </w:tc>
      </w:tr>
      <w:tr w:rsidR="00681F54" w:rsidDel="0092238C" w14:paraId="31B71A51" w14:textId="432D843A" w:rsidTr="00AC70D5">
        <w:trPr>
          <w:del w:id="1096" w:author="Awet Teka" w:date="2025-09-13T12:40:00Z"/>
        </w:trPr>
        <w:tc>
          <w:tcPr>
            <w:cnfStyle w:val="001000000000" w:firstRow="0" w:lastRow="0" w:firstColumn="1" w:lastColumn="0" w:oddVBand="0" w:evenVBand="0" w:oddHBand="0" w:evenHBand="0" w:firstRowFirstColumn="0" w:firstRowLastColumn="0" w:lastRowFirstColumn="0" w:lastRowLastColumn="0"/>
            <w:tcW w:w="2879" w:type="dxa"/>
          </w:tcPr>
          <w:p w14:paraId="088A913E" w14:textId="4A752218" w:rsidR="00681F54" w:rsidDel="0092238C" w:rsidRDefault="00681F54" w:rsidP="00AC70D5">
            <w:pPr>
              <w:rPr>
                <w:del w:id="1097" w:author="Awet Teka" w:date="2025-09-13T12:40:00Z" w16du:dateUtc="2025-09-13T09:40:00Z"/>
                <w:moveTo w:id="1098" w:author="Awet Teka" w:date="2025-09-13T12:17:00Z" w16du:dateUtc="2025-09-13T09:17:00Z"/>
              </w:rPr>
            </w:pPr>
          </w:p>
        </w:tc>
        <w:tc>
          <w:tcPr>
            <w:tcW w:w="2875" w:type="dxa"/>
          </w:tcPr>
          <w:p w14:paraId="46F2B44A" w14:textId="0AA9E271" w:rsidR="00681F54" w:rsidDel="0092238C" w:rsidRDefault="00681F54" w:rsidP="00AC70D5">
            <w:pPr>
              <w:cnfStyle w:val="000000000000" w:firstRow="0" w:lastRow="0" w:firstColumn="0" w:lastColumn="0" w:oddVBand="0" w:evenVBand="0" w:oddHBand="0" w:evenHBand="0" w:firstRowFirstColumn="0" w:firstRowLastColumn="0" w:lastRowFirstColumn="0" w:lastRowLastColumn="0"/>
              <w:rPr>
                <w:del w:id="1099" w:author="Awet Teka" w:date="2025-09-13T12:40:00Z" w16du:dateUtc="2025-09-13T09:40:00Z"/>
                <w:moveTo w:id="1100" w:author="Awet Teka" w:date="2025-09-13T12:17:00Z" w16du:dateUtc="2025-09-13T09:17:00Z"/>
              </w:rPr>
            </w:pPr>
          </w:p>
        </w:tc>
        <w:tc>
          <w:tcPr>
            <w:tcW w:w="2866" w:type="dxa"/>
          </w:tcPr>
          <w:p w14:paraId="67FB60A2" w14:textId="3260B5DC" w:rsidR="00681F54" w:rsidDel="0092238C" w:rsidRDefault="00681F54">
            <w:pPr>
              <w:jc w:val="center"/>
              <w:cnfStyle w:val="000000000000" w:firstRow="0" w:lastRow="0" w:firstColumn="0" w:lastColumn="0" w:oddVBand="0" w:evenVBand="0" w:oddHBand="0" w:evenHBand="0" w:firstRowFirstColumn="0" w:firstRowLastColumn="0" w:lastRowFirstColumn="0" w:lastRowLastColumn="0"/>
              <w:rPr>
                <w:del w:id="1101" w:author="Awet Teka" w:date="2025-09-13T12:40:00Z" w16du:dateUtc="2025-09-13T09:40:00Z"/>
                <w:moveTo w:id="1102" w:author="Awet Teka" w:date="2025-09-13T12:17:00Z" w16du:dateUtc="2025-09-13T09:17:00Z"/>
              </w:rPr>
              <w:pPrChange w:id="1103" w:author="Awet Teka" w:date="2025-09-13T12:34:00Z" w16du:dateUtc="2025-09-13T09:34:00Z">
                <w:pPr>
                  <w:cnfStyle w:val="000000000000" w:firstRow="0" w:lastRow="0" w:firstColumn="0" w:lastColumn="0" w:oddVBand="0" w:evenVBand="0" w:oddHBand="0" w:evenHBand="0" w:firstRowFirstColumn="0" w:firstRowLastColumn="0" w:lastRowFirstColumn="0" w:lastRowLastColumn="0"/>
                </w:pPr>
              </w:pPrChange>
            </w:pPr>
          </w:p>
        </w:tc>
      </w:tr>
      <w:tr w:rsidR="00681F54" w14:paraId="3982CE66" w14:textId="77777777" w:rsidTr="00AC70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79" w:type="dxa"/>
          </w:tcPr>
          <w:p w14:paraId="58796BBE" w14:textId="77777777" w:rsidR="00681F54" w:rsidRDefault="00681F54" w:rsidP="00AC70D5">
            <w:pPr>
              <w:rPr>
                <w:moveTo w:id="1104" w:author="Awet Teka" w:date="2025-09-13T12:17:00Z" w16du:dateUtc="2025-09-13T09:17:00Z"/>
              </w:rPr>
            </w:pPr>
            <w:proofErr w:type="spellStart"/>
            <w:moveTo w:id="1105" w:author="Awet Teka" w:date="2025-09-13T12:17:00Z" w16du:dateUtc="2025-09-13T09:17:00Z">
              <w:r>
                <w:t>intervention_recommended</w:t>
              </w:r>
              <w:proofErr w:type="spellEnd"/>
            </w:moveTo>
          </w:p>
        </w:tc>
        <w:tc>
          <w:tcPr>
            <w:tcW w:w="2875" w:type="dxa"/>
          </w:tcPr>
          <w:p w14:paraId="45273B74" w14:textId="77777777" w:rsidR="00681F54" w:rsidRDefault="00681F54" w:rsidP="00AC70D5">
            <w:pPr>
              <w:cnfStyle w:val="000000100000" w:firstRow="0" w:lastRow="0" w:firstColumn="0" w:lastColumn="0" w:oddVBand="0" w:evenVBand="0" w:oddHBand="1" w:evenHBand="0" w:firstRowFirstColumn="0" w:firstRowLastColumn="0" w:lastRowFirstColumn="0" w:lastRowLastColumn="0"/>
              <w:rPr>
                <w:moveTo w:id="1106" w:author="Awet Teka" w:date="2025-09-13T12:17:00Z" w16du:dateUtc="2025-09-13T09:17:00Z"/>
              </w:rPr>
            </w:pPr>
            <w:moveTo w:id="1107" w:author="Awet Teka" w:date="2025-09-13T12:17:00Z" w16du:dateUtc="2025-09-13T09:17:00Z">
              <w:r>
                <w:t>TEXT</w:t>
              </w:r>
            </w:moveTo>
          </w:p>
        </w:tc>
        <w:tc>
          <w:tcPr>
            <w:tcW w:w="2866" w:type="dxa"/>
          </w:tcPr>
          <w:p w14:paraId="0D20AC68" w14:textId="77777777" w:rsidR="00681F54" w:rsidRDefault="00681F54" w:rsidP="00AC70D5">
            <w:pPr>
              <w:cnfStyle w:val="000000100000" w:firstRow="0" w:lastRow="0" w:firstColumn="0" w:lastColumn="0" w:oddVBand="0" w:evenVBand="0" w:oddHBand="1" w:evenHBand="0" w:firstRowFirstColumn="0" w:firstRowLastColumn="0" w:lastRowFirstColumn="0" w:lastRowLastColumn="0"/>
              <w:rPr>
                <w:moveTo w:id="1108" w:author="Awet Teka" w:date="2025-09-13T12:17:00Z" w16du:dateUtc="2025-09-13T09:17:00Z"/>
              </w:rPr>
            </w:pPr>
            <w:moveTo w:id="1109" w:author="Awet Teka" w:date="2025-09-13T12:17:00Z" w16du:dateUtc="2025-09-13T09:17:00Z">
              <w:r>
                <w:t>Suggested intervention</w:t>
              </w:r>
            </w:moveTo>
          </w:p>
        </w:tc>
      </w:tr>
    </w:tbl>
    <w:p w14:paraId="6A34F6DE" w14:textId="77777777" w:rsidR="00681F54" w:rsidRPr="00D938D3" w:rsidRDefault="00681F54" w:rsidP="00681F54">
      <w:pPr>
        <w:spacing w:before="240"/>
        <w:rPr>
          <w:moveTo w:id="1110" w:author="Awet Teka" w:date="2025-09-13T12:17:00Z" w16du:dateUtc="2025-09-13T09:17:00Z"/>
          <w:rFonts w:cs="Times New Roman"/>
          <w:b/>
          <w:bCs/>
        </w:rPr>
      </w:pPr>
      <w:moveTo w:id="1111" w:author="Awet Teka" w:date="2025-09-13T12:17:00Z" w16du:dateUtc="2025-09-13T09:17:00Z">
        <w:r w:rsidRPr="00D938D3">
          <w:rPr>
            <w:rFonts w:cs="Times New Roman"/>
            <w:b/>
            <w:bCs/>
          </w:rPr>
          <w:t>Key Points</w:t>
        </w:r>
      </w:moveTo>
    </w:p>
    <w:p w14:paraId="0CEF9E5C" w14:textId="77777777" w:rsidR="00681F54" w:rsidRPr="00D938D3" w:rsidRDefault="00681F54" w:rsidP="00681F54">
      <w:pPr>
        <w:numPr>
          <w:ilvl w:val="0"/>
          <w:numId w:val="22"/>
        </w:numPr>
        <w:spacing w:after="0" w:line="278" w:lineRule="auto"/>
        <w:rPr>
          <w:moveTo w:id="1112" w:author="Awet Teka" w:date="2025-09-13T12:17:00Z" w16du:dateUtc="2025-09-13T09:17:00Z"/>
          <w:rFonts w:cs="Times New Roman"/>
        </w:rPr>
      </w:pPr>
      <w:moveTo w:id="1113" w:author="Awet Teka" w:date="2025-09-13T12:17:00Z" w16du:dateUtc="2025-09-13T09:17:00Z">
        <w:r w:rsidRPr="00D938D3">
          <w:rPr>
            <w:rFonts w:cs="Times New Roman"/>
            <w:b/>
            <w:bCs/>
          </w:rPr>
          <w:t>Drainage and shoulder conditions depend on the</w:t>
        </w:r>
        <w:r>
          <w:rPr>
            <w:rFonts w:cs="Times New Roman"/>
            <w:b/>
            <w:bCs/>
          </w:rPr>
          <w:t xml:space="preserve"> road segment</w:t>
        </w:r>
        <w:r w:rsidRPr="00D938D3">
          <w:rPr>
            <w:rFonts w:cs="Times New Roman"/>
            <w:b/>
            <w:bCs/>
          </w:rPr>
          <w:t xml:space="preserve"> </w:t>
        </w:r>
        <w:r>
          <w:rPr>
            <w:rFonts w:cs="Times New Roman"/>
            <w:b/>
            <w:bCs/>
          </w:rPr>
          <w:t>table</w:t>
        </w:r>
        <w:r w:rsidRPr="00D938D3">
          <w:rPr>
            <w:rFonts w:cs="Times New Roman"/>
            <w:b/>
            <w:bCs/>
          </w:rPr>
          <w:t>:</w:t>
        </w:r>
      </w:moveTo>
    </w:p>
    <w:p w14:paraId="5F9ADEA0" w14:textId="38634BE0" w:rsidR="00681F54" w:rsidRPr="00D938D3" w:rsidRDefault="00681F54" w:rsidP="00681F54">
      <w:pPr>
        <w:numPr>
          <w:ilvl w:val="1"/>
          <w:numId w:val="22"/>
        </w:numPr>
        <w:spacing w:after="0" w:line="278" w:lineRule="auto"/>
        <w:rPr>
          <w:moveTo w:id="1114" w:author="Awet Teka" w:date="2025-09-13T12:17:00Z" w16du:dateUtc="2025-09-13T09:17:00Z"/>
          <w:rFonts w:cs="Times New Roman"/>
        </w:rPr>
      </w:pPr>
      <w:moveTo w:id="1115" w:author="Awet Teka" w:date="2025-09-13T12:17:00Z" w16du:dateUtc="2025-09-13T09:17:00Z">
        <w:r w:rsidRPr="00D938D3">
          <w:rPr>
            <w:rFonts w:cs="Times New Roman"/>
          </w:rPr>
          <w:t xml:space="preserve">Only recorded if the </w:t>
        </w:r>
        <w:del w:id="1116" w:author="Awet Teka" w:date="2025-09-13T12:36:00Z" w16du:dateUtc="2025-09-13T09:36:00Z">
          <w:r w:rsidDel="00B430E5">
            <w:rPr>
              <w:rFonts w:cs="Times New Roman"/>
            </w:rPr>
            <w:delText>segement</w:delText>
          </w:r>
        </w:del>
        <w:ins w:id="1117" w:author="Awet Teka" w:date="2025-09-13T12:36:00Z" w16du:dateUtc="2025-09-13T09:36:00Z">
          <w:r w:rsidR="00B430E5">
            <w:rPr>
              <w:rFonts w:cs="Times New Roman"/>
            </w:rPr>
            <w:t>segment</w:t>
          </w:r>
        </w:ins>
        <w:r w:rsidRPr="00D938D3">
          <w:rPr>
            <w:rFonts w:cs="Times New Roman"/>
          </w:rPr>
          <w:t xml:space="preserve"> exists and the corresponding feature is present.</w:t>
        </w:r>
      </w:moveTo>
    </w:p>
    <w:p w14:paraId="535B8A99" w14:textId="77777777" w:rsidR="00681F54" w:rsidRPr="00D938D3" w:rsidRDefault="00681F54" w:rsidP="00681F54">
      <w:pPr>
        <w:numPr>
          <w:ilvl w:val="0"/>
          <w:numId w:val="22"/>
        </w:numPr>
        <w:spacing w:after="0" w:line="278" w:lineRule="auto"/>
        <w:rPr>
          <w:moveTo w:id="1118" w:author="Awet Teka" w:date="2025-09-13T12:17:00Z" w16du:dateUtc="2025-09-13T09:17:00Z"/>
          <w:rFonts w:cs="Times New Roman"/>
        </w:rPr>
      </w:pPr>
      <w:moveTo w:id="1119" w:author="Awet Teka" w:date="2025-09-13T12:17:00Z" w16du:dateUtc="2025-09-13T09:17:00Z">
        <w:r w:rsidRPr="00D938D3">
          <w:rPr>
            <w:rFonts w:cs="Times New Roman"/>
            <w:b/>
            <w:bCs/>
          </w:rPr>
          <w:t>Surface type and gravel thickness</w:t>
        </w:r>
        <w:r w:rsidRPr="00D938D3">
          <w:rPr>
            <w:rFonts w:cs="Times New Roman"/>
          </w:rPr>
          <w:t xml:space="preserve"> are always recorded.</w:t>
        </w:r>
      </w:moveTo>
    </w:p>
    <w:p w14:paraId="79E0EDB0" w14:textId="77777777" w:rsidR="00681F54" w:rsidRPr="00D938D3" w:rsidRDefault="00681F54" w:rsidP="00681F54">
      <w:pPr>
        <w:numPr>
          <w:ilvl w:val="0"/>
          <w:numId w:val="22"/>
        </w:numPr>
        <w:spacing w:after="0" w:line="278" w:lineRule="auto"/>
        <w:rPr>
          <w:moveTo w:id="1120" w:author="Awet Teka" w:date="2025-09-13T12:17:00Z" w16du:dateUtc="2025-09-13T09:17:00Z"/>
          <w:rFonts w:cs="Times New Roman"/>
        </w:rPr>
      </w:pPr>
      <w:moveTo w:id="1121" w:author="Awet Teka" w:date="2025-09-13T12:17:00Z" w16du:dateUtc="2025-09-13T09:17:00Z">
        <w:r w:rsidRPr="00D938D3">
          <w:rPr>
            <w:rFonts w:cs="Times New Roman"/>
            <w:b/>
            <w:bCs/>
          </w:rPr>
          <w:t>Bottleneck fields</w:t>
        </w:r>
        <w:r w:rsidRPr="00D938D3">
          <w:rPr>
            <w:rFonts w:cs="Times New Roman"/>
          </w:rPr>
          <w:t xml:space="preserve"> are independent but can reference cross-section dimensions.</w:t>
        </w:r>
      </w:moveTo>
    </w:p>
    <w:p w14:paraId="450B7E89" w14:textId="77777777" w:rsidR="00681F54" w:rsidRDefault="00681F54" w:rsidP="00681F54">
      <w:pPr>
        <w:numPr>
          <w:ilvl w:val="0"/>
          <w:numId w:val="22"/>
        </w:numPr>
        <w:spacing w:after="0" w:line="278" w:lineRule="auto"/>
        <w:rPr>
          <w:ins w:id="1122" w:author="Awet Teka" w:date="2025-09-13T12:23:00Z" w16du:dateUtc="2025-09-13T09:23:00Z"/>
          <w:rFonts w:cs="Times New Roman"/>
        </w:rPr>
      </w:pPr>
      <w:proofErr w:type="spellStart"/>
      <w:moveTo w:id="1123" w:author="Awet Teka" w:date="2025-09-13T12:17:00Z" w16du:dateUtc="2025-09-13T09:17:00Z">
        <w:r w:rsidRPr="00D938D3">
          <w:rPr>
            <w:rFonts w:cs="Times New Roman"/>
            <w:b/>
            <w:bCs/>
          </w:rPr>
          <w:t>Length_km</w:t>
        </w:r>
        <w:proofErr w:type="spellEnd"/>
        <w:r w:rsidRPr="00D938D3">
          <w:rPr>
            <w:rFonts w:cs="Times New Roman"/>
          </w:rPr>
          <w:t xml:space="preserve"> is computed from </w:t>
        </w:r>
        <w:proofErr w:type="spellStart"/>
        <w:r w:rsidRPr="00D938D3">
          <w:rPr>
            <w:rFonts w:cs="Times New Roman"/>
          </w:rPr>
          <w:t>end_chainage_km</w:t>
        </w:r>
        <w:proofErr w:type="spellEnd"/>
        <w:r w:rsidRPr="00D938D3">
          <w:rPr>
            <w:rFonts w:cs="Times New Roman"/>
          </w:rPr>
          <w:t xml:space="preserve"> – </w:t>
        </w:r>
        <w:proofErr w:type="spellStart"/>
        <w:r w:rsidRPr="00D938D3">
          <w:rPr>
            <w:rFonts w:cs="Times New Roman"/>
          </w:rPr>
          <w:t>start_chainage_km</w:t>
        </w:r>
      </w:moveTo>
      <w:proofErr w:type="spellEnd"/>
    </w:p>
    <w:p w14:paraId="0A133DAF" w14:textId="32A59A51" w:rsidR="00681F54" w:rsidDel="0092238C" w:rsidRDefault="00681F54">
      <w:pPr>
        <w:rPr>
          <w:del w:id="1124" w:author="Awet Teka" w:date="2025-09-13T12:25:00Z" w16du:dateUtc="2025-09-13T09:25:00Z"/>
        </w:rPr>
      </w:pPr>
    </w:p>
    <w:moveToRangeEnd w:id="1003"/>
    <w:p w14:paraId="27C08249" w14:textId="77777777" w:rsidR="00681F54" w:rsidRDefault="00681F54" w:rsidP="00B430E5">
      <w:pPr>
        <w:pStyle w:val="Heading3"/>
        <w:rPr>
          <w:ins w:id="1125" w:author="Awet Teka" w:date="2025-09-13T12:18:00Z" w16du:dateUtc="2025-09-13T09:18:00Z"/>
        </w:rPr>
      </w:pPr>
      <w:ins w:id="1126" w:author="Awet Teka" w:date="2025-09-13T12:18:00Z" w16du:dateUtc="2025-09-13T09:18:00Z">
        <w:r>
          <w:t>Furniture Condition Survey (Dynamic / Repeatable)</w:t>
        </w:r>
      </w:ins>
    </w:p>
    <w:p w14:paraId="1F52E232" w14:textId="77777777" w:rsidR="00681F54" w:rsidRDefault="00681F54" w:rsidP="00681F54">
      <w:pPr>
        <w:pStyle w:val="NormalWeb"/>
        <w:rPr>
          <w:ins w:id="1127" w:author="Awet Teka" w:date="2025-09-13T12:18:00Z" w16du:dateUtc="2025-09-13T09:18:00Z"/>
        </w:rPr>
      </w:pPr>
      <w:ins w:id="1128" w:author="Awet Teka" w:date="2025-09-13T12:18:00Z" w16du:dateUtc="2025-09-13T09:18:00Z">
        <w:r>
          <w:t>Captures condition state of road furniture at survey time.</w:t>
        </w:r>
      </w:ins>
    </w:p>
    <w:tbl>
      <w:tblPr>
        <w:tblStyle w:val="ListTable3"/>
        <w:tblW w:w="0" w:type="auto"/>
        <w:tblLook w:val="04A0" w:firstRow="1" w:lastRow="0" w:firstColumn="1" w:lastColumn="0" w:noHBand="0" w:noVBand="1"/>
        <w:tblPrChange w:id="1129" w:author="Awet Teka" w:date="2025-09-13T12:18:00Z" w16du:dateUtc="2025-09-13T09:18:00Z">
          <w:tblPr>
            <w:tblW w:w="0" w:type="auto"/>
            <w:tblCellSpacing w:w="15" w:type="dxa"/>
            <w:tblCellMar>
              <w:top w:w="15" w:type="dxa"/>
              <w:left w:w="15" w:type="dxa"/>
              <w:bottom w:w="15" w:type="dxa"/>
              <w:right w:w="15" w:type="dxa"/>
            </w:tblCellMar>
            <w:tblLook w:val="04A0" w:firstRow="1" w:lastRow="0" w:firstColumn="1" w:lastColumn="0" w:noHBand="0" w:noVBand="1"/>
          </w:tblPr>
        </w:tblPrChange>
      </w:tblPr>
      <w:tblGrid>
        <w:gridCol w:w="2111"/>
        <w:gridCol w:w="3125"/>
        <w:gridCol w:w="2813"/>
        <w:tblGridChange w:id="1130">
          <w:tblGrid>
            <w:gridCol w:w="5"/>
            <w:gridCol w:w="1818"/>
            <w:gridCol w:w="293"/>
            <w:gridCol w:w="2676"/>
            <w:gridCol w:w="449"/>
            <w:gridCol w:w="2223"/>
            <w:gridCol w:w="590"/>
          </w:tblGrid>
        </w:tblGridChange>
      </w:tblGrid>
      <w:tr w:rsidR="00681F54" w:rsidRPr="00681F54" w14:paraId="3C6F7DA3" w14:textId="77777777" w:rsidTr="00681F54">
        <w:trPr>
          <w:cnfStyle w:val="100000000000" w:firstRow="1" w:lastRow="0" w:firstColumn="0" w:lastColumn="0" w:oddVBand="0" w:evenVBand="0" w:oddHBand="0" w:evenHBand="0" w:firstRowFirstColumn="0" w:firstRowLastColumn="0" w:lastRowFirstColumn="0" w:lastRowLastColumn="0"/>
          <w:ins w:id="1131" w:author="Awet Teka" w:date="2025-09-13T12:18:00Z"/>
          <w:trPrChange w:id="1132" w:author="Awet Teka" w:date="2025-09-13T12:18:00Z" w16du:dateUtc="2025-09-13T09:18:00Z">
            <w:trPr>
              <w:gridAfter w:val="0"/>
              <w:tblHeader/>
              <w:tblCellSpacing w:w="15" w:type="dxa"/>
            </w:trPr>
          </w:trPrChange>
        </w:trPr>
        <w:tc>
          <w:tcPr>
            <w:cnfStyle w:val="001000000100" w:firstRow="0" w:lastRow="0" w:firstColumn="1" w:lastColumn="0" w:oddVBand="0" w:evenVBand="0" w:oddHBand="0" w:evenHBand="0" w:firstRowFirstColumn="1" w:firstRowLastColumn="0" w:lastRowFirstColumn="0" w:lastRowLastColumn="0"/>
            <w:tcW w:w="0" w:type="auto"/>
            <w:hideMark/>
            <w:tcPrChange w:id="1133" w:author="Awet Teka" w:date="2025-09-13T12:18:00Z" w16du:dateUtc="2025-09-13T09:18:00Z">
              <w:tcPr>
                <w:tcW w:w="0" w:type="auto"/>
                <w:gridSpan w:val="2"/>
                <w:vAlign w:val="center"/>
                <w:hideMark/>
              </w:tcPr>
            </w:tcPrChange>
          </w:tcPr>
          <w:p w14:paraId="1F1B6793" w14:textId="77777777" w:rsidR="00681F54" w:rsidRPr="00681F54" w:rsidRDefault="00681F54">
            <w:pPr>
              <w:spacing w:line="276" w:lineRule="auto"/>
              <w:cnfStyle w:val="101000000100" w:firstRow="1" w:lastRow="0" w:firstColumn="1" w:lastColumn="0" w:oddVBand="0" w:evenVBand="0" w:oddHBand="0" w:evenHBand="0" w:firstRowFirstColumn="1" w:firstRowLastColumn="0" w:lastRowFirstColumn="0" w:lastRowLastColumn="0"/>
              <w:rPr>
                <w:ins w:id="1134" w:author="Awet Teka" w:date="2025-09-13T12:18:00Z"/>
              </w:rPr>
              <w:pPrChange w:id="1135" w:author="Awet Teka" w:date="2025-09-13T12:18:00Z" w16du:dateUtc="2025-09-13T09:18:00Z">
                <w:pPr>
                  <w:spacing w:after="200" w:line="276" w:lineRule="auto"/>
                  <w:cnfStyle w:val="101000000100" w:firstRow="1" w:lastRow="0" w:firstColumn="1" w:lastColumn="0" w:oddVBand="0" w:evenVBand="0" w:oddHBand="0" w:evenHBand="0" w:firstRowFirstColumn="1" w:firstRowLastColumn="0" w:lastRowFirstColumn="0" w:lastRowLastColumn="0"/>
                </w:pPr>
              </w:pPrChange>
            </w:pPr>
            <w:ins w:id="1136" w:author="Awet Teka" w:date="2025-09-13T12:18:00Z">
              <w:r w:rsidRPr="00681F54">
                <w:t>Field</w:t>
              </w:r>
            </w:ins>
          </w:p>
        </w:tc>
        <w:tc>
          <w:tcPr>
            <w:tcW w:w="0" w:type="auto"/>
            <w:hideMark/>
            <w:tcPrChange w:id="1137" w:author="Awet Teka" w:date="2025-09-13T12:18:00Z" w16du:dateUtc="2025-09-13T09:18:00Z">
              <w:tcPr>
                <w:tcW w:w="0" w:type="auto"/>
                <w:gridSpan w:val="2"/>
                <w:vAlign w:val="center"/>
                <w:hideMark/>
              </w:tcPr>
            </w:tcPrChange>
          </w:tcPr>
          <w:p w14:paraId="79613E87" w14:textId="77777777" w:rsidR="00681F54" w:rsidRPr="00681F54" w:rsidRDefault="00681F54">
            <w:pPr>
              <w:spacing w:line="276" w:lineRule="auto"/>
              <w:cnfStyle w:val="100000000000" w:firstRow="1" w:lastRow="0" w:firstColumn="0" w:lastColumn="0" w:oddVBand="0" w:evenVBand="0" w:oddHBand="0" w:evenHBand="0" w:firstRowFirstColumn="0" w:firstRowLastColumn="0" w:lastRowFirstColumn="0" w:lastRowLastColumn="0"/>
              <w:rPr>
                <w:ins w:id="1138" w:author="Awet Teka" w:date="2025-09-13T12:18:00Z"/>
              </w:rPr>
              <w:pPrChange w:id="1139" w:author="Awet Teka" w:date="2025-09-13T12:18:00Z" w16du:dateUtc="2025-09-13T09:18:00Z">
                <w:pPr>
                  <w:spacing w:after="200" w:line="276" w:lineRule="auto"/>
                  <w:cnfStyle w:val="100000000000" w:firstRow="1" w:lastRow="0" w:firstColumn="0" w:lastColumn="0" w:oddVBand="0" w:evenVBand="0" w:oddHBand="0" w:evenHBand="0" w:firstRowFirstColumn="0" w:firstRowLastColumn="0" w:lastRowFirstColumn="0" w:lastRowLastColumn="0"/>
                </w:pPr>
              </w:pPrChange>
            </w:pPr>
            <w:ins w:id="1140" w:author="Awet Teka" w:date="2025-09-13T12:18:00Z">
              <w:r w:rsidRPr="00681F54">
                <w:t>Type</w:t>
              </w:r>
            </w:ins>
          </w:p>
        </w:tc>
        <w:tc>
          <w:tcPr>
            <w:tcW w:w="0" w:type="auto"/>
            <w:hideMark/>
            <w:tcPrChange w:id="1141" w:author="Awet Teka" w:date="2025-09-13T12:18:00Z" w16du:dateUtc="2025-09-13T09:18:00Z">
              <w:tcPr>
                <w:tcW w:w="0" w:type="auto"/>
                <w:gridSpan w:val="2"/>
                <w:vAlign w:val="center"/>
                <w:hideMark/>
              </w:tcPr>
            </w:tcPrChange>
          </w:tcPr>
          <w:p w14:paraId="22A8AFDD" w14:textId="77777777" w:rsidR="00681F54" w:rsidRPr="00681F54" w:rsidRDefault="00681F54">
            <w:pPr>
              <w:spacing w:line="276" w:lineRule="auto"/>
              <w:cnfStyle w:val="100000000000" w:firstRow="1" w:lastRow="0" w:firstColumn="0" w:lastColumn="0" w:oddVBand="0" w:evenVBand="0" w:oddHBand="0" w:evenHBand="0" w:firstRowFirstColumn="0" w:firstRowLastColumn="0" w:lastRowFirstColumn="0" w:lastRowLastColumn="0"/>
              <w:rPr>
                <w:ins w:id="1142" w:author="Awet Teka" w:date="2025-09-13T12:18:00Z"/>
              </w:rPr>
              <w:pPrChange w:id="1143" w:author="Awet Teka" w:date="2025-09-13T12:18:00Z" w16du:dateUtc="2025-09-13T09:18:00Z">
                <w:pPr>
                  <w:spacing w:after="200" w:line="276" w:lineRule="auto"/>
                  <w:cnfStyle w:val="100000000000" w:firstRow="1" w:lastRow="0" w:firstColumn="0" w:lastColumn="0" w:oddVBand="0" w:evenVBand="0" w:oddHBand="0" w:evenHBand="0" w:firstRowFirstColumn="0" w:firstRowLastColumn="0" w:lastRowFirstColumn="0" w:lastRowLastColumn="0"/>
                </w:pPr>
              </w:pPrChange>
            </w:pPr>
            <w:ins w:id="1144" w:author="Awet Teka" w:date="2025-09-13T12:18:00Z">
              <w:r w:rsidRPr="00681F54">
                <w:t>Description</w:t>
              </w:r>
            </w:ins>
          </w:p>
        </w:tc>
      </w:tr>
      <w:tr w:rsidR="00681F54" w:rsidRPr="00681F54" w14:paraId="23475568" w14:textId="77777777" w:rsidTr="00681F54">
        <w:trPr>
          <w:cnfStyle w:val="000000100000" w:firstRow="0" w:lastRow="0" w:firstColumn="0" w:lastColumn="0" w:oddVBand="0" w:evenVBand="0" w:oddHBand="1" w:evenHBand="0" w:firstRowFirstColumn="0" w:firstRowLastColumn="0" w:lastRowFirstColumn="0" w:lastRowLastColumn="0"/>
          <w:ins w:id="1145" w:author="Awet Teka" w:date="2025-09-13T12:18:00Z"/>
          <w:trPrChange w:id="1146" w:author="Awet Teka" w:date="2025-09-13T12:18:00Z" w16du:dateUtc="2025-09-13T09:18:00Z">
            <w:trPr>
              <w:gridAfter w:val="0"/>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1147" w:author="Awet Teka" w:date="2025-09-13T12:18:00Z" w16du:dateUtc="2025-09-13T09:18:00Z">
              <w:tcPr>
                <w:tcW w:w="0" w:type="auto"/>
                <w:gridSpan w:val="2"/>
                <w:vAlign w:val="center"/>
                <w:hideMark/>
              </w:tcPr>
            </w:tcPrChange>
          </w:tcPr>
          <w:p w14:paraId="1C33B394" w14:textId="77777777" w:rsidR="00681F54" w:rsidRPr="00681F54" w:rsidRDefault="00681F54">
            <w:pPr>
              <w:spacing w:line="276" w:lineRule="auto"/>
              <w:cnfStyle w:val="001000100000" w:firstRow="0" w:lastRow="0" w:firstColumn="1" w:lastColumn="0" w:oddVBand="0" w:evenVBand="0" w:oddHBand="1" w:evenHBand="0" w:firstRowFirstColumn="0" w:firstRowLastColumn="0" w:lastRowFirstColumn="0" w:lastRowLastColumn="0"/>
              <w:rPr>
                <w:ins w:id="1148" w:author="Awet Teka" w:date="2025-09-13T12:18:00Z"/>
              </w:rPr>
              <w:pPrChange w:id="1149" w:author="Awet Teka" w:date="2025-09-13T12:18:00Z" w16du:dateUtc="2025-09-13T09:18:00Z">
                <w:pPr>
                  <w:spacing w:after="200" w:line="276" w:lineRule="auto"/>
                  <w:cnfStyle w:val="001000100000" w:firstRow="0" w:lastRow="0" w:firstColumn="1" w:lastColumn="0" w:oddVBand="0" w:evenVBand="0" w:oddHBand="1" w:evenHBand="0" w:firstRowFirstColumn="0" w:firstRowLastColumn="0" w:lastRowFirstColumn="0" w:lastRowLastColumn="0"/>
                </w:pPr>
              </w:pPrChange>
            </w:pPr>
            <w:proofErr w:type="spellStart"/>
            <w:ins w:id="1150" w:author="Awet Teka" w:date="2025-09-13T12:18:00Z">
              <w:r w:rsidRPr="00681F54">
                <w:t>furniture_survey_id</w:t>
              </w:r>
              <w:proofErr w:type="spellEnd"/>
            </w:ins>
          </w:p>
        </w:tc>
        <w:tc>
          <w:tcPr>
            <w:tcW w:w="0" w:type="auto"/>
            <w:hideMark/>
            <w:tcPrChange w:id="1151" w:author="Awet Teka" w:date="2025-09-13T12:18:00Z" w16du:dateUtc="2025-09-13T09:18:00Z">
              <w:tcPr>
                <w:tcW w:w="0" w:type="auto"/>
                <w:gridSpan w:val="2"/>
                <w:vAlign w:val="center"/>
                <w:hideMark/>
              </w:tcPr>
            </w:tcPrChange>
          </w:tcPr>
          <w:p w14:paraId="067CF4AF" w14:textId="77777777" w:rsidR="00681F54" w:rsidRPr="00681F54" w:rsidRDefault="00681F54">
            <w:pPr>
              <w:spacing w:line="276" w:lineRule="auto"/>
              <w:cnfStyle w:val="000000100000" w:firstRow="0" w:lastRow="0" w:firstColumn="0" w:lastColumn="0" w:oddVBand="0" w:evenVBand="0" w:oddHBand="1" w:evenHBand="0" w:firstRowFirstColumn="0" w:firstRowLastColumn="0" w:lastRowFirstColumn="0" w:lastRowLastColumn="0"/>
              <w:rPr>
                <w:ins w:id="1152" w:author="Awet Teka" w:date="2025-09-13T12:18:00Z"/>
              </w:rPr>
              <w:pPrChange w:id="1153" w:author="Awet Teka" w:date="2025-09-13T12:18:00Z" w16du:dateUtc="2025-09-13T09:18: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1154" w:author="Awet Teka" w:date="2025-09-13T12:18:00Z">
              <w:r w:rsidRPr="00681F54">
                <w:t>BIGSERIAL (PK)</w:t>
              </w:r>
            </w:ins>
          </w:p>
        </w:tc>
        <w:tc>
          <w:tcPr>
            <w:tcW w:w="0" w:type="auto"/>
            <w:hideMark/>
            <w:tcPrChange w:id="1155" w:author="Awet Teka" w:date="2025-09-13T12:18:00Z" w16du:dateUtc="2025-09-13T09:18:00Z">
              <w:tcPr>
                <w:tcW w:w="0" w:type="auto"/>
                <w:gridSpan w:val="2"/>
                <w:vAlign w:val="center"/>
                <w:hideMark/>
              </w:tcPr>
            </w:tcPrChange>
          </w:tcPr>
          <w:p w14:paraId="02C38EBB" w14:textId="77777777" w:rsidR="00681F54" w:rsidRPr="00681F54" w:rsidRDefault="00681F54">
            <w:pPr>
              <w:spacing w:line="276" w:lineRule="auto"/>
              <w:cnfStyle w:val="000000100000" w:firstRow="0" w:lastRow="0" w:firstColumn="0" w:lastColumn="0" w:oddVBand="0" w:evenVBand="0" w:oddHBand="1" w:evenHBand="0" w:firstRowFirstColumn="0" w:firstRowLastColumn="0" w:lastRowFirstColumn="0" w:lastRowLastColumn="0"/>
              <w:rPr>
                <w:ins w:id="1156" w:author="Awet Teka" w:date="2025-09-13T12:18:00Z"/>
              </w:rPr>
              <w:pPrChange w:id="1157" w:author="Awet Teka" w:date="2025-09-13T12:18:00Z" w16du:dateUtc="2025-09-13T09:18: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1158" w:author="Awet Teka" w:date="2025-09-13T12:18:00Z">
              <w:r w:rsidRPr="00681F54">
                <w:t>Unique survey record</w:t>
              </w:r>
            </w:ins>
          </w:p>
        </w:tc>
      </w:tr>
      <w:tr w:rsidR="00681F54" w:rsidRPr="00681F54" w14:paraId="68D3C360" w14:textId="77777777" w:rsidTr="00681F54">
        <w:trPr>
          <w:ins w:id="1159" w:author="Awet Teka" w:date="2025-09-13T12:18:00Z"/>
          <w:trPrChange w:id="1160" w:author="Awet Teka" w:date="2025-09-13T12:18:00Z" w16du:dateUtc="2025-09-13T09:18:00Z">
            <w:trPr>
              <w:gridAfter w:val="0"/>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1161" w:author="Awet Teka" w:date="2025-09-13T12:18:00Z" w16du:dateUtc="2025-09-13T09:18:00Z">
              <w:tcPr>
                <w:tcW w:w="0" w:type="auto"/>
                <w:gridSpan w:val="2"/>
                <w:vAlign w:val="center"/>
                <w:hideMark/>
              </w:tcPr>
            </w:tcPrChange>
          </w:tcPr>
          <w:p w14:paraId="02A4367A" w14:textId="77777777" w:rsidR="00681F54" w:rsidRPr="00681F54" w:rsidRDefault="00681F54">
            <w:pPr>
              <w:spacing w:line="276" w:lineRule="auto"/>
              <w:rPr>
                <w:ins w:id="1162" w:author="Awet Teka" w:date="2025-09-13T12:18:00Z"/>
              </w:rPr>
              <w:pPrChange w:id="1163" w:author="Awet Teka" w:date="2025-09-13T12:18:00Z" w16du:dateUtc="2025-09-13T09:18:00Z">
                <w:pPr>
                  <w:spacing w:after="200" w:line="276" w:lineRule="auto"/>
                </w:pPr>
              </w:pPrChange>
            </w:pPr>
            <w:proofErr w:type="spellStart"/>
            <w:ins w:id="1164" w:author="Awet Teka" w:date="2025-09-13T12:18:00Z">
              <w:r w:rsidRPr="00681F54">
                <w:t>furniture_id</w:t>
              </w:r>
              <w:proofErr w:type="spellEnd"/>
            </w:ins>
          </w:p>
        </w:tc>
        <w:tc>
          <w:tcPr>
            <w:tcW w:w="0" w:type="auto"/>
            <w:hideMark/>
            <w:tcPrChange w:id="1165" w:author="Awet Teka" w:date="2025-09-13T12:18:00Z" w16du:dateUtc="2025-09-13T09:18:00Z">
              <w:tcPr>
                <w:tcW w:w="0" w:type="auto"/>
                <w:gridSpan w:val="2"/>
                <w:vAlign w:val="center"/>
                <w:hideMark/>
              </w:tcPr>
            </w:tcPrChange>
          </w:tcPr>
          <w:p w14:paraId="70CA9992" w14:textId="77777777" w:rsidR="00681F54" w:rsidRPr="00681F54" w:rsidRDefault="00681F54">
            <w:pPr>
              <w:spacing w:line="276" w:lineRule="auto"/>
              <w:cnfStyle w:val="000000000000" w:firstRow="0" w:lastRow="0" w:firstColumn="0" w:lastColumn="0" w:oddVBand="0" w:evenVBand="0" w:oddHBand="0" w:evenHBand="0" w:firstRowFirstColumn="0" w:firstRowLastColumn="0" w:lastRowFirstColumn="0" w:lastRowLastColumn="0"/>
              <w:rPr>
                <w:ins w:id="1166" w:author="Awet Teka" w:date="2025-09-13T12:18:00Z"/>
              </w:rPr>
              <w:pPrChange w:id="1167" w:author="Awet Teka" w:date="2025-09-13T12:18:00Z" w16du:dateUtc="2025-09-13T09:18:00Z">
                <w:pPr>
                  <w:spacing w:after="200" w:line="276" w:lineRule="auto"/>
                  <w:cnfStyle w:val="000000000000" w:firstRow="0" w:lastRow="0" w:firstColumn="0" w:lastColumn="0" w:oddVBand="0" w:evenVBand="0" w:oddHBand="0" w:evenHBand="0" w:firstRowFirstColumn="0" w:firstRowLastColumn="0" w:lastRowFirstColumn="0" w:lastRowLastColumn="0"/>
                </w:pPr>
              </w:pPrChange>
            </w:pPr>
            <w:ins w:id="1168" w:author="Awet Teka" w:date="2025-09-13T12:18:00Z">
              <w:r w:rsidRPr="00681F54">
                <w:t xml:space="preserve">INT, FK → </w:t>
              </w:r>
              <w:proofErr w:type="spellStart"/>
              <w:r w:rsidRPr="00681F54">
                <w:t>furniture_inventory</w:t>
              </w:r>
              <w:proofErr w:type="spellEnd"/>
            </w:ins>
          </w:p>
        </w:tc>
        <w:tc>
          <w:tcPr>
            <w:tcW w:w="0" w:type="auto"/>
            <w:hideMark/>
            <w:tcPrChange w:id="1169" w:author="Awet Teka" w:date="2025-09-13T12:18:00Z" w16du:dateUtc="2025-09-13T09:18:00Z">
              <w:tcPr>
                <w:tcW w:w="0" w:type="auto"/>
                <w:gridSpan w:val="2"/>
                <w:vAlign w:val="center"/>
                <w:hideMark/>
              </w:tcPr>
            </w:tcPrChange>
          </w:tcPr>
          <w:p w14:paraId="2772592C" w14:textId="77777777" w:rsidR="00681F54" w:rsidRPr="00681F54" w:rsidRDefault="00681F54">
            <w:pPr>
              <w:spacing w:line="276" w:lineRule="auto"/>
              <w:cnfStyle w:val="000000000000" w:firstRow="0" w:lastRow="0" w:firstColumn="0" w:lastColumn="0" w:oddVBand="0" w:evenVBand="0" w:oddHBand="0" w:evenHBand="0" w:firstRowFirstColumn="0" w:firstRowLastColumn="0" w:lastRowFirstColumn="0" w:lastRowLastColumn="0"/>
              <w:rPr>
                <w:ins w:id="1170" w:author="Awet Teka" w:date="2025-09-13T12:18:00Z"/>
              </w:rPr>
              <w:pPrChange w:id="1171" w:author="Awet Teka" w:date="2025-09-13T12:18:00Z" w16du:dateUtc="2025-09-13T09:18:00Z">
                <w:pPr>
                  <w:spacing w:after="200" w:line="276" w:lineRule="auto"/>
                  <w:cnfStyle w:val="000000000000" w:firstRow="0" w:lastRow="0" w:firstColumn="0" w:lastColumn="0" w:oddVBand="0" w:evenVBand="0" w:oddHBand="0" w:evenHBand="0" w:firstRowFirstColumn="0" w:firstRowLastColumn="0" w:lastRowFirstColumn="0" w:lastRowLastColumn="0"/>
                </w:pPr>
              </w:pPrChange>
            </w:pPr>
            <w:ins w:id="1172" w:author="Awet Teka" w:date="2025-09-13T12:18:00Z">
              <w:r w:rsidRPr="00681F54">
                <w:t>Parent furniture</w:t>
              </w:r>
            </w:ins>
          </w:p>
        </w:tc>
      </w:tr>
      <w:tr w:rsidR="00681F54" w:rsidRPr="00681F54" w14:paraId="4531D2FC" w14:textId="77777777" w:rsidTr="00681F54">
        <w:trPr>
          <w:cnfStyle w:val="000000100000" w:firstRow="0" w:lastRow="0" w:firstColumn="0" w:lastColumn="0" w:oddVBand="0" w:evenVBand="0" w:oddHBand="1" w:evenHBand="0" w:firstRowFirstColumn="0" w:firstRowLastColumn="0" w:lastRowFirstColumn="0" w:lastRowLastColumn="0"/>
          <w:ins w:id="1173" w:author="Awet Teka" w:date="2025-09-13T12:18:00Z"/>
          <w:trPrChange w:id="1174" w:author="Awet Teka" w:date="2025-09-13T12:18:00Z" w16du:dateUtc="2025-09-13T09:18:00Z">
            <w:trPr>
              <w:gridAfter w:val="0"/>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1175" w:author="Awet Teka" w:date="2025-09-13T12:18:00Z" w16du:dateUtc="2025-09-13T09:18:00Z">
              <w:tcPr>
                <w:tcW w:w="0" w:type="auto"/>
                <w:gridSpan w:val="2"/>
                <w:vAlign w:val="center"/>
                <w:hideMark/>
              </w:tcPr>
            </w:tcPrChange>
          </w:tcPr>
          <w:p w14:paraId="1EFB2447" w14:textId="77777777" w:rsidR="00681F54" w:rsidRPr="00681F54" w:rsidRDefault="00681F54">
            <w:pPr>
              <w:spacing w:line="276" w:lineRule="auto"/>
              <w:cnfStyle w:val="001000100000" w:firstRow="0" w:lastRow="0" w:firstColumn="1" w:lastColumn="0" w:oddVBand="0" w:evenVBand="0" w:oddHBand="1" w:evenHBand="0" w:firstRowFirstColumn="0" w:firstRowLastColumn="0" w:lastRowFirstColumn="0" w:lastRowLastColumn="0"/>
              <w:rPr>
                <w:ins w:id="1176" w:author="Awet Teka" w:date="2025-09-13T12:18:00Z"/>
              </w:rPr>
              <w:pPrChange w:id="1177" w:author="Awet Teka" w:date="2025-09-13T12:18:00Z" w16du:dateUtc="2025-09-13T09:18:00Z">
                <w:pPr>
                  <w:spacing w:after="200" w:line="276" w:lineRule="auto"/>
                  <w:cnfStyle w:val="001000100000" w:firstRow="0" w:lastRow="0" w:firstColumn="1" w:lastColumn="0" w:oddVBand="0" w:evenVBand="0" w:oddHBand="1" w:evenHBand="0" w:firstRowFirstColumn="0" w:firstRowLastColumn="0" w:lastRowFirstColumn="0" w:lastRowLastColumn="0"/>
                </w:pPr>
              </w:pPrChange>
            </w:pPr>
            <w:proofErr w:type="spellStart"/>
            <w:ins w:id="1178" w:author="Awet Teka" w:date="2025-09-13T12:18:00Z">
              <w:r w:rsidRPr="00681F54">
                <w:t>survey_year</w:t>
              </w:r>
              <w:proofErr w:type="spellEnd"/>
            </w:ins>
          </w:p>
        </w:tc>
        <w:tc>
          <w:tcPr>
            <w:tcW w:w="0" w:type="auto"/>
            <w:hideMark/>
            <w:tcPrChange w:id="1179" w:author="Awet Teka" w:date="2025-09-13T12:18:00Z" w16du:dateUtc="2025-09-13T09:18:00Z">
              <w:tcPr>
                <w:tcW w:w="0" w:type="auto"/>
                <w:gridSpan w:val="2"/>
                <w:vAlign w:val="center"/>
                <w:hideMark/>
              </w:tcPr>
            </w:tcPrChange>
          </w:tcPr>
          <w:p w14:paraId="23AB6893" w14:textId="77777777" w:rsidR="00681F54" w:rsidRPr="00681F54" w:rsidRDefault="00681F54">
            <w:pPr>
              <w:spacing w:line="276" w:lineRule="auto"/>
              <w:cnfStyle w:val="000000100000" w:firstRow="0" w:lastRow="0" w:firstColumn="0" w:lastColumn="0" w:oddVBand="0" w:evenVBand="0" w:oddHBand="1" w:evenHBand="0" w:firstRowFirstColumn="0" w:firstRowLastColumn="0" w:lastRowFirstColumn="0" w:lastRowLastColumn="0"/>
              <w:rPr>
                <w:ins w:id="1180" w:author="Awet Teka" w:date="2025-09-13T12:18:00Z"/>
              </w:rPr>
              <w:pPrChange w:id="1181" w:author="Awet Teka" w:date="2025-09-13T12:18:00Z" w16du:dateUtc="2025-09-13T09:18: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1182" w:author="Awet Teka" w:date="2025-09-13T12:18:00Z">
              <w:r w:rsidRPr="00681F54">
                <w:t>INT</w:t>
              </w:r>
            </w:ins>
          </w:p>
        </w:tc>
        <w:tc>
          <w:tcPr>
            <w:tcW w:w="0" w:type="auto"/>
            <w:hideMark/>
            <w:tcPrChange w:id="1183" w:author="Awet Teka" w:date="2025-09-13T12:18:00Z" w16du:dateUtc="2025-09-13T09:18:00Z">
              <w:tcPr>
                <w:tcW w:w="0" w:type="auto"/>
                <w:gridSpan w:val="2"/>
                <w:vAlign w:val="center"/>
                <w:hideMark/>
              </w:tcPr>
            </w:tcPrChange>
          </w:tcPr>
          <w:p w14:paraId="01D78C66" w14:textId="77777777" w:rsidR="00681F54" w:rsidRPr="00681F54" w:rsidRDefault="00681F54">
            <w:pPr>
              <w:spacing w:line="276" w:lineRule="auto"/>
              <w:cnfStyle w:val="000000100000" w:firstRow="0" w:lastRow="0" w:firstColumn="0" w:lastColumn="0" w:oddVBand="0" w:evenVBand="0" w:oddHBand="1" w:evenHBand="0" w:firstRowFirstColumn="0" w:firstRowLastColumn="0" w:lastRowFirstColumn="0" w:lastRowLastColumn="0"/>
              <w:rPr>
                <w:ins w:id="1184" w:author="Awet Teka" w:date="2025-09-13T12:18:00Z"/>
              </w:rPr>
              <w:pPrChange w:id="1185" w:author="Awet Teka" w:date="2025-09-13T12:18:00Z" w16du:dateUtc="2025-09-13T09:18: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1186" w:author="Awet Teka" w:date="2025-09-13T12:18:00Z">
              <w:r w:rsidRPr="00681F54">
                <w:t>Year of survey</w:t>
              </w:r>
            </w:ins>
          </w:p>
        </w:tc>
      </w:tr>
      <w:tr w:rsidR="00681F54" w:rsidRPr="00681F54" w14:paraId="151788DC" w14:textId="77777777" w:rsidTr="00681F54">
        <w:trPr>
          <w:ins w:id="1187" w:author="Awet Teka" w:date="2025-09-13T12:18:00Z"/>
          <w:trPrChange w:id="1188" w:author="Awet Teka" w:date="2025-09-13T12:18:00Z" w16du:dateUtc="2025-09-13T09:18:00Z">
            <w:trPr>
              <w:gridAfter w:val="0"/>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1189" w:author="Awet Teka" w:date="2025-09-13T12:18:00Z" w16du:dateUtc="2025-09-13T09:18:00Z">
              <w:tcPr>
                <w:tcW w:w="0" w:type="auto"/>
                <w:gridSpan w:val="2"/>
                <w:vAlign w:val="center"/>
                <w:hideMark/>
              </w:tcPr>
            </w:tcPrChange>
          </w:tcPr>
          <w:p w14:paraId="2377F4A7" w14:textId="77777777" w:rsidR="00681F54" w:rsidRPr="00681F54" w:rsidRDefault="00681F54">
            <w:pPr>
              <w:spacing w:line="276" w:lineRule="auto"/>
              <w:rPr>
                <w:ins w:id="1190" w:author="Awet Teka" w:date="2025-09-13T12:18:00Z"/>
              </w:rPr>
              <w:pPrChange w:id="1191" w:author="Awet Teka" w:date="2025-09-13T12:18:00Z" w16du:dateUtc="2025-09-13T09:18:00Z">
                <w:pPr>
                  <w:spacing w:after="200" w:line="276" w:lineRule="auto"/>
                </w:pPr>
              </w:pPrChange>
            </w:pPr>
            <w:proofErr w:type="spellStart"/>
            <w:ins w:id="1192" w:author="Awet Teka" w:date="2025-09-13T12:18:00Z">
              <w:r w:rsidRPr="00681F54">
                <w:t>condition_rating_id</w:t>
              </w:r>
              <w:proofErr w:type="spellEnd"/>
            </w:ins>
          </w:p>
        </w:tc>
        <w:tc>
          <w:tcPr>
            <w:tcW w:w="0" w:type="auto"/>
            <w:hideMark/>
            <w:tcPrChange w:id="1193" w:author="Awet Teka" w:date="2025-09-13T12:18:00Z" w16du:dateUtc="2025-09-13T09:18:00Z">
              <w:tcPr>
                <w:tcW w:w="0" w:type="auto"/>
                <w:gridSpan w:val="2"/>
                <w:vAlign w:val="center"/>
                <w:hideMark/>
              </w:tcPr>
            </w:tcPrChange>
          </w:tcPr>
          <w:p w14:paraId="4BF172C0" w14:textId="77777777" w:rsidR="00681F54" w:rsidRPr="00681F54" w:rsidRDefault="00681F54">
            <w:pPr>
              <w:spacing w:line="276" w:lineRule="auto"/>
              <w:cnfStyle w:val="000000000000" w:firstRow="0" w:lastRow="0" w:firstColumn="0" w:lastColumn="0" w:oddVBand="0" w:evenVBand="0" w:oddHBand="0" w:evenHBand="0" w:firstRowFirstColumn="0" w:firstRowLastColumn="0" w:lastRowFirstColumn="0" w:lastRowLastColumn="0"/>
              <w:rPr>
                <w:ins w:id="1194" w:author="Awet Teka" w:date="2025-09-13T12:18:00Z"/>
              </w:rPr>
              <w:pPrChange w:id="1195" w:author="Awet Teka" w:date="2025-09-13T12:18:00Z" w16du:dateUtc="2025-09-13T09:18:00Z">
                <w:pPr>
                  <w:spacing w:after="200" w:line="276" w:lineRule="auto"/>
                  <w:cnfStyle w:val="000000000000" w:firstRow="0" w:lastRow="0" w:firstColumn="0" w:lastColumn="0" w:oddVBand="0" w:evenVBand="0" w:oddHBand="0" w:evenHBand="0" w:firstRowFirstColumn="0" w:firstRowLastColumn="0" w:lastRowFirstColumn="0" w:lastRowLastColumn="0"/>
                </w:pPr>
              </w:pPrChange>
            </w:pPr>
            <w:ins w:id="1196" w:author="Awet Teka" w:date="2025-09-13T12:18:00Z">
              <w:r w:rsidRPr="00681F54">
                <w:t xml:space="preserve">INT, FK → </w:t>
              </w:r>
              <w:proofErr w:type="spellStart"/>
              <w:r w:rsidRPr="00681F54">
                <w:t>condition_rating</w:t>
              </w:r>
              <w:proofErr w:type="spellEnd"/>
            </w:ins>
          </w:p>
        </w:tc>
        <w:tc>
          <w:tcPr>
            <w:tcW w:w="0" w:type="auto"/>
            <w:hideMark/>
            <w:tcPrChange w:id="1197" w:author="Awet Teka" w:date="2025-09-13T12:18:00Z" w16du:dateUtc="2025-09-13T09:18:00Z">
              <w:tcPr>
                <w:tcW w:w="0" w:type="auto"/>
                <w:gridSpan w:val="2"/>
                <w:vAlign w:val="center"/>
                <w:hideMark/>
              </w:tcPr>
            </w:tcPrChange>
          </w:tcPr>
          <w:p w14:paraId="08CBFF8D" w14:textId="77777777" w:rsidR="00681F54" w:rsidRPr="00681F54" w:rsidRDefault="00681F54">
            <w:pPr>
              <w:spacing w:line="276" w:lineRule="auto"/>
              <w:cnfStyle w:val="000000000000" w:firstRow="0" w:lastRow="0" w:firstColumn="0" w:lastColumn="0" w:oddVBand="0" w:evenVBand="0" w:oddHBand="0" w:evenHBand="0" w:firstRowFirstColumn="0" w:firstRowLastColumn="0" w:lastRowFirstColumn="0" w:lastRowLastColumn="0"/>
              <w:rPr>
                <w:ins w:id="1198" w:author="Awet Teka" w:date="2025-09-13T12:18:00Z"/>
              </w:rPr>
              <w:pPrChange w:id="1199" w:author="Awet Teka" w:date="2025-09-13T12:18:00Z" w16du:dateUtc="2025-09-13T09:18:00Z">
                <w:pPr>
                  <w:spacing w:after="200" w:line="276" w:lineRule="auto"/>
                  <w:cnfStyle w:val="000000000000" w:firstRow="0" w:lastRow="0" w:firstColumn="0" w:lastColumn="0" w:oddVBand="0" w:evenVBand="0" w:oddHBand="0" w:evenHBand="0" w:firstRowFirstColumn="0" w:firstRowLastColumn="0" w:lastRowFirstColumn="0" w:lastRowLastColumn="0"/>
                </w:pPr>
              </w:pPrChange>
            </w:pPr>
            <w:ins w:id="1200" w:author="Awet Teka" w:date="2025-09-13T12:18:00Z">
              <w:r w:rsidRPr="00681F54">
                <w:t>Good/Fair/Poor/Bad</w:t>
              </w:r>
            </w:ins>
          </w:p>
        </w:tc>
      </w:tr>
      <w:tr w:rsidR="00681F54" w:rsidRPr="00681F54" w14:paraId="4F66B455" w14:textId="77777777" w:rsidTr="00681F54">
        <w:trPr>
          <w:cnfStyle w:val="000000100000" w:firstRow="0" w:lastRow="0" w:firstColumn="0" w:lastColumn="0" w:oddVBand="0" w:evenVBand="0" w:oddHBand="1" w:evenHBand="0" w:firstRowFirstColumn="0" w:firstRowLastColumn="0" w:lastRowFirstColumn="0" w:lastRowLastColumn="0"/>
          <w:ins w:id="1201" w:author="Awet Teka" w:date="2025-09-13T12:18:00Z"/>
          <w:trPrChange w:id="1202" w:author="Awet Teka" w:date="2025-09-13T12:18:00Z" w16du:dateUtc="2025-09-13T09:18:00Z">
            <w:trPr>
              <w:gridAfter w:val="0"/>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1203" w:author="Awet Teka" w:date="2025-09-13T12:18:00Z" w16du:dateUtc="2025-09-13T09:18:00Z">
              <w:tcPr>
                <w:tcW w:w="0" w:type="auto"/>
                <w:gridSpan w:val="2"/>
                <w:vAlign w:val="center"/>
                <w:hideMark/>
              </w:tcPr>
            </w:tcPrChange>
          </w:tcPr>
          <w:p w14:paraId="42EA2215" w14:textId="18ADA9B1" w:rsidR="00681F54" w:rsidRPr="00681F54" w:rsidRDefault="003B44A8">
            <w:pPr>
              <w:spacing w:line="276" w:lineRule="auto"/>
              <w:cnfStyle w:val="001000100000" w:firstRow="0" w:lastRow="0" w:firstColumn="1" w:lastColumn="0" w:oddVBand="0" w:evenVBand="0" w:oddHBand="1" w:evenHBand="0" w:firstRowFirstColumn="0" w:firstRowLastColumn="0" w:lastRowFirstColumn="0" w:lastRowLastColumn="0"/>
              <w:rPr>
                <w:ins w:id="1204" w:author="Awet Teka" w:date="2025-09-13T12:18:00Z"/>
              </w:rPr>
              <w:pPrChange w:id="1205" w:author="Awet Teka" w:date="2025-09-13T12:18:00Z" w16du:dateUtc="2025-09-13T09:18:00Z">
                <w:pPr>
                  <w:spacing w:after="200" w:line="276" w:lineRule="auto"/>
                  <w:cnfStyle w:val="001000100000" w:firstRow="0" w:lastRow="0" w:firstColumn="1" w:lastColumn="0" w:oddVBand="0" w:evenVBand="0" w:oddHBand="1" w:evenHBand="0" w:firstRowFirstColumn="0" w:firstRowLastColumn="0" w:lastRowFirstColumn="0" w:lastRowLastColumn="0"/>
                </w:pPr>
              </w:pPrChange>
            </w:pPr>
            <w:ins w:id="1206" w:author="Awet Teka" w:date="2025-09-13T12:18:00Z">
              <w:r w:rsidRPr="00681F54">
                <w:t>C</w:t>
              </w:r>
              <w:r w:rsidR="00681F54" w:rsidRPr="00681F54">
                <w:t>omments</w:t>
              </w:r>
            </w:ins>
          </w:p>
        </w:tc>
        <w:tc>
          <w:tcPr>
            <w:tcW w:w="0" w:type="auto"/>
            <w:hideMark/>
            <w:tcPrChange w:id="1207" w:author="Awet Teka" w:date="2025-09-13T12:18:00Z" w16du:dateUtc="2025-09-13T09:18:00Z">
              <w:tcPr>
                <w:tcW w:w="0" w:type="auto"/>
                <w:gridSpan w:val="2"/>
                <w:vAlign w:val="center"/>
                <w:hideMark/>
              </w:tcPr>
            </w:tcPrChange>
          </w:tcPr>
          <w:p w14:paraId="2B2A6861" w14:textId="77777777" w:rsidR="00681F54" w:rsidRPr="00681F54" w:rsidRDefault="00681F54">
            <w:pPr>
              <w:spacing w:line="276" w:lineRule="auto"/>
              <w:cnfStyle w:val="000000100000" w:firstRow="0" w:lastRow="0" w:firstColumn="0" w:lastColumn="0" w:oddVBand="0" w:evenVBand="0" w:oddHBand="1" w:evenHBand="0" w:firstRowFirstColumn="0" w:firstRowLastColumn="0" w:lastRowFirstColumn="0" w:lastRowLastColumn="0"/>
              <w:rPr>
                <w:ins w:id="1208" w:author="Awet Teka" w:date="2025-09-13T12:18:00Z"/>
              </w:rPr>
              <w:pPrChange w:id="1209" w:author="Awet Teka" w:date="2025-09-13T12:18:00Z" w16du:dateUtc="2025-09-13T09:18: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1210" w:author="Awet Teka" w:date="2025-09-13T12:18:00Z">
              <w:r w:rsidRPr="00681F54">
                <w:t>TEXT NULLABLE</w:t>
              </w:r>
            </w:ins>
          </w:p>
        </w:tc>
        <w:tc>
          <w:tcPr>
            <w:tcW w:w="0" w:type="auto"/>
            <w:hideMark/>
            <w:tcPrChange w:id="1211" w:author="Awet Teka" w:date="2025-09-13T12:18:00Z" w16du:dateUtc="2025-09-13T09:18:00Z">
              <w:tcPr>
                <w:tcW w:w="0" w:type="auto"/>
                <w:gridSpan w:val="2"/>
                <w:vAlign w:val="center"/>
                <w:hideMark/>
              </w:tcPr>
            </w:tcPrChange>
          </w:tcPr>
          <w:p w14:paraId="14F32888" w14:textId="77777777" w:rsidR="00681F54" w:rsidRPr="00681F54" w:rsidRDefault="00681F54">
            <w:pPr>
              <w:spacing w:line="276" w:lineRule="auto"/>
              <w:cnfStyle w:val="000000100000" w:firstRow="0" w:lastRow="0" w:firstColumn="0" w:lastColumn="0" w:oddVBand="0" w:evenVBand="0" w:oddHBand="1" w:evenHBand="0" w:firstRowFirstColumn="0" w:firstRowLastColumn="0" w:lastRowFirstColumn="0" w:lastRowLastColumn="0"/>
              <w:rPr>
                <w:ins w:id="1212" w:author="Awet Teka" w:date="2025-09-13T12:18:00Z"/>
              </w:rPr>
              <w:pPrChange w:id="1213" w:author="Awet Teka" w:date="2025-09-13T12:18:00Z" w16du:dateUtc="2025-09-13T09:18: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1214" w:author="Awet Teka" w:date="2025-09-13T12:18:00Z">
              <w:r w:rsidRPr="00681F54">
                <w:t>Survey notes</w:t>
              </w:r>
            </w:ins>
          </w:p>
        </w:tc>
      </w:tr>
      <w:tr w:rsidR="00681F54" w:rsidRPr="00681F54" w14:paraId="1420A3B4" w14:textId="77777777" w:rsidTr="00681F54">
        <w:trPr>
          <w:ins w:id="1215" w:author="Awet Teka" w:date="2025-09-13T12:18:00Z"/>
          <w:trPrChange w:id="1216" w:author="Awet Teka" w:date="2025-09-13T12:18:00Z" w16du:dateUtc="2025-09-13T09:18:00Z">
            <w:trPr>
              <w:gridAfter w:val="0"/>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1217" w:author="Awet Teka" w:date="2025-09-13T12:18:00Z" w16du:dateUtc="2025-09-13T09:18:00Z">
              <w:tcPr>
                <w:tcW w:w="0" w:type="auto"/>
                <w:gridSpan w:val="2"/>
                <w:vAlign w:val="center"/>
                <w:hideMark/>
              </w:tcPr>
            </w:tcPrChange>
          </w:tcPr>
          <w:p w14:paraId="3221134C" w14:textId="77777777" w:rsidR="00681F54" w:rsidRPr="00681F54" w:rsidRDefault="00681F54">
            <w:pPr>
              <w:spacing w:line="276" w:lineRule="auto"/>
              <w:rPr>
                <w:ins w:id="1218" w:author="Awet Teka" w:date="2025-09-13T12:18:00Z"/>
              </w:rPr>
              <w:pPrChange w:id="1219" w:author="Awet Teka" w:date="2025-09-13T12:18:00Z" w16du:dateUtc="2025-09-13T09:18:00Z">
                <w:pPr>
                  <w:spacing w:after="200" w:line="276" w:lineRule="auto"/>
                </w:pPr>
              </w:pPrChange>
            </w:pPr>
            <w:proofErr w:type="spellStart"/>
            <w:ins w:id="1220" w:author="Awet Teka" w:date="2025-09-13T12:18:00Z">
              <w:r w:rsidRPr="00681F54">
                <w:t>inspected_by</w:t>
              </w:r>
              <w:proofErr w:type="spellEnd"/>
            </w:ins>
          </w:p>
        </w:tc>
        <w:tc>
          <w:tcPr>
            <w:tcW w:w="0" w:type="auto"/>
            <w:hideMark/>
            <w:tcPrChange w:id="1221" w:author="Awet Teka" w:date="2025-09-13T12:18:00Z" w16du:dateUtc="2025-09-13T09:18:00Z">
              <w:tcPr>
                <w:tcW w:w="0" w:type="auto"/>
                <w:gridSpan w:val="2"/>
                <w:vAlign w:val="center"/>
                <w:hideMark/>
              </w:tcPr>
            </w:tcPrChange>
          </w:tcPr>
          <w:p w14:paraId="39EE0C19" w14:textId="77777777" w:rsidR="00681F54" w:rsidRPr="00681F54" w:rsidRDefault="00681F54">
            <w:pPr>
              <w:spacing w:line="276" w:lineRule="auto"/>
              <w:cnfStyle w:val="000000000000" w:firstRow="0" w:lastRow="0" w:firstColumn="0" w:lastColumn="0" w:oddVBand="0" w:evenVBand="0" w:oddHBand="0" w:evenHBand="0" w:firstRowFirstColumn="0" w:firstRowLastColumn="0" w:lastRowFirstColumn="0" w:lastRowLastColumn="0"/>
              <w:rPr>
                <w:ins w:id="1222" w:author="Awet Teka" w:date="2025-09-13T12:18:00Z"/>
              </w:rPr>
              <w:pPrChange w:id="1223" w:author="Awet Teka" w:date="2025-09-13T12:18:00Z" w16du:dateUtc="2025-09-13T09:18:00Z">
                <w:pPr>
                  <w:spacing w:after="200" w:line="276" w:lineRule="auto"/>
                  <w:cnfStyle w:val="000000000000" w:firstRow="0" w:lastRow="0" w:firstColumn="0" w:lastColumn="0" w:oddVBand="0" w:evenVBand="0" w:oddHBand="0" w:evenHBand="0" w:firstRowFirstColumn="0" w:firstRowLastColumn="0" w:lastRowFirstColumn="0" w:lastRowLastColumn="0"/>
                </w:pPr>
              </w:pPrChange>
            </w:pPr>
            <w:proofErr w:type="gramStart"/>
            <w:ins w:id="1224" w:author="Awet Teka" w:date="2025-09-13T12:18:00Z">
              <w:r w:rsidRPr="00681F54">
                <w:t>VARCHAR(</w:t>
              </w:r>
              <w:proofErr w:type="gramEnd"/>
              <w:r w:rsidRPr="00681F54">
                <w:t>150)</w:t>
              </w:r>
            </w:ins>
          </w:p>
        </w:tc>
        <w:tc>
          <w:tcPr>
            <w:tcW w:w="0" w:type="auto"/>
            <w:hideMark/>
            <w:tcPrChange w:id="1225" w:author="Awet Teka" w:date="2025-09-13T12:18:00Z" w16du:dateUtc="2025-09-13T09:18:00Z">
              <w:tcPr>
                <w:tcW w:w="0" w:type="auto"/>
                <w:gridSpan w:val="2"/>
                <w:vAlign w:val="center"/>
                <w:hideMark/>
              </w:tcPr>
            </w:tcPrChange>
          </w:tcPr>
          <w:p w14:paraId="7C52EB7A" w14:textId="77777777" w:rsidR="00681F54" w:rsidRPr="00681F54" w:rsidRDefault="00681F54">
            <w:pPr>
              <w:spacing w:line="276" w:lineRule="auto"/>
              <w:cnfStyle w:val="000000000000" w:firstRow="0" w:lastRow="0" w:firstColumn="0" w:lastColumn="0" w:oddVBand="0" w:evenVBand="0" w:oddHBand="0" w:evenHBand="0" w:firstRowFirstColumn="0" w:firstRowLastColumn="0" w:lastRowFirstColumn="0" w:lastRowLastColumn="0"/>
              <w:rPr>
                <w:ins w:id="1226" w:author="Awet Teka" w:date="2025-09-13T12:18:00Z"/>
              </w:rPr>
              <w:pPrChange w:id="1227" w:author="Awet Teka" w:date="2025-09-13T12:18:00Z" w16du:dateUtc="2025-09-13T09:18:00Z">
                <w:pPr>
                  <w:spacing w:after="200" w:line="276" w:lineRule="auto"/>
                  <w:cnfStyle w:val="000000000000" w:firstRow="0" w:lastRow="0" w:firstColumn="0" w:lastColumn="0" w:oddVBand="0" w:evenVBand="0" w:oddHBand="0" w:evenHBand="0" w:firstRowFirstColumn="0" w:firstRowLastColumn="0" w:lastRowFirstColumn="0" w:lastRowLastColumn="0"/>
                </w:pPr>
              </w:pPrChange>
            </w:pPr>
            <w:ins w:id="1228" w:author="Awet Teka" w:date="2025-09-13T12:18:00Z">
              <w:r w:rsidRPr="00681F54">
                <w:t>Inspector’s name</w:t>
              </w:r>
            </w:ins>
          </w:p>
        </w:tc>
      </w:tr>
      <w:tr w:rsidR="00681F54" w:rsidRPr="00681F54" w14:paraId="24191548" w14:textId="77777777" w:rsidTr="00681F54">
        <w:trPr>
          <w:cnfStyle w:val="000000100000" w:firstRow="0" w:lastRow="0" w:firstColumn="0" w:lastColumn="0" w:oddVBand="0" w:evenVBand="0" w:oddHBand="1" w:evenHBand="0" w:firstRowFirstColumn="0" w:firstRowLastColumn="0" w:lastRowFirstColumn="0" w:lastRowLastColumn="0"/>
          <w:ins w:id="1229" w:author="Awet Teka" w:date="2025-09-13T12:18:00Z"/>
          <w:trPrChange w:id="1230" w:author="Awet Teka" w:date="2025-09-13T12:18:00Z" w16du:dateUtc="2025-09-13T09:18:00Z">
            <w:trPr>
              <w:gridAfter w:val="0"/>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1231" w:author="Awet Teka" w:date="2025-09-13T12:18:00Z" w16du:dateUtc="2025-09-13T09:18:00Z">
              <w:tcPr>
                <w:tcW w:w="0" w:type="auto"/>
                <w:gridSpan w:val="2"/>
                <w:vAlign w:val="center"/>
                <w:hideMark/>
              </w:tcPr>
            </w:tcPrChange>
          </w:tcPr>
          <w:p w14:paraId="4334F7F3" w14:textId="77777777" w:rsidR="00681F54" w:rsidRPr="00681F54" w:rsidRDefault="00681F54">
            <w:pPr>
              <w:spacing w:line="276" w:lineRule="auto"/>
              <w:cnfStyle w:val="001000100000" w:firstRow="0" w:lastRow="0" w:firstColumn="1" w:lastColumn="0" w:oddVBand="0" w:evenVBand="0" w:oddHBand="1" w:evenHBand="0" w:firstRowFirstColumn="0" w:firstRowLastColumn="0" w:lastRowFirstColumn="0" w:lastRowLastColumn="0"/>
              <w:rPr>
                <w:ins w:id="1232" w:author="Awet Teka" w:date="2025-09-13T12:18:00Z"/>
              </w:rPr>
              <w:pPrChange w:id="1233" w:author="Awet Teka" w:date="2025-09-13T12:18:00Z" w16du:dateUtc="2025-09-13T09:18:00Z">
                <w:pPr>
                  <w:spacing w:after="200" w:line="276" w:lineRule="auto"/>
                  <w:cnfStyle w:val="001000100000" w:firstRow="0" w:lastRow="0" w:firstColumn="1" w:lastColumn="0" w:oddVBand="0" w:evenVBand="0" w:oddHBand="1" w:evenHBand="0" w:firstRowFirstColumn="0" w:firstRowLastColumn="0" w:lastRowFirstColumn="0" w:lastRowLastColumn="0"/>
                </w:pPr>
              </w:pPrChange>
            </w:pPr>
            <w:proofErr w:type="spellStart"/>
            <w:ins w:id="1234" w:author="Awet Teka" w:date="2025-09-13T12:18:00Z">
              <w:r w:rsidRPr="00681F54">
                <w:lastRenderedPageBreak/>
                <w:t>inspection_date</w:t>
              </w:r>
              <w:proofErr w:type="spellEnd"/>
            </w:ins>
          </w:p>
        </w:tc>
        <w:tc>
          <w:tcPr>
            <w:tcW w:w="0" w:type="auto"/>
            <w:hideMark/>
            <w:tcPrChange w:id="1235" w:author="Awet Teka" w:date="2025-09-13T12:18:00Z" w16du:dateUtc="2025-09-13T09:18:00Z">
              <w:tcPr>
                <w:tcW w:w="0" w:type="auto"/>
                <w:gridSpan w:val="2"/>
                <w:vAlign w:val="center"/>
                <w:hideMark/>
              </w:tcPr>
            </w:tcPrChange>
          </w:tcPr>
          <w:p w14:paraId="6218EAA9" w14:textId="77777777" w:rsidR="00681F54" w:rsidRPr="00681F54" w:rsidRDefault="00681F54">
            <w:pPr>
              <w:spacing w:line="276" w:lineRule="auto"/>
              <w:cnfStyle w:val="000000100000" w:firstRow="0" w:lastRow="0" w:firstColumn="0" w:lastColumn="0" w:oddVBand="0" w:evenVBand="0" w:oddHBand="1" w:evenHBand="0" w:firstRowFirstColumn="0" w:firstRowLastColumn="0" w:lastRowFirstColumn="0" w:lastRowLastColumn="0"/>
              <w:rPr>
                <w:ins w:id="1236" w:author="Awet Teka" w:date="2025-09-13T12:18:00Z"/>
              </w:rPr>
              <w:pPrChange w:id="1237" w:author="Awet Teka" w:date="2025-09-13T12:18:00Z" w16du:dateUtc="2025-09-13T09:18: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1238" w:author="Awet Teka" w:date="2025-09-13T12:18:00Z">
              <w:r w:rsidRPr="00681F54">
                <w:t>DATE</w:t>
              </w:r>
            </w:ins>
          </w:p>
        </w:tc>
        <w:tc>
          <w:tcPr>
            <w:tcW w:w="0" w:type="auto"/>
            <w:hideMark/>
            <w:tcPrChange w:id="1239" w:author="Awet Teka" w:date="2025-09-13T12:18:00Z" w16du:dateUtc="2025-09-13T09:18:00Z">
              <w:tcPr>
                <w:tcW w:w="0" w:type="auto"/>
                <w:gridSpan w:val="2"/>
                <w:vAlign w:val="center"/>
                <w:hideMark/>
              </w:tcPr>
            </w:tcPrChange>
          </w:tcPr>
          <w:p w14:paraId="70EF36E0" w14:textId="77777777" w:rsidR="00681F54" w:rsidRPr="00681F54" w:rsidRDefault="00681F54">
            <w:pPr>
              <w:spacing w:line="276" w:lineRule="auto"/>
              <w:cnfStyle w:val="000000100000" w:firstRow="0" w:lastRow="0" w:firstColumn="0" w:lastColumn="0" w:oddVBand="0" w:evenVBand="0" w:oddHBand="1" w:evenHBand="0" w:firstRowFirstColumn="0" w:firstRowLastColumn="0" w:lastRowFirstColumn="0" w:lastRowLastColumn="0"/>
              <w:rPr>
                <w:ins w:id="1240" w:author="Awet Teka" w:date="2025-09-13T12:18:00Z"/>
              </w:rPr>
              <w:pPrChange w:id="1241" w:author="Awet Teka" w:date="2025-09-13T12:18:00Z" w16du:dateUtc="2025-09-13T09:18: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1242" w:author="Awet Teka" w:date="2025-09-13T12:18:00Z">
              <w:r w:rsidRPr="00681F54">
                <w:t>Date of inspection</w:t>
              </w:r>
            </w:ins>
          </w:p>
        </w:tc>
      </w:tr>
      <w:tr w:rsidR="00681F54" w:rsidRPr="00681F54" w14:paraId="410727D3" w14:textId="77777777" w:rsidTr="00681F54">
        <w:trPr>
          <w:ins w:id="1243" w:author="Awet Teka" w:date="2025-09-13T12:18:00Z"/>
          <w:trPrChange w:id="1244" w:author="Awet Teka" w:date="2025-09-13T12:18:00Z" w16du:dateUtc="2025-09-13T09:18:00Z">
            <w:trPr>
              <w:gridAfter w:val="0"/>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1245" w:author="Awet Teka" w:date="2025-09-13T12:18:00Z" w16du:dateUtc="2025-09-13T09:18:00Z">
              <w:tcPr>
                <w:tcW w:w="0" w:type="auto"/>
                <w:gridSpan w:val="2"/>
                <w:vAlign w:val="center"/>
                <w:hideMark/>
              </w:tcPr>
            </w:tcPrChange>
          </w:tcPr>
          <w:p w14:paraId="71521FD4" w14:textId="77777777" w:rsidR="00681F54" w:rsidRPr="00681F54" w:rsidRDefault="00681F54">
            <w:pPr>
              <w:spacing w:line="276" w:lineRule="auto"/>
              <w:rPr>
                <w:ins w:id="1246" w:author="Awet Teka" w:date="2025-09-13T12:18:00Z"/>
              </w:rPr>
              <w:pPrChange w:id="1247" w:author="Awet Teka" w:date="2025-09-13T12:18:00Z" w16du:dateUtc="2025-09-13T09:18:00Z">
                <w:pPr>
                  <w:spacing w:after="200" w:line="276" w:lineRule="auto"/>
                </w:pPr>
              </w:pPrChange>
            </w:pPr>
            <w:proofErr w:type="spellStart"/>
            <w:ins w:id="1248" w:author="Awet Teka" w:date="2025-09-13T12:18:00Z">
              <w:r w:rsidRPr="00681F54">
                <w:t>qa_status_id</w:t>
              </w:r>
              <w:proofErr w:type="spellEnd"/>
            </w:ins>
          </w:p>
        </w:tc>
        <w:tc>
          <w:tcPr>
            <w:tcW w:w="0" w:type="auto"/>
            <w:hideMark/>
            <w:tcPrChange w:id="1249" w:author="Awet Teka" w:date="2025-09-13T12:18:00Z" w16du:dateUtc="2025-09-13T09:18:00Z">
              <w:tcPr>
                <w:tcW w:w="0" w:type="auto"/>
                <w:gridSpan w:val="2"/>
                <w:vAlign w:val="center"/>
                <w:hideMark/>
              </w:tcPr>
            </w:tcPrChange>
          </w:tcPr>
          <w:p w14:paraId="769BFC74" w14:textId="77777777" w:rsidR="00681F54" w:rsidRPr="00681F54" w:rsidRDefault="00681F54">
            <w:pPr>
              <w:spacing w:line="276" w:lineRule="auto"/>
              <w:cnfStyle w:val="000000000000" w:firstRow="0" w:lastRow="0" w:firstColumn="0" w:lastColumn="0" w:oddVBand="0" w:evenVBand="0" w:oddHBand="0" w:evenHBand="0" w:firstRowFirstColumn="0" w:firstRowLastColumn="0" w:lastRowFirstColumn="0" w:lastRowLastColumn="0"/>
              <w:rPr>
                <w:ins w:id="1250" w:author="Awet Teka" w:date="2025-09-13T12:18:00Z"/>
              </w:rPr>
              <w:pPrChange w:id="1251" w:author="Awet Teka" w:date="2025-09-13T12:18:00Z" w16du:dateUtc="2025-09-13T09:18:00Z">
                <w:pPr>
                  <w:spacing w:after="200" w:line="276" w:lineRule="auto"/>
                  <w:cnfStyle w:val="000000000000" w:firstRow="0" w:lastRow="0" w:firstColumn="0" w:lastColumn="0" w:oddVBand="0" w:evenVBand="0" w:oddHBand="0" w:evenHBand="0" w:firstRowFirstColumn="0" w:firstRowLastColumn="0" w:lastRowFirstColumn="0" w:lastRowLastColumn="0"/>
                </w:pPr>
              </w:pPrChange>
            </w:pPr>
            <w:ins w:id="1252" w:author="Awet Teka" w:date="2025-09-13T12:18:00Z">
              <w:r w:rsidRPr="00681F54">
                <w:t xml:space="preserve">INT, FK → </w:t>
              </w:r>
              <w:proofErr w:type="spellStart"/>
              <w:r w:rsidRPr="00681F54">
                <w:t>qa_status</w:t>
              </w:r>
              <w:proofErr w:type="spellEnd"/>
            </w:ins>
          </w:p>
        </w:tc>
        <w:tc>
          <w:tcPr>
            <w:tcW w:w="0" w:type="auto"/>
            <w:hideMark/>
            <w:tcPrChange w:id="1253" w:author="Awet Teka" w:date="2025-09-13T12:18:00Z" w16du:dateUtc="2025-09-13T09:18:00Z">
              <w:tcPr>
                <w:tcW w:w="0" w:type="auto"/>
                <w:gridSpan w:val="2"/>
                <w:vAlign w:val="center"/>
                <w:hideMark/>
              </w:tcPr>
            </w:tcPrChange>
          </w:tcPr>
          <w:p w14:paraId="5930D278" w14:textId="77777777" w:rsidR="00681F54" w:rsidRPr="00681F54" w:rsidRDefault="00681F54">
            <w:pPr>
              <w:spacing w:line="276" w:lineRule="auto"/>
              <w:cnfStyle w:val="000000000000" w:firstRow="0" w:lastRow="0" w:firstColumn="0" w:lastColumn="0" w:oddVBand="0" w:evenVBand="0" w:oddHBand="0" w:evenHBand="0" w:firstRowFirstColumn="0" w:firstRowLastColumn="0" w:lastRowFirstColumn="0" w:lastRowLastColumn="0"/>
              <w:rPr>
                <w:ins w:id="1254" w:author="Awet Teka" w:date="2025-09-13T12:18:00Z"/>
              </w:rPr>
              <w:pPrChange w:id="1255" w:author="Awet Teka" w:date="2025-09-13T12:18:00Z" w16du:dateUtc="2025-09-13T09:18:00Z">
                <w:pPr>
                  <w:spacing w:after="200" w:line="276" w:lineRule="auto"/>
                  <w:cnfStyle w:val="000000000000" w:firstRow="0" w:lastRow="0" w:firstColumn="0" w:lastColumn="0" w:oddVBand="0" w:evenVBand="0" w:oddHBand="0" w:evenHBand="0" w:firstRowFirstColumn="0" w:firstRowLastColumn="0" w:lastRowFirstColumn="0" w:lastRowLastColumn="0"/>
                </w:pPr>
              </w:pPrChange>
            </w:pPr>
            <w:ins w:id="1256" w:author="Awet Teka" w:date="2025-09-13T12:18:00Z">
              <w:r w:rsidRPr="00681F54">
                <w:t>Draft / In Review / Approved</w:t>
              </w:r>
            </w:ins>
          </w:p>
        </w:tc>
      </w:tr>
      <w:tr w:rsidR="00681F54" w:rsidRPr="00681F54" w14:paraId="0888DAA6" w14:textId="77777777" w:rsidTr="00681F54">
        <w:trPr>
          <w:cnfStyle w:val="000000100000" w:firstRow="0" w:lastRow="0" w:firstColumn="0" w:lastColumn="0" w:oddVBand="0" w:evenVBand="0" w:oddHBand="1" w:evenHBand="0" w:firstRowFirstColumn="0" w:firstRowLastColumn="0" w:lastRowFirstColumn="0" w:lastRowLastColumn="0"/>
          <w:ins w:id="1257" w:author="Awet Teka" w:date="2025-09-13T12:18:00Z"/>
          <w:trPrChange w:id="1258" w:author="Awet Teka" w:date="2025-09-13T12:18:00Z" w16du:dateUtc="2025-09-13T09:18:00Z">
            <w:trPr>
              <w:gridAfter w:val="0"/>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1259" w:author="Awet Teka" w:date="2025-09-13T12:18:00Z" w16du:dateUtc="2025-09-13T09:18:00Z">
              <w:tcPr>
                <w:tcW w:w="0" w:type="auto"/>
                <w:gridSpan w:val="2"/>
                <w:vAlign w:val="center"/>
                <w:hideMark/>
              </w:tcPr>
            </w:tcPrChange>
          </w:tcPr>
          <w:p w14:paraId="4A8FA883" w14:textId="77777777" w:rsidR="00681F54" w:rsidRPr="00681F54" w:rsidRDefault="00681F54">
            <w:pPr>
              <w:spacing w:line="276" w:lineRule="auto"/>
              <w:cnfStyle w:val="001000100000" w:firstRow="0" w:lastRow="0" w:firstColumn="1" w:lastColumn="0" w:oddVBand="0" w:evenVBand="0" w:oddHBand="1" w:evenHBand="0" w:firstRowFirstColumn="0" w:firstRowLastColumn="0" w:lastRowFirstColumn="0" w:lastRowLastColumn="0"/>
              <w:rPr>
                <w:ins w:id="1260" w:author="Awet Teka" w:date="2025-09-13T12:18:00Z"/>
              </w:rPr>
              <w:pPrChange w:id="1261" w:author="Awet Teka" w:date="2025-09-13T12:18:00Z" w16du:dateUtc="2025-09-13T09:18:00Z">
                <w:pPr>
                  <w:spacing w:after="200" w:line="276" w:lineRule="auto"/>
                  <w:cnfStyle w:val="001000100000" w:firstRow="0" w:lastRow="0" w:firstColumn="1" w:lastColumn="0" w:oddVBand="0" w:evenVBand="0" w:oddHBand="1" w:evenHBand="0" w:firstRowFirstColumn="0" w:firstRowLastColumn="0" w:lastRowFirstColumn="0" w:lastRowLastColumn="0"/>
                </w:pPr>
              </w:pPrChange>
            </w:pPr>
            <w:proofErr w:type="spellStart"/>
            <w:ins w:id="1262" w:author="Awet Teka" w:date="2025-09-13T12:18:00Z">
              <w:r w:rsidRPr="00681F54">
                <w:t>created_at</w:t>
              </w:r>
              <w:proofErr w:type="spellEnd"/>
            </w:ins>
          </w:p>
        </w:tc>
        <w:tc>
          <w:tcPr>
            <w:tcW w:w="0" w:type="auto"/>
            <w:hideMark/>
            <w:tcPrChange w:id="1263" w:author="Awet Teka" w:date="2025-09-13T12:18:00Z" w16du:dateUtc="2025-09-13T09:18:00Z">
              <w:tcPr>
                <w:tcW w:w="0" w:type="auto"/>
                <w:gridSpan w:val="2"/>
                <w:vAlign w:val="center"/>
                <w:hideMark/>
              </w:tcPr>
            </w:tcPrChange>
          </w:tcPr>
          <w:p w14:paraId="044081C9" w14:textId="77777777" w:rsidR="00681F54" w:rsidRPr="00681F54" w:rsidRDefault="00681F54">
            <w:pPr>
              <w:spacing w:line="276" w:lineRule="auto"/>
              <w:cnfStyle w:val="000000100000" w:firstRow="0" w:lastRow="0" w:firstColumn="0" w:lastColumn="0" w:oddVBand="0" w:evenVBand="0" w:oddHBand="1" w:evenHBand="0" w:firstRowFirstColumn="0" w:firstRowLastColumn="0" w:lastRowFirstColumn="0" w:lastRowLastColumn="0"/>
              <w:rPr>
                <w:ins w:id="1264" w:author="Awet Teka" w:date="2025-09-13T12:18:00Z"/>
              </w:rPr>
              <w:pPrChange w:id="1265" w:author="Awet Teka" w:date="2025-09-13T12:18:00Z" w16du:dateUtc="2025-09-13T09:18: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1266" w:author="Awet Teka" w:date="2025-09-13T12:18:00Z">
              <w:r w:rsidRPr="00681F54">
                <w:t xml:space="preserve">TIMESTAMP DEFAULT </w:t>
              </w:r>
              <w:proofErr w:type="gramStart"/>
              <w:r w:rsidRPr="00681F54">
                <w:t>now(</w:t>
              </w:r>
              <w:proofErr w:type="gramEnd"/>
              <w:r w:rsidRPr="00681F54">
                <w:t>)</w:t>
              </w:r>
            </w:ins>
          </w:p>
        </w:tc>
        <w:tc>
          <w:tcPr>
            <w:tcW w:w="0" w:type="auto"/>
            <w:hideMark/>
            <w:tcPrChange w:id="1267" w:author="Awet Teka" w:date="2025-09-13T12:18:00Z" w16du:dateUtc="2025-09-13T09:18:00Z">
              <w:tcPr>
                <w:tcW w:w="0" w:type="auto"/>
                <w:gridSpan w:val="2"/>
                <w:vAlign w:val="center"/>
                <w:hideMark/>
              </w:tcPr>
            </w:tcPrChange>
          </w:tcPr>
          <w:p w14:paraId="39BFA77B" w14:textId="77777777" w:rsidR="00681F54" w:rsidRPr="00681F54" w:rsidRDefault="00681F54">
            <w:pPr>
              <w:spacing w:line="276" w:lineRule="auto"/>
              <w:cnfStyle w:val="000000100000" w:firstRow="0" w:lastRow="0" w:firstColumn="0" w:lastColumn="0" w:oddVBand="0" w:evenVBand="0" w:oddHBand="1" w:evenHBand="0" w:firstRowFirstColumn="0" w:firstRowLastColumn="0" w:lastRowFirstColumn="0" w:lastRowLastColumn="0"/>
              <w:rPr>
                <w:ins w:id="1268" w:author="Awet Teka" w:date="2025-09-13T12:18:00Z"/>
              </w:rPr>
              <w:pPrChange w:id="1269" w:author="Awet Teka" w:date="2025-09-13T12:18:00Z" w16du:dateUtc="2025-09-13T09:18: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1270" w:author="Awet Teka" w:date="2025-09-13T12:18:00Z">
              <w:r w:rsidRPr="00681F54">
                <w:t>Record created</w:t>
              </w:r>
            </w:ins>
          </w:p>
        </w:tc>
      </w:tr>
    </w:tbl>
    <w:p w14:paraId="70396A14" w14:textId="77777777" w:rsidR="00681F54" w:rsidRDefault="00681F54">
      <w:pPr>
        <w:rPr>
          <w:ins w:id="1271" w:author="Awet Teka" w:date="2025-09-13T12:16:00Z" w16du:dateUtc="2025-09-13T09:16:00Z"/>
        </w:rPr>
        <w:pPrChange w:id="1272" w:author="Awet Teka" w:date="2025-09-13T12:16:00Z" w16du:dateUtc="2025-09-13T09:16:00Z">
          <w:pPr>
            <w:pStyle w:val="Heading2"/>
          </w:pPr>
        </w:pPrChange>
      </w:pPr>
    </w:p>
    <w:p w14:paraId="180691EC" w14:textId="2FAC49D3" w:rsidR="00322074" w:rsidRDefault="002D4EAB">
      <w:pPr>
        <w:pStyle w:val="Heading3"/>
        <w:pPrChange w:id="1273" w:author="Awet Teka" w:date="2025-09-13T12:50:00Z" w16du:dateUtc="2025-09-13T09:50:00Z">
          <w:pPr>
            <w:pStyle w:val="Heading2"/>
          </w:pPr>
        </w:pPrChange>
      </w:pPr>
      <w:r w:rsidRPr="00E005B6">
        <w:t>Traffic Survey Module</w:t>
      </w:r>
    </w:p>
    <w:p w14:paraId="77FC7F8C" w14:textId="1A992C47" w:rsidR="00230600" w:rsidRDefault="00230600">
      <w:pPr>
        <w:pStyle w:val="Heading4"/>
        <w:pPrChange w:id="1274" w:author="Awet Teka" w:date="2025-09-13T12:52:00Z" w16du:dateUtc="2025-09-13T09:52:00Z">
          <w:pPr>
            <w:pStyle w:val="Heading3"/>
          </w:pPr>
        </w:pPrChange>
      </w:pPr>
      <w:r>
        <w:t>Road Section Traffic Survey</w:t>
      </w:r>
    </w:p>
    <w:p w14:paraId="4C49A7A6" w14:textId="33FD94AE" w:rsidR="000E3585" w:rsidRDefault="002840BD" w:rsidP="000E3585">
      <w:pPr>
        <w:pStyle w:val="Caption"/>
        <w:keepNext/>
      </w:pPr>
      <w:r>
        <w:t xml:space="preserve">Table </w:t>
      </w:r>
      <w:fldSimple w:instr=" SEQ Table \* ARABIC ">
        <w:r w:rsidR="000E3585">
          <w:rPr>
            <w:noProof/>
          </w:rPr>
          <w:t>5</w:t>
        </w:r>
      </w:fldSimple>
      <w:r>
        <w:t xml:space="preserve">. Road </w:t>
      </w:r>
      <w:del w:id="1275" w:author="Dmtsu G" w:date="2025-09-08T07:45:00Z" w16du:dateUtc="2025-09-08T04:45:00Z">
        <w:r w:rsidDel="0065694B">
          <w:delText>section</w:delText>
        </w:r>
      </w:del>
      <w:r>
        <w:t xml:space="preserve"> traffic survey table</w:t>
      </w:r>
    </w:p>
    <w:p w14:paraId="7DC5D1EB" w14:textId="31FBDCB9" w:rsidR="00997B4D" w:rsidRPr="00997B4D" w:rsidRDefault="00997B4D" w:rsidP="00997B4D">
      <w:r w:rsidRPr="00997B4D">
        <w:t>Stores metadata for each survey campaign.</w:t>
      </w:r>
    </w:p>
    <w:tbl>
      <w:tblPr>
        <w:tblStyle w:val="ListTable3"/>
        <w:tblW w:w="0" w:type="auto"/>
        <w:tblLook w:val="04A0" w:firstRow="1" w:lastRow="0" w:firstColumn="1" w:lastColumn="0" w:noHBand="0" w:noVBand="1"/>
      </w:tblPr>
      <w:tblGrid>
        <w:gridCol w:w="2630"/>
        <w:gridCol w:w="3925"/>
        <w:gridCol w:w="2075"/>
      </w:tblGrid>
      <w:tr w:rsidR="000E3585" w14:paraId="3386EB39" w14:textId="77777777" w:rsidTr="00D137C5">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630" w:type="dxa"/>
            <w:hideMark/>
          </w:tcPr>
          <w:p w14:paraId="40B17614" w14:textId="77777777" w:rsidR="000E3585" w:rsidRDefault="000E3585" w:rsidP="00D137C5">
            <w:r>
              <w:t>Column</w:t>
            </w:r>
          </w:p>
        </w:tc>
        <w:tc>
          <w:tcPr>
            <w:tcW w:w="3925" w:type="dxa"/>
            <w:hideMark/>
          </w:tcPr>
          <w:p w14:paraId="730BB0E2" w14:textId="77777777" w:rsidR="000E3585" w:rsidRDefault="000E3585" w:rsidP="00D137C5">
            <w:pPr>
              <w:cnfStyle w:val="100000000000" w:firstRow="1" w:lastRow="0" w:firstColumn="0" w:lastColumn="0" w:oddVBand="0" w:evenVBand="0" w:oddHBand="0" w:evenHBand="0" w:firstRowFirstColumn="0" w:firstRowLastColumn="0" w:lastRowFirstColumn="0" w:lastRowLastColumn="0"/>
            </w:pPr>
            <w:r>
              <w:t>Type</w:t>
            </w:r>
          </w:p>
        </w:tc>
        <w:tc>
          <w:tcPr>
            <w:tcW w:w="2075" w:type="dxa"/>
            <w:hideMark/>
          </w:tcPr>
          <w:p w14:paraId="228DC337" w14:textId="77777777" w:rsidR="000E3585" w:rsidRDefault="000E3585" w:rsidP="00D137C5">
            <w:pPr>
              <w:cnfStyle w:val="100000000000" w:firstRow="1" w:lastRow="0" w:firstColumn="0" w:lastColumn="0" w:oddVBand="0" w:evenVBand="0" w:oddHBand="0" w:evenHBand="0" w:firstRowFirstColumn="0" w:firstRowLastColumn="0" w:lastRowFirstColumn="0" w:lastRowLastColumn="0"/>
            </w:pPr>
            <w:r>
              <w:t>Description</w:t>
            </w:r>
          </w:p>
        </w:tc>
      </w:tr>
      <w:tr w:rsidR="000E3585" w14:paraId="30AB646F" w14:textId="77777777" w:rsidTr="00D137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0" w:type="dxa"/>
            <w:hideMark/>
          </w:tcPr>
          <w:p w14:paraId="59FAC62B" w14:textId="77777777" w:rsidR="000E3585" w:rsidRDefault="000E3585" w:rsidP="00D137C5">
            <w:proofErr w:type="spellStart"/>
            <w:r>
              <w:t>traffic_survey_id</w:t>
            </w:r>
            <w:proofErr w:type="spellEnd"/>
          </w:p>
        </w:tc>
        <w:tc>
          <w:tcPr>
            <w:tcW w:w="3925" w:type="dxa"/>
            <w:hideMark/>
          </w:tcPr>
          <w:p w14:paraId="04913F02" w14:textId="77777777" w:rsidR="000E3585" w:rsidRDefault="000E3585" w:rsidP="00D137C5">
            <w:pPr>
              <w:cnfStyle w:val="000000100000" w:firstRow="0" w:lastRow="0" w:firstColumn="0" w:lastColumn="0" w:oddVBand="0" w:evenVBand="0" w:oddHBand="1" w:evenHBand="0" w:firstRowFirstColumn="0" w:firstRowLastColumn="0" w:lastRowFirstColumn="0" w:lastRowLastColumn="0"/>
            </w:pPr>
            <w:r>
              <w:t>BIGSERIAL (PK)</w:t>
            </w:r>
          </w:p>
        </w:tc>
        <w:tc>
          <w:tcPr>
            <w:tcW w:w="2075" w:type="dxa"/>
            <w:hideMark/>
          </w:tcPr>
          <w:p w14:paraId="532AEBF8" w14:textId="77777777" w:rsidR="000E3585" w:rsidRDefault="000E3585" w:rsidP="00D137C5">
            <w:pPr>
              <w:cnfStyle w:val="000000100000" w:firstRow="0" w:lastRow="0" w:firstColumn="0" w:lastColumn="0" w:oddVBand="0" w:evenVBand="0" w:oddHBand="1" w:evenHBand="0" w:firstRowFirstColumn="0" w:firstRowLastColumn="0" w:lastRowFirstColumn="0" w:lastRowLastColumn="0"/>
            </w:pPr>
            <w:r>
              <w:t>Unique survey campaign identifier</w:t>
            </w:r>
          </w:p>
        </w:tc>
      </w:tr>
      <w:tr w:rsidR="000E3585" w14:paraId="5047D031" w14:textId="77777777" w:rsidTr="00D137C5">
        <w:tc>
          <w:tcPr>
            <w:cnfStyle w:val="001000000000" w:firstRow="0" w:lastRow="0" w:firstColumn="1" w:lastColumn="0" w:oddVBand="0" w:evenVBand="0" w:oddHBand="0" w:evenHBand="0" w:firstRowFirstColumn="0" w:firstRowLastColumn="0" w:lastRowFirstColumn="0" w:lastRowLastColumn="0"/>
            <w:tcW w:w="2630" w:type="dxa"/>
            <w:hideMark/>
          </w:tcPr>
          <w:p w14:paraId="2C3C84E3" w14:textId="77777777" w:rsidR="000E3585" w:rsidRDefault="000E3585" w:rsidP="00D137C5">
            <w:proofErr w:type="spellStart"/>
            <w:r>
              <w:t>road_segment_id</w:t>
            </w:r>
            <w:proofErr w:type="spellEnd"/>
          </w:p>
        </w:tc>
        <w:tc>
          <w:tcPr>
            <w:tcW w:w="3925" w:type="dxa"/>
            <w:hideMark/>
          </w:tcPr>
          <w:p w14:paraId="28C2AFFD" w14:textId="77777777" w:rsidR="000E3585" w:rsidRDefault="000E3585" w:rsidP="00D137C5">
            <w:pPr>
              <w:cnfStyle w:val="000000000000" w:firstRow="0" w:lastRow="0" w:firstColumn="0" w:lastColumn="0" w:oddVBand="0" w:evenVBand="0" w:oddHBand="0" w:evenHBand="0" w:firstRowFirstColumn="0" w:firstRowLastColumn="0" w:lastRowFirstColumn="0" w:lastRowLastColumn="0"/>
            </w:pPr>
            <w:r>
              <w:t xml:space="preserve">INT (FK → </w:t>
            </w:r>
            <w:proofErr w:type="spellStart"/>
            <w:r>
              <w:t>road_segment</w:t>
            </w:r>
            <w:proofErr w:type="spellEnd"/>
            <w:r>
              <w:t>)</w:t>
            </w:r>
          </w:p>
        </w:tc>
        <w:tc>
          <w:tcPr>
            <w:tcW w:w="2075" w:type="dxa"/>
            <w:hideMark/>
          </w:tcPr>
          <w:p w14:paraId="4FE6473D" w14:textId="77777777" w:rsidR="000E3585" w:rsidRDefault="000E3585" w:rsidP="00D137C5">
            <w:pPr>
              <w:cnfStyle w:val="000000000000" w:firstRow="0" w:lastRow="0" w:firstColumn="0" w:lastColumn="0" w:oddVBand="0" w:evenVBand="0" w:oddHBand="0" w:evenHBand="0" w:firstRowFirstColumn="0" w:firstRowLastColumn="0" w:lastRowFirstColumn="0" w:lastRowLastColumn="0"/>
            </w:pPr>
            <w:r>
              <w:t>Segment where survey was conducted</w:t>
            </w:r>
          </w:p>
        </w:tc>
      </w:tr>
      <w:tr w:rsidR="000E3585" w14:paraId="29220AFE" w14:textId="77777777" w:rsidTr="00D137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0" w:type="dxa"/>
            <w:hideMark/>
          </w:tcPr>
          <w:p w14:paraId="6E0ACA41" w14:textId="77777777" w:rsidR="000E3585" w:rsidRDefault="000E3585" w:rsidP="00D137C5">
            <w:proofErr w:type="spellStart"/>
            <w:r>
              <w:t>survey_year</w:t>
            </w:r>
            <w:proofErr w:type="spellEnd"/>
          </w:p>
        </w:tc>
        <w:tc>
          <w:tcPr>
            <w:tcW w:w="3925" w:type="dxa"/>
            <w:hideMark/>
          </w:tcPr>
          <w:p w14:paraId="2EFE1361" w14:textId="77777777" w:rsidR="000E3585" w:rsidRDefault="000E3585" w:rsidP="00D137C5">
            <w:pPr>
              <w:cnfStyle w:val="000000100000" w:firstRow="0" w:lastRow="0" w:firstColumn="0" w:lastColumn="0" w:oddVBand="0" w:evenVBand="0" w:oddHBand="1" w:evenHBand="0" w:firstRowFirstColumn="0" w:firstRowLastColumn="0" w:lastRowFirstColumn="0" w:lastRowLastColumn="0"/>
            </w:pPr>
            <w:r>
              <w:t>INT</w:t>
            </w:r>
          </w:p>
        </w:tc>
        <w:tc>
          <w:tcPr>
            <w:tcW w:w="2075" w:type="dxa"/>
            <w:hideMark/>
          </w:tcPr>
          <w:p w14:paraId="643A3C24" w14:textId="77777777" w:rsidR="000E3585" w:rsidRDefault="000E3585" w:rsidP="00D137C5">
            <w:pPr>
              <w:cnfStyle w:val="000000100000" w:firstRow="0" w:lastRow="0" w:firstColumn="0" w:lastColumn="0" w:oddVBand="0" w:evenVBand="0" w:oddHBand="1" w:evenHBand="0" w:firstRowFirstColumn="0" w:firstRowLastColumn="0" w:lastRowFirstColumn="0" w:lastRowLastColumn="0"/>
            </w:pPr>
            <w:r>
              <w:t>Year of survey</w:t>
            </w:r>
          </w:p>
        </w:tc>
      </w:tr>
      <w:tr w:rsidR="000E3585" w14:paraId="49049CFF" w14:textId="77777777" w:rsidTr="00D137C5">
        <w:tc>
          <w:tcPr>
            <w:cnfStyle w:val="001000000000" w:firstRow="0" w:lastRow="0" w:firstColumn="1" w:lastColumn="0" w:oddVBand="0" w:evenVBand="0" w:oddHBand="0" w:evenHBand="0" w:firstRowFirstColumn="0" w:firstRowLastColumn="0" w:lastRowFirstColumn="0" w:lastRowLastColumn="0"/>
            <w:tcW w:w="2630" w:type="dxa"/>
            <w:hideMark/>
          </w:tcPr>
          <w:p w14:paraId="1A0C8AEB" w14:textId="77777777" w:rsidR="000E3585" w:rsidRDefault="000E3585" w:rsidP="00D137C5">
            <w:proofErr w:type="spellStart"/>
            <w:r>
              <w:t>cycle_number</w:t>
            </w:r>
            <w:proofErr w:type="spellEnd"/>
          </w:p>
        </w:tc>
        <w:tc>
          <w:tcPr>
            <w:tcW w:w="3925" w:type="dxa"/>
            <w:hideMark/>
          </w:tcPr>
          <w:p w14:paraId="6E3A0846" w14:textId="77777777" w:rsidR="000E3585" w:rsidRDefault="000E3585" w:rsidP="00D137C5">
            <w:pPr>
              <w:cnfStyle w:val="000000000000" w:firstRow="0" w:lastRow="0" w:firstColumn="0" w:lastColumn="0" w:oddVBand="0" w:evenVBand="0" w:oddHBand="0" w:evenHBand="0" w:firstRowFirstColumn="0" w:firstRowLastColumn="0" w:lastRowFirstColumn="0" w:lastRowLastColumn="0"/>
            </w:pPr>
            <w:r>
              <w:t>SMALLINT</w:t>
            </w:r>
          </w:p>
        </w:tc>
        <w:tc>
          <w:tcPr>
            <w:tcW w:w="2075" w:type="dxa"/>
            <w:hideMark/>
          </w:tcPr>
          <w:p w14:paraId="435C5A65" w14:textId="77777777" w:rsidR="000E3585" w:rsidRDefault="000E3585" w:rsidP="00D137C5">
            <w:pPr>
              <w:cnfStyle w:val="000000000000" w:firstRow="0" w:lastRow="0" w:firstColumn="0" w:lastColumn="0" w:oddVBand="0" w:evenVBand="0" w:oddHBand="0" w:evenHBand="0" w:firstRowFirstColumn="0" w:firstRowLastColumn="0" w:lastRowFirstColumn="0" w:lastRowLastColumn="0"/>
            </w:pPr>
            <w:r>
              <w:t>Economic-season cycle (1,2,3)</w:t>
            </w:r>
          </w:p>
        </w:tc>
      </w:tr>
      <w:tr w:rsidR="000E3585" w14:paraId="655AA762" w14:textId="77777777" w:rsidTr="00D137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0" w:type="dxa"/>
            <w:hideMark/>
          </w:tcPr>
          <w:p w14:paraId="5107C757" w14:textId="77777777" w:rsidR="000E3585" w:rsidRDefault="000E3585" w:rsidP="00D137C5">
            <w:proofErr w:type="spellStart"/>
            <w:r>
              <w:t>count_start_date</w:t>
            </w:r>
            <w:proofErr w:type="spellEnd"/>
          </w:p>
        </w:tc>
        <w:tc>
          <w:tcPr>
            <w:tcW w:w="3925" w:type="dxa"/>
            <w:hideMark/>
          </w:tcPr>
          <w:p w14:paraId="3277333E" w14:textId="77777777" w:rsidR="000E3585" w:rsidRDefault="000E3585" w:rsidP="00D137C5">
            <w:pPr>
              <w:cnfStyle w:val="000000100000" w:firstRow="0" w:lastRow="0" w:firstColumn="0" w:lastColumn="0" w:oddVBand="0" w:evenVBand="0" w:oddHBand="1" w:evenHBand="0" w:firstRowFirstColumn="0" w:firstRowLastColumn="0" w:lastRowFirstColumn="0" w:lastRowLastColumn="0"/>
            </w:pPr>
            <w:r>
              <w:t>DATE</w:t>
            </w:r>
          </w:p>
        </w:tc>
        <w:tc>
          <w:tcPr>
            <w:tcW w:w="2075" w:type="dxa"/>
            <w:hideMark/>
          </w:tcPr>
          <w:p w14:paraId="21F594D0" w14:textId="77777777" w:rsidR="000E3585" w:rsidRDefault="000E3585" w:rsidP="00D137C5">
            <w:pPr>
              <w:cnfStyle w:val="000000100000" w:firstRow="0" w:lastRow="0" w:firstColumn="0" w:lastColumn="0" w:oddVBand="0" w:evenVBand="0" w:oddHBand="1" w:evenHBand="0" w:firstRowFirstColumn="0" w:firstRowLastColumn="0" w:lastRowFirstColumn="0" w:lastRowLastColumn="0"/>
            </w:pPr>
            <w:r>
              <w:t>Survey start date</w:t>
            </w:r>
          </w:p>
        </w:tc>
      </w:tr>
      <w:tr w:rsidR="000E3585" w14:paraId="2D9D3B44" w14:textId="77777777" w:rsidTr="00D137C5">
        <w:tc>
          <w:tcPr>
            <w:cnfStyle w:val="001000000000" w:firstRow="0" w:lastRow="0" w:firstColumn="1" w:lastColumn="0" w:oddVBand="0" w:evenVBand="0" w:oddHBand="0" w:evenHBand="0" w:firstRowFirstColumn="0" w:firstRowLastColumn="0" w:lastRowFirstColumn="0" w:lastRowLastColumn="0"/>
            <w:tcW w:w="2630" w:type="dxa"/>
            <w:hideMark/>
          </w:tcPr>
          <w:p w14:paraId="61D440CD" w14:textId="77777777" w:rsidR="000E3585" w:rsidRDefault="000E3585" w:rsidP="00D137C5">
            <w:proofErr w:type="spellStart"/>
            <w:r>
              <w:t>count_end_date</w:t>
            </w:r>
            <w:proofErr w:type="spellEnd"/>
          </w:p>
        </w:tc>
        <w:tc>
          <w:tcPr>
            <w:tcW w:w="3925" w:type="dxa"/>
            <w:hideMark/>
          </w:tcPr>
          <w:p w14:paraId="26C6EF63" w14:textId="77777777" w:rsidR="000E3585" w:rsidRDefault="000E3585" w:rsidP="00D137C5">
            <w:pPr>
              <w:cnfStyle w:val="000000000000" w:firstRow="0" w:lastRow="0" w:firstColumn="0" w:lastColumn="0" w:oddVBand="0" w:evenVBand="0" w:oddHBand="0" w:evenHBand="0" w:firstRowFirstColumn="0" w:firstRowLastColumn="0" w:lastRowFirstColumn="0" w:lastRowLastColumn="0"/>
            </w:pPr>
            <w:r>
              <w:t>DATE</w:t>
            </w:r>
          </w:p>
        </w:tc>
        <w:tc>
          <w:tcPr>
            <w:tcW w:w="2075" w:type="dxa"/>
            <w:hideMark/>
          </w:tcPr>
          <w:p w14:paraId="38DA668F" w14:textId="77777777" w:rsidR="000E3585" w:rsidRDefault="000E3585" w:rsidP="00D137C5">
            <w:pPr>
              <w:cnfStyle w:val="000000000000" w:firstRow="0" w:lastRow="0" w:firstColumn="0" w:lastColumn="0" w:oddVBand="0" w:evenVBand="0" w:oddHBand="0" w:evenHBand="0" w:firstRowFirstColumn="0" w:firstRowLastColumn="0" w:lastRowFirstColumn="0" w:lastRowLastColumn="0"/>
            </w:pPr>
            <w:r>
              <w:t>Survey end date</w:t>
            </w:r>
          </w:p>
        </w:tc>
      </w:tr>
      <w:tr w:rsidR="000E3585" w14:paraId="0F21CDFE" w14:textId="77777777" w:rsidTr="00D137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0" w:type="dxa"/>
            <w:hideMark/>
          </w:tcPr>
          <w:p w14:paraId="03F765D7" w14:textId="7CFA87CE" w:rsidR="000E3585" w:rsidRDefault="000E3585" w:rsidP="00D137C5">
            <w:proofErr w:type="spellStart"/>
            <w:r>
              <w:t>count_days</w:t>
            </w:r>
            <w:ins w:id="1276" w:author="Dmtsu G" w:date="2025-09-08T07:40:00Z" w16du:dateUtc="2025-09-08T04:40:00Z">
              <w:r w:rsidR="002C3D85">
                <w:t>_per_cycle</w:t>
              </w:r>
            </w:ins>
            <w:proofErr w:type="spellEnd"/>
          </w:p>
        </w:tc>
        <w:tc>
          <w:tcPr>
            <w:tcW w:w="3925" w:type="dxa"/>
            <w:hideMark/>
          </w:tcPr>
          <w:p w14:paraId="450A9D2E" w14:textId="77777777" w:rsidR="000E3585" w:rsidRDefault="000E3585" w:rsidP="00D137C5">
            <w:pPr>
              <w:cnfStyle w:val="000000100000" w:firstRow="0" w:lastRow="0" w:firstColumn="0" w:lastColumn="0" w:oddVBand="0" w:evenVBand="0" w:oddHBand="1" w:evenHBand="0" w:firstRowFirstColumn="0" w:firstRowLastColumn="0" w:lastRowFirstColumn="0" w:lastRowLastColumn="0"/>
            </w:pPr>
            <w:r>
              <w:t>SMALLINT</w:t>
            </w:r>
          </w:p>
        </w:tc>
        <w:tc>
          <w:tcPr>
            <w:tcW w:w="2075" w:type="dxa"/>
            <w:hideMark/>
          </w:tcPr>
          <w:p w14:paraId="433CD0C4" w14:textId="77777777" w:rsidR="000E3585" w:rsidRDefault="000E3585" w:rsidP="00D137C5">
            <w:pPr>
              <w:cnfStyle w:val="000000100000" w:firstRow="0" w:lastRow="0" w:firstColumn="0" w:lastColumn="0" w:oddVBand="0" w:evenVBand="0" w:oddHBand="1" w:evenHBand="0" w:firstRowFirstColumn="0" w:firstRowLastColumn="0" w:lastRowFirstColumn="0" w:lastRowLastColumn="0"/>
            </w:pPr>
            <w:r>
              <w:t>Number of days counted (usually 7)</w:t>
            </w:r>
          </w:p>
        </w:tc>
      </w:tr>
      <w:tr w:rsidR="000E3585" w14:paraId="77246407" w14:textId="77777777" w:rsidTr="00D137C5">
        <w:tc>
          <w:tcPr>
            <w:cnfStyle w:val="001000000000" w:firstRow="0" w:lastRow="0" w:firstColumn="1" w:lastColumn="0" w:oddVBand="0" w:evenVBand="0" w:oddHBand="0" w:evenHBand="0" w:firstRowFirstColumn="0" w:firstRowLastColumn="0" w:lastRowFirstColumn="0" w:lastRowLastColumn="0"/>
            <w:tcW w:w="2630" w:type="dxa"/>
            <w:hideMark/>
          </w:tcPr>
          <w:p w14:paraId="1EE83423" w14:textId="77777777" w:rsidR="000E3585" w:rsidRDefault="000E3585" w:rsidP="00D137C5">
            <w:proofErr w:type="spellStart"/>
            <w:r>
              <w:t>count_hours_per_day</w:t>
            </w:r>
            <w:proofErr w:type="spellEnd"/>
          </w:p>
        </w:tc>
        <w:tc>
          <w:tcPr>
            <w:tcW w:w="3925" w:type="dxa"/>
            <w:hideMark/>
          </w:tcPr>
          <w:p w14:paraId="4D24D24B" w14:textId="77777777" w:rsidR="000E3585" w:rsidRDefault="000E3585" w:rsidP="00D137C5">
            <w:pPr>
              <w:cnfStyle w:val="000000000000" w:firstRow="0" w:lastRow="0" w:firstColumn="0" w:lastColumn="0" w:oddVBand="0" w:evenVBand="0" w:oddHBand="0" w:evenHBand="0" w:firstRowFirstColumn="0" w:firstRowLastColumn="0" w:lastRowFirstColumn="0" w:lastRowLastColumn="0"/>
            </w:pPr>
            <w:r>
              <w:t>SMALLINT</w:t>
            </w:r>
          </w:p>
        </w:tc>
        <w:tc>
          <w:tcPr>
            <w:tcW w:w="2075" w:type="dxa"/>
            <w:hideMark/>
          </w:tcPr>
          <w:p w14:paraId="18A46E33" w14:textId="77777777" w:rsidR="000E3585" w:rsidRDefault="000E3585" w:rsidP="00D137C5">
            <w:pPr>
              <w:cnfStyle w:val="000000000000" w:firstRow="0" w:lastRow="0" w:firstColumn="0" w:lastColumn="0" w:oddVBand="0" w:evenVBand="0" w:oddHBand="0" w:evenHBand="0" w:firstRowFirstColumn="0" w:firstRowLastColumn="0" w:lastRowFirstColumn="0" w:lastRowLastColumn="0"/>
            </w:pPr>
            <w:r>
              <w:t>Hours counted per day (12 or 24)</w:t>
            </w:r>
          </w:p>
        </w:tc>
      </w:tr>
      <w:tr w:rsidR="000E3585" w14:paraId="75B1BAFF" w14:textId="77777777" w:rsidTr="00D137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0" w:type="dxa"/>
            <w:hideMark/>
          </w:tcPr>
          <w:p w14:paraId="4A1E6803" w14:textId="77777777" w:rsidR="000E3585" w:rsidRDefault="000E3585" w:rsidP="00D137C5">
            <w:proofErr w:type="spellStart"/>
            <w:r>
              <w:t>night_adjustment_factor</w:t>
            </w:r>
            <w:proofErr w:type="spellEnd"/>
          </w:p>
        </w:tc>
        <w:tc>
          <w:tcPr>
            <w:tcW w:w="3925" w:type="dxa"/>
            <w:hideMark/>
          </w:tcPr>
          <w:p w14:paraId="0B892484" w14:textId="77777777" w:rsidR="000E3585" w:rsidRDefault="000E3585" w:rsidP="00D137C5">
            <w:pPr>
              <w:cnfStyle w:val="000000100000" w:firstRow="0" w:lastRow="0" w:firstColumn="0" w:lastColumn="0" w:oddVBand="0" w:evenVBand="0" w:oddHBand="1" w:evenHBand="0" w:firstRowFirstColumn="0" w:firstRowLastColumn="0" w:lastRowFirstColumn="0" w:lastRowLastColumn="0"/>
            </w:pPr>
            <w:proofErr w:type="gramStart"/>
            <w:r>
              <w:t>DECIMAL(</w:t>
            </w:r>
            <w:proofErr w:type="gramEnd"/>
            <w:r>
              <w:t>5,3) DEFAULT 1.33</w:t>
            </w:r>
          </w:p>
        </w:tc>
        <w:tc>
          <w:tcPr>
            <w:tcW w:w="2075" w:type="dxa"/>
            <w:hideMark/>
          </w:tcPr>
          <w:p w14:paraId="274AA53C" w14:textId="77777777" w:rsidR="000E3585" w:rsidRDefault="000E3585" w:rsidP="00D137C5">
            <w:pPr>
              <w:cnfStyle w:val="000000100000" w:firstRow="0" w:lastRow="0" w:firstColumn="0" w:lastColumn="0" w:oddVBand="0" w:evenVBand="0" w:oddHBand="1" w:evenHBand="0" w:firstRowFirstColumn="0" w:firstRowLastColumn="0" w:lastRowFirstColumn="0" w:lastRowLastColumn="0"/>
            </w:pPr>
            <w:r>
              <w:t>Night adjustment factor (editable)</w:t>
            </w:r>
          </w:p>
        </w:tc>
      </w:tr>
      <w:tr w:rsidR="000E3585" w14:paraId="35B993C4" w14:textId="77777777" w:rsidTr="00D137C5">
        <w:tc>
          <w:tcPr>
            <w:cnfStyle w:val="001000000000" w:firstRow="0" w:lastRow="0" w:firstColumn="1" w:lastColumn="0" w:oddVBand="0" w:evenVBand="0" w:oddHBand="0" w:evenHBand="0" w:firstRowFirstColumn="0" w:firstRowLastColumn="0" w:lastRowFirstColumn="0" w:lastRowLastColumn="0"/>
            <w:tcW w:w="2630" w:type="dxa"/>
            <w:hideMark/>
          </w:tcPr>
          <w:p w14:paraId="3E5FBE6D" w14:textId="2F3C1082" w:rsidR="000E3585" w:rsidRDefault="003B44A8" w:rsidP="00D137C5">
            <w:r>
              <w:t>M</w:t>
            </w:r>
            <w:r w:rsidR="000E3585">
              <w:t>ethod</w:t>
            </w:r>
          </w:p>
        </w:tc>
        <w:tc>
          <w:tcPr>
            <w:tcW w:w="3925" w:type="dxa"/>
            <w:hideMark/>
          </w:tcPr>
          <w:p w14:paraId="7A1923C0" w14:textId="77777777" w:rsidR="000E3585" w:rsidRDefault="000E3585" w:rsidP="00D137C5">
            <w:pPr>
              <w:cnfStyle w:val="000000000000" w:firstRow="0" w:lastRow="0" w:firstColumn="0" w:lastColumn="0" w:oddVBand="0" w:evenVBand="0" w:oddHBand="0" w:evenHBand="0" w:firstRowFirstColumn="0" w:firstRowLastColumn="0" w:lastRowFirstColumn="0" w:lastRowLastColumn="0"/>
            </w:pPr>
            <w:r>
              <w:t>ENUM('</w:t>
            </w:r>
            <w:proofErr w:type="spellStart"/>
            <w:r>
              <w:t>MOC','MTS','Automated','Other</w:t>
            </w:r>
            <w:proofErr w:type="spellEnd"/>
            <w:r>
              <w:t>')</w:t>
            </w:r>
          </w:p>
        </w:tc>
        <w:tc>
          <w:tcPr>
            <w:tcW w:w="2075" w:type="dxa"/>
            <w:hideMark/>
          </w:tcPr>
          <w:p w14:paraId="317D79E2" w14:textId="77777777" w:rsidR="000E3585" w:rsidRDefault="000E3585" w:rsidP="00D137C5">
            <w:pPr>
              <w:cnfStyle w:val="000000000000" w:firstRow="0" w:lastRow="0" w:firstColumn="0" w:lastColumn="0" w:oddVBand="0" w:evenVBand="0" w:oddHBand="0" w:evenHBand="0" w:firstRowFirstColumn="0" w:firstRowLastColumn="0" w:lastRowFirstColumn="0" w:lastRowLastColumn="0"/>
            </w:pPr>
            <w:r>
              <w:t>Counting method</w:t>
            </w:r>
          </w:p>
        </w:tc>
      </w:tr>
      <w:tr w:rsidR="000E3585" w14:paraId="2D04CA78" w14:textId="77777777" w:rsidTr="00D137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0" w:type="dxa"/>
            <w:hideMark/>
          </w:tcPr>
          <w:p w14:paraId="2B6696AD" w14:textId="2105C79C" w:rsidR="000E3585" w:rsidRDefault="003B44A8" w:rsidP="00D137C5">
            <w:r>
              <w:t>O</w:t>
            </w:r>
            <w:r w:rsidR="000E3585">
              <w:t>bserver</w:t>
            </w:r>
          </w:p>
        </w:tc>
        <w:tc>
          <w:tcPr>
            <w:tcW w:w="3925" w:type="dxa"/>
            <w:hideMark/>
          </w:tcPr>
          <w:p w14:paraId="19AF47D6" w14:textId="77777777" w:rsidR="000E3585" w:rsidRDefault="000E3585" w:rsidP="00D137C5">
            <w:pPr>
              <w:cnfStyle w:val="000000100000" w:firstRow="0" w:lastRow="0" w:firstColumn="0" w:lastColumn="0" w:oddVBand="0" w:evenVBand="0" w:oddHBand="1" w:evenHBand="0" w:firstRowFirstColumn="0" w:firstRowLastColumn="0" w:lastRowFirstColumn="0" w:lastRowLastColumn="0"/>
            </w:pPr>
            <w:proofErr w:type="gramStart"/>
            <w:r>
              <w:t>VARCHAR(</w:t>
            </w:r>
            <w:proofErr w:type="gramEnd"/>
            <w:r>
              <w:t>150)</w:t>
            </w:r>
          </w:p>
        </w:tc>
        <w:tc>
          <w:tcPr>
            <w:tcW w:w="2075" w:type="dxa"/>
            <w:hideMark/>
          </w:tcPr>
          <w:p w14:paraId="7463A02D" w14:textId="77777777" w:rsidR="000E3585" w:rsidRDefault="000E3585" w:rsidP="00D137C5">
            <w:pPr>
              <w:cnfStyle w:val="000000100000" w:firstRow="0" w:lastRow="0" w:firstColumn="0" w:lastColumn="0" w:oddVBand="0" w:evenVBand="0" w:oddHBand="1" w:evenHBand="0" w:firstRowFirstColumn="0" w:firstRowLastColumn="0" w:lastRowFirstColumn="0" w:lastRowLastColumn="0"/>
            </w:pPr>
            <w:r>
              <w:t>Team or observer name</w:t>
            </w:r>
          </w:p>
        </w:tc>
      </w:tr>
      <w:tr w:rsidR="000E3585" w14:paraId="39E39420" w14:textId="77777777" w:rsidTr="00D137C5">
        <w:tc>
          <w:tcPr>
            <w:cnfStyle w:val="001000000000" w:firstRow="0" w:lastRow="0" w:firstColumn="1" w:lastColumn="0" w:oddVBand="0" w:evenVBand="0" w:oddHBand="0" w:evenHBand="0" w:firstRowFirstColumn="0" w:firstRowLastColumn="0" w:lastRowFirstColumn="0" w:lastRowLastColumn="0"/>
            <w:tcW w:w="2630" w:type="dxa"/>
            <w:hideMark/>
          </w:tcPr>
          <w:p w14:paraId="2BD83BA1" w14:textId="77777777" w:rsidR="000E3585" w:rsidRDefault="000E3585" w:rsidP="00D137C5">
            <w:proofErr w:type="spellStart"/>
            <w:r>
              <w:t>location_override</w:t>
            </w:r>
            <w:proofErr w:type="spellEnd"/>
          </w:p>
        </w:tc>
        <w:tc>
          <w:tcPr>
            <w:tcW w:w="3925" w:type="dxa"/>
            <w:hideMark/>
          </w:tcPr>
          <w:p w14:paraId="217467C2" w14:textId="77777777" w:rsidR="000E3585" w:rsidRDefault="000E3585" w:rsidP="00D137C5">
            <w:pPr>
              <w:cnfStyle w:val="000000000000" w:firstRow="0" w:lastRow="0" w:firstColumn="0" w:lastColumn="0" w:oddVBand="0" w:evenVBand="0" w:oddHBand="0" w:evenHBand="0" w:firstRowFirstColumn="0" w:firstRowLastColumn="0" w:lastRowFirstColumn="0" w:lastRowLastColumn="0"/>
            </w:pPr>
            <w:r>
              <w:t>GEOMETRY(Point,4326) / JSON NULLABLE</w:t>
            </w:r>
          </w:p>
        </w:tc>
        <w:tc>
          <w:tcPr>
            <w:tcW w:w="2075" w:type="dxa"/>
            <w:hideMark/>
          </w:tcPr>
          <w:p w14:paraId="09BD2FE8" w14:textId="77777777" w:rsidR="000E3585" w:rsidRDefault="000E3585" w:rsidP="00D137C5">
            <w:pPr>
              <w:cnfStyle w:val="000000000000" w:firstRow="0" w:lastRow="0" w:firstColumn="0" w:lastColumn="0" w:oddVBand="0" w:evenVBand="0" w:oddHBand="0" w:evenHBand="0" w:firstRowFirstColumn="0" w:firstRowLastColumn="0" w:lastRowFirstColumn="0" w:lastRowLastColumn="0"/>
            </w:pPr>
            <w:r>
              <w:t>Optional exact GPS if different from segment centroid</w:t>
            </w:r>
          </w:p>
        </w:tc>
      </w:tr>
      <w:tr w:rsidR="000E3585" w14:paraId="15B5CE48" w14:textId="77777777" w:rsidTr="00D137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0" w:type="dxa"/>
            <w:hideMark/>
          </w:tcPr>
          <w:p w14:paraId="6AB655FB" w14:textId="77777777" w:rsidR="000E3585" w:rsidRDefault="000E3585" w:rsidP="00D137C5">
            <w:proofErr w:type="spellStart"/>
            <w:r>
              <w:t>weather_notes</w:t>
            </w:r>
            <w:proofErr w:type="spellEnd"/>
          </w:p>
        </w:tc>
        <w:tc>
          <w:tcPr>
            <w:tcW w:w="3925" w:type="dxa"/>
            <w:hideMark/>
          </w:tcPr>
          <w:p w14:paraId="700D6D86" w14:textId="77777777" w:rsidR="000E3585" w:rsidRDefault="000E3585" w:rsidP="00D137C5">
            <w:pPr>
              <w:cnfStyle w:val="000000100000" w:firstRow="0" w:lastRow="0" w:firstColumn="0" w:lastColumn="0" w:oddVBand="0" w:evenVBand="0" w:oddHBand="1" w:evenHBand="0" w:firstRowFirstColumn="0" w:firstRowLastColumn="0" w:lastRowFirstColumn="0" w:lastRowLastColumn="0"/>
            </w:pPr>
            <w:proofErr w:type="gramStart"/>
            <w:r>
              <w:t>VARCHAR(</w:t>
            </w:r>
            <w:proofErr w:type="gramEnd"/>
            <w:r>
              <w:t>100)</w:t>
            </w:r>
          </w:p>
        </w:tc>
        <w:tc>
          <w:tcPr>
            <w:tcW w:w="2075" w:type="dxa"/>
            <w:hideMark/>
          </w:tcPr>
          <w:p w14:paraId="4E2FAABC" w14:textId="77777777" w:rsidR="000E3585" w:rsidRDefault="000E3585" w:rsidP="00D137C5">
            <w:pPr>
              <w:cnfStyle w:val="000000100000" w:firstRow="0" w:lastRow="0" w:firstColumn="0" w:lastColumn="0" w:oddVBand="0" w:evenVBand="0" w:oddHBand="1" w:evenHBand="0" w:firstRowFirstColumn="0" w:firstRowLastColumn="0" w:lastRowFirstColumn="0" w:lastRowLastColumn="0"/>
            </w:pPr>
            <w:r>
              <w:t>Weather summary</w:t>
            </w:r>
          </w:p>
        </w:tc>
      </w:tr>
      <w:tr w:rsidR="000E3585" w14:paraId="7AAAA466" w14:textId="77777777" w:rsidTr="00D137C5">
        <w:tc>
          <w:tcPr>
            <w:cnfStyle w:val="001000000000" w:firstRow="0" w:lastRow="0" w:firstColumn="1" w:lastColumn="0" w:oddVBand="0" w:evenVBand="0" w:oddHBand="0" w:evenHBand="0" w:firstRowFirstColumn="0" w:firstRowLastColumn="0" w:lastRowFirstColumn="0" w:lastRowLastColumn="0"/>
            <w:tcW w:w="2630" w:type="dxa"/>
            <w:hideMark/>
          </w:tcPr>
          <w:p w14:paraId="7AB76DC7" w14:textId="77777777" w:rsidR="000E3585" w:rsidRDefault="000E3585" w:rsidP="00D137C5">
            <w:commentRangeStart w:id="1277"/>
            <w:proofErr w:type="spellStart"/>
            <w:r>
              <w:t>qa_status</w:t>
            </w:r>
            <w:proofErr w:type="spellEnd"/>
          </w:p>
        </w:tc>
        <w:tc>
          <w:tcPr>
            <w:tcW w:w="3925" w:type="dxa"/>
            <w:hideMark/>
          </w:tcPr>
          <w:p w14:paraId="69FB7263" w14:textId="77777777" w:rsidR="000E3585" w:rsidRDefault="000E3585" w:rsidP="00D137C5">
            <w:pPr>
              <w:cnfStyle w:val="000000000000" w:firstRow="0" w:lastRow="0" w:firstColumn="0" w:lastColumn="0" w:oddVBand="0" w:evenVBand="0" w:oddHBand="0" w:evenHBand="0" w:firstRowFirstColumn="0" w:firstRowLastColumn="0" w:lastRowFirstColumn="0" w:lastRowLastColumn="0"/>
            </w:pPr>
            <w:proofErr w:type="gramStart"/>
            <w:r>
              <w:t>ENUM(</w:t>
            </w:r>
            <w:proofErr w:type="gramEnd"/>
            <w:r>
              <w:t>'</w:t>
            </w:r>
            <w:proofErr w:type="spellStart"/>
            <w:r>
              <w:t>Draft','In</w:t>
            </w:r>
            <w:proofErr w:type="spellEnd"/>
            <w:r>
              <w:t xml:space="preserve"> </w:t>
            </w:r>
            <w:proofErr w:type="spellStart"/>
            <w:r>
              <w:t>Review','Approved','Rejected</w:t>
            </w:r>
            <w:proofErr w:type="spellEnd"/>
            <w:r>
              <w:t>') DEFAULT 'Draft'</w:t>
            </w:r>
          </w:p>
        </w:tc>
        <w:tc>
          <w:tcPr>
            <w:tcW w:w="2075" w:type="dxa"/>
            <w:hideMark/>
          </w:tcPr>
          <w:p w14:paraId="6E602CFC" w14:textId="77777777" w:rsidR="000E3585" w:rsidRDefault="000E3585" w:rsidP="00D137C5">
            <w:pPr>
              <w:cnfStyle w:val="000000000000" w:firstRow="0" w:lastRow="0" w:firstColumn="0" w:lastColumn="0" w:oddVBand="0" w:evenVBand="0" w:oddHBand="0" w:evenHBand="0" w:firstRowFirstColumn="0" w:firstRowLastColumn="0" w:lastRowFirstColumn="0" w:lastRowLastColumn="0"/>
            </w:pPr>
            <w:r>
              <w:t>QA state</w:t>
            </w:r>
            <w:commentRangeEnd w:id="1277"/>
            <w:r w:rsidR="002C3D85">
              <w:rPr>
                <w:rStyle w:val="CommentReference"/>
              </w:rPr>
              <w:commentReference w:id="1277"/>
            </w:r>
          </w:p>
        </w:tc>
      </w:tr>
      <w:tr w:rsidR="000E3585" w14:paraId="2C1E14E0" w14:textId="77777777" w:rsidTr="00D137C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630" w:type="dxa"/>
            <w:hideMark/>
          </w:tcPr>
          <w:p w14:paraId="2BC77DBD" w14:textId="77777777" w:rsidR="000E3585" w:rsidRDefault="000E3585" w:rsidP="00D137C5">
            <w:proofErr w:type="spellStart"/>
            <w:r>
              <w:t>created_at</w:t>
            </w:r>
            <w:proofErr w:type="spellEnd"/>
          </w:p>
        </w:tc>
        <w:tc>
          <w:tcPr>
            <w:tcW w:w="3925" w:type="dxa"/>
            <w:hideMark/>
          </w:tcPr>
          <w:p w14:paraId="1F2F7701" w14:textId="77777777" w:rsidR="000E3585" w:rsidRDefault="000E3585" w:rsidP="00D137C5">
            <w:pPr>
              <w:cnfStyle w:val="000000100000" w:firstRow="0" w:lastRow="0" w:firstColumn="0" w:lastColumn="0" w:oddVBand="0" w:evenVBand="0" w:oddHBand="1" w:evenHBand="0" w:firstRowFirstColumn="0" w:firstRowLastColumn="0" w:lastRowFirstColumn="0" w:lastRowLastColumn="0"/>
            </w:pPr>
            <w:r>
              <w:t xml:space="preserve">TIMESTAMP DEFAULT </w:t>
            </w:r>
            <w:proofErr w:type="gramStart"/>
            <w:r>
              <w:t>now(</w:t>
            </w:r>
            <w:proofErr w:type="gramEnd"/>
            <w:r>
              <w:t>)</w:t>
            </w:r>
          </w:p>
        </w:tc>
        <w:tc>
          <w:tcPr>
            <w:tcW w:w="2075" w:type="dxa"/>
            <w:hideMark/>
          </w:tcPr>
          <w:p w14:paraId="7AF535CE" w14:textId="77777777" w:rsidR="000E3585" w:rsidRDefault="000E3585" w:rsidP="00D137C5">
            <w:pPr>
              <w:cnfStyle w:val="000000100000" w:firstRow="0" w:lastRow="0" w:firstColumn="0" w:lastColumn="0" w:oddVBand="0" w:evenVBand="0" w:oddHBand="1" w:evenHBand="0" w:firstRowFirstColumn="0" w:firstRowLastColumn="0" w:lastRowFirstColumn="0" w:lastRowLastColumn="0"/>
            </w:pPr>
            <w:r>
              <w:t>Creation timestamp</w:t>
            </w:r>
          </w:p>
        </w:tc>
      </w:tr>
      <w:tr w:rsidR="000E3585" w14:paraId="650BC349" w14:textId="77777777" w:rsidTr="00D137C5">
        <w:tc>
          <w:tcPr>
            <w:cnfStyle w:val="001000000000" w:firstRow="0" w:lastRow="0" w:firstColumn="1" w:lastColumn="0" w:oddVBand="0" w:evenVBand="0" w:oddHBand="0" w:evenHBand="0" w:firstRowFirstColumn="0" w:firstRowLastColumn="0" w:lastRowFirstColumn="0" w:lastRowLastColumn="0"/>
            <w:tcW w:w="2630" w:type="dxa"/>
            <w:hideMark/>
          </w:tcPr>
          <w:p w14:paraId="1913A4BA" w14:textId="77777777" w:rsidR="000E3585" w:rsidRDefault="000E3585" w:rsidP="00D137C5">
            <w:commentRangeStart w:id="1278"/>
            <w:proofErr w:type="spellStart"/>
            <w:r>
              <w:t>approved_at</w:t>
            </w:r>
            <w:proofErr w:type="spellEnd"/>
          </w:p>
        </w:tc>
        <w:tc>
          <w:tcPr>
            <w:tcW w:w="3925" w:type="dxa"/>
            <w:hideMark/>
          </w:tcPr>
          <w:p w14:paraId="21A334C3" w14:textId="77777777" w:rsidR="000E3585" w:rsidRDefault="000E3585" w:rsidP="00D137C5">
            <w:pPr>
              <w:cnfStyle w:val="000000000000" w:firstRow="0" w:lastRow="0" w:firstColumn="0" w:lastColumn="0" w:oddVBand="0" w:evenVBand="0" w:oddHBand="0" w:evenHBand="0" w:firstRowFirstColumn="0" w:firstRowLastColumn="0" w:lastRowFirstColumn="0" w:lastRowLastColumn="0"/>
            </w:pPr>
            <w:r>
              <w:t>TIMESTAMP NULLABLE</w:t>
            </w:r>
          </w:p>
        </w:tc>
        <w:tc>
          <w:tcPr>
            <w:tcW w:w="2075" w:type="dxa"/>
            <w:hideMark/>
          </w:tcPr>
          <w:p w14:paraId="0D2BD15E" w14:textId="77777777" w:rsidR="000E3585" w:rsidRDefault="000E3585" w:rsidP="00D137C5">
            <w:pPr>
              <w:cnfStyle w:val="000000000000" w:firstRow="0" w:lastRow="0" w:firstColumn="0" w:lastColumn="0" w:oddVBand="0" w:evenVBand="0" w:oddHBand="0" w:evenHBand="0" w:firstRowFirstColumn="0" w:firstRowLastColumn="0" w:lastRowFirstColumn="0" w:lastRowLastColumn="0"/>
            </w:pPr>
            <w:r>
              <w:t>Approval timestamp (if approved)</w:t>
            </w:r>
            <w:commentRangeEnd w:id="1278"/>
            <w:r w:rsidR="002C3D85">
              <w:rPr>
                <w:rStyle w:val="CommentReference"/>
              </w:rPr>
              <w:commentReference w:id="1278"/>
            </w:r>
          </w:p>
        </w:tc>
      </w:tr>
    </w:tbl>
    <w:p w14:paraId="7B151230" w14:textId="28DEF43B" w:rsidR="00230600" w:rsidRDefault="00230600">
      <w:pPr>
        <w:pStyle w:val="Heading4"/>
        <w:pPrChange w:id="1279" w:author="Awet Teka" w:date="2025-09-13T12:52:00Z" w16du:dateUtc="2025-09-13T09:52:00Z">
          <w:pPr>
            <w:pStyle w:val="Heading3"/>
          </w:pPr>
        </w:pPrChange>
      </w:pPr>
      <w:r>
        <w:t>Traffic Count Record</w:t>
      </w:r>
    </w:p>
    <w:p w14:paraId="62B853EB" w14:textId="77777777" w:rsidR="002C10A6" w:rsidRDefault="000E3585" w:rsidP="002C10A6">
      <w:pPr>
        <w:pStyle w:val="Caption"/>
        <w:spacing w:before="240"/>
      </w:pPr>
      <w:r>
        <w:t xml:space="preserve">Table </w:t>
      </w:r>
      <w:fldSimple w:instr=" SEQ Table \* ARABIC ">
        <w:r>
          <w:rPr>
            <w:noProof/>
          </w:rPr>
          <w:t>6</w:t>
        </w:r>
      </w:fldSimple>
      <w:r w:rsidR="00997B4D">
        <w:t>.</w:t>
      </w:r>
      <w:r>
        <w:t xml:space="preserve"> </w:t>
      </w:r>
      <w:r w:rsidR="00997B4D" w:rsidRPr="00997B4D">
        <w:t>Traffic Count Record (raw counts)</w:t>
      </w:r>
    </w:p>
    <w:p w14:paraId="0F4FB3F2" w14:textId="1104081F" w:rsidR="000E3585" w:rsidRPr="002C10A6" w:rsidRDefault="00997B4D" w:rsidP="002C10A6">
      <w:pPr>
        <w:pStyle w:val="Caption"/>
        <w:spacing w:before="240"/>
        <w:rPr>
          <w:b w:val="0"/>
          <w:bCs w:val="0"/>
        </w:rPr>
      </w:pPr>
      <w:r w:rsidRPr="00997B4D">
        <w:br/>
      </w:r>
      <w:r w:rsidRPr="002C10A6">
        <w:rPr>
          <w:b w:val="0"/>
          <w:bCs w:val="0"/>
          <w:sz w:val="22"/>
          <w:szCs w:val="22"/>
        </w:rPr>
        <w:t>Stores disaggregated traffic counts by date and vehicle class.</w:t>
      </w:r>
    </w:p>
    <w:tbl>
      <w:tblPr>
        <w:tblStyle w:val="ListTable3"/>
        <w:tblW w:w="0" w:type="auto"/>
        <w:tblLook w:val="04A0" w:firstRow="1" w:lastRow="0" w:firstColumn="1" w:lastColumn="0" w:noHBand="0" w:noVBand="1"/>
      </w:tblPr>
      <w:tblGrid>
        <w:gridCol w:w="1976"/>
        <w:gridCol w:w="4409"/>
        <w:gridCol w:w="2245"/>
      </w:tblGrid>
      <w:tr w:rsidR="00997B4D" w:rsidRPr="00997B4D" w14:paraId="2602FF65" w14:textId="77777777" w:rsidTr="00997B4D">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F706498" w14:textId="77777777" w:rsidR="00997B4D" w:rsidRPr="00997B4D" w:rsidRDefault="00997B4D" w:rsidP="00997B4D">
            <w:pPr>
              <w:jc w:val="center"/>
              <w:rPr>
                <w:rFonts w:eastAsia="Times New Roman" w:cs="Times New Roman"/>
                <w:sz w:val="24"/>
                <w:szCs w:val="24"/>
              </w:rPr>
            </w:pPr>
            <w:r w:rsidRPr="00997B4D">
              <w:rPr>
                <w:rFonts w:eastAsia="Times New Roman" w:cs="Times New Roman"/>
                <w:sz w:val="24"/>
                <w:szCs w:val="24"/>
              </w:rPr>
              <w:lastRenderedPageBreak/>
              <w:t>Column</w:t>
            </w:r>
          </w:p>
        </w:tc>
        <w:tc>
          <w:tcPr>
            <w:tcW w:w="4409" w:type="dxa"/>
            <w:hideMark/>
          </w:tcPr>
          <w:p w14:paraId="35CFE579" w14:textId="77777777" w:rsidR="00997B4D" w:rsidRPr="00997B4D" w:rsidRDefault="00997B4D" w:rsidP="00997B4D">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4"/>
                <w:szCs w:val="24"/>
              </w:rPr>
            </w:pPr>
            <w:r w:rsidRPr="00997B4D">
              <w:rPr>
                <w:rFonts w:eastAsia="Times New Roman" w:cs="Times New Roman"/>
                <w:sz w:val="24"/>
                <w:szCs w:val="24"/>
              </w:rPr>
              <w:t>Type</w:t>
            </w:r>
          </w:p>
        </w:tc>
        <w:tc>
          <w:tcPr>
            <w:tcW w:w="2245" w:type="dxa"/>
            <w:hideMark/>
          </w:tcPr>
          <w:p w14:paraId="03A32D06" w14:textId="77777777" w:rsidR="00997B4D" w:rsidRPr="00997B4D" w:rsidRDefault="00997B4D" w:rsidP="00997B4D">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sz w:val="24"/>
                <w:szCs w:val="24"/>
              </w:rPr>
            </w:pPr>
            <w:r w:rsidRPr="00997B4D">
              <w:rPr>
                <w:rFonts w:eastAsia="Times New Roman" w:cs="Times New Roman"/>
                <w:sz w:val="24"/>
                <w:szCs w:val="24"/>
              </w:rPr>
              <w:t>Description</w:t>
            </w:r>
          </w:p>
        </w:tc>
      </w:tr>
      <w:tr w:rsidR="00997B4D" w:rsidRPr="00997B4D" w14:paraId="282D0696" w14:textId="77777777" w:rsidTr="00997B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0C92B7" w14:textId="77777777" w:rsidR="00997B4D" w:rsidRPr="00997B4D" w:rsidRDefault="00997B4D" w:rsidP="00997B4D">
            <w:pPr>
              <w:rPr>
                <w:rFonts w:eastAsia="Times New Roman" w:cs="Times New Roman"/>
                <w:sz w:val="24"/>
                <w:szCs w:val="24"/>
              </w:rPr>
            </w:pPr>
            <w:proofErr w:type="spellStart"/>
            <w:r w:rsidRPr="00997B4D">
              <w:rPr>
                <w:rFonts w:eastAsia="Times New Roman" w:cs="Times New Roman"/>
                <w:sz w:val="24"/>
                <w:szCs w:val="24"/>
              </w:rPr>
              <w:t>count_id</w:t>
            </w:r>
            <w:proofErr w:type="spellEnd"/>
          </w:p>
        </w:tc>
        <w:tc>
          <w:tcPr>
            <w:tcW w:w="4409" w:type="dxa"/>
            <w:hideMark/>
          </w:tcPr>
          <w:p w14:paraId="69656C31" w14:textId="77777777" w:rsidR="00997B4D" w:rsidRPr="00997B4D" w:rsidRDefault="00997B4D" w:rsidP="00997B4D">
            <w:pPr>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rPr>
            </w:pPr>
            <w:r w:rsidRPr="00997B4D">
              <w:rPr>
                <w:rFonts w:eastAsia="Times New Roman" w:cs="Times New Roman"/>
                <w:sz w:val="24"/>
                <w:szCs w:val="24"/>
              </w:rPr>
              <w:t>BIGSERIAL (PK)</w:t>
            </w:r>
          </w:p>
        </w:tc>
        <w:tc>
          <w:tcPr>
            <w:tcW w:w="2245" w:type="dxa"/>
            <w:hideMark/>
          </w:tcPr>
          <w:p w14:paraId="72F47B59" w14:textId="77777777" w:rsidR="00997B4D" w:rsidRPr="00997B4D" w:rsidRDefault="00997B4D" w:rsidP="00997B4D">
            <w:pPr>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rPr>
            </w:pPr>
            <w:r w:rsidRPr="00997B4D">
              <w:rPr>
                <w:rFonts w:eastAsia="Times New Roman" w:cs="Times New Roman"/>
                <w:sz w:val="24"/>
                <w:szCs w:val="24"/>
              </w:rPr>
              <w:t>Unique row id</w:t>
            </w:r>
          </w:p>
        </w:tc>
      </w:tr>
      <w:tr w:rsidR="00997B4D" w:rsidRPr="00997B4D" w14:paraId="380809FD" w14:textId="77777777" w:rsidTr="00997B4D">
        <w:tc>
          <w:tcPr>
            <w:cnfStyle w:val="001000000000" w:firstRow="0" w:lastRow="0" w:firstColumn="1" w:lastColumn="0" w:oddVBand="0" w:evenVBand="0" w:oddHBand="0" w:evenHBand="0" w:firstRowFirstColumn="0" w:firstRowLastColumn="0" w:lastRowFirstColumn="0" w:lastRowLastColumn="0"/>
            <w:tcW w:w="0" w:type="auto"/>
            <w:hideMark/>
          </w:tcPr>
          <w:p w14:paraId="626268B4" w14:textId="77777777" w:rsidR="00997B4D" w:rsidRPr="00997B4D" w:rsidRDefault="00997B4D" w:rsidP="00997B4D">
            <w:pPr>
              <w:rPr>
                <w:rFonts w:eastAsia="Times New Roman" w:cs="Times New Roman"/>
                <w:sz w:val="24"/>
                <w:szCs w:val="24"/>
              </w:rPr>
            </w:pPr>
            <w:proofErr w:type="spellStart"/>
            <w:r w:rsidRPr="00997B4D">
              <w:rPr>
                <w:rFonts w:eastAsia="Times New Roman" w:cs="Times New Roman"/>
                <w:sz w:val="24"/>
                <w:szCs w:val="24"/>
              </w:rPr>
              <w:t>traffic_survey_id</w:t>
            </w:r>
            <w:proofErr w:type="spellEnd"/>
          </w:p>
        </w:tc>
        <w:tc>
          <w:tcPr>
            <w:tcW w:w="4409" w:type="dxa"/>
            <w:hideMark/>
          </w:tcPr>
          <w:p w14:paraId="7457B4C7" w14:textId="77777777" w:rsidR="00997B4D" w:rsidRPr="00997B4D" w:rsidRDefault="00997B4D" w:rsidP="00997B4D">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997B4D">
              <w:rPr>
                <w:rFonts w:eastAsia="Times New Roman" w:cs="Times New Roman"/>
                <w:sz w:val="24"/>
                <w:szCs w:val="24"/>
              </w:rPr>
              <w:t xml:space="preserve">INT (FK → </w:t>
            </w:r>
            <w:proofErr w:type="spellStart"/>
            <w:r w:rsidRPr="00997B4D">
              <w:rPr>
                <w:rFonts w:eastAsia="Times New Roman" w:cs="Times New Roman"/>
                <w:sz w:val="24"/>
                <w:szCs w:val="24"/>
              </w:rPr>
              <w:t>traffic_survey</w:t>
            </w:r>
            <w:proofErr w:type="spellEnd"/>
            <w:r w:rsidRPr="00997B4D">
              <w:rPr>
                <w:rFonts w:eastAsia="Times New Roman" w:cs="Times New Roman"/>
                <w:sz w:val="24"/>
                <w:szCs w:val="24"/>
              </w:rPr>
              <w:t>)</w:t>
            </w:r>
          </w:p>
        </w:tc>
        <w:tc>
          <w:tcPr>
            <w:tcW w:w="2245" w:type="dxa"/>
            <w:hideMark/>
          </w:tcPr>
          <w:p w14:paraId="63BF2C01" w14:textId="77777777" w:rsidR="00997B4D" w:rsidRPr="00997B4D" w:rsidRDefault="00997B4D" w:rsidP="00997B4D">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997B4D">
              <w:rPr>
                <w:rFonts w:eastAsia="Times New Roman" w:cs="Times New Roman"/>
                <w:sz w:val="24"/>
                <w:szCs w:val="24"/>
              </w:rPr>
              <w:t>Parent survey</w:t>
            </w:r>
          </w:p>
        </w:tc>
      </w:tr>
      <w:tr w:rsidR="00997B4D" w:rsidRPr="00997B4D" w14:paraId="596CED0B" w14:textId="77777777" w:rsidTr="00997B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77410C5" w14:textId="77777777" w:rsidR="00997B4D" w:rsidRPr="00997B4D" w:rsidRDefault="00997B4D" w:rsidP="00997B4D">
            <w:pPr>
              <w:rPr>
                <w:rFonts w:eastAsia="Times New Roman" w:cs="Times New Roman"/>
                <w:sz w:val="24"/>
                <w:szCs w:val="24"/>
              </w:rPr>
            </w:pPr>
            <w:commentRangeStart w:id="1280"/>
            <w:proofErr w:type="spellStart"/>
            <w:r w:rsidRPr="00997B4D">
              <w:rPr>
                <w:rFonts w:eastAsia="Times New Roman" w:cs="Times New Roman"/>
                <w:sz w:val="24"/>
                <w:szCs w:val="24"/>
              </w:rPr>
              <w:t>road_segment_id</w:t>
            </w:r>
            <w:proofErr w:type="spellEnd"/>
          </w:p>
        </w:tc>
        <w:tc>
          <w:tcPr>
            <w:tcW w:w="4409" w:type="dxa"/>
            <w:hideMark/>
          </w:tcPr>
          <w:p w14:paraId="2AB41196" w14:textId="77777777" w:rsidR="00997B4D" w:rsidRPr="00997B4D" w:rsidRDefault="00997B4D" w:rsidP="00997B4D">
            <w:pPr>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rPr>
            </w:pPr>
            <w:r w:rsidRPr="00997B4D">
              <w:rPr>
                <w:rFonts w:eastAsia="Times New Roman" w:cs="Times New Roman"/>
                <w:sz w:val="24"/>
                <w:szCs w:val="24"/>
              </w:rPr>
              <w:t xml:space="preserve">INT (FK → </w:t>
            </w:r>
            <w:proofErr w:type="spellStart"/>
            <w:r w:rsidRPr="00997B4D">
              <w:rPr>
                <w:rFonts w:eastAsia="Times New Roman" w:cs="Times New Roman"/>
                <w:sz w:val="24"/>
                <w:szCs w:val="24"/>
              </w:rPr>
              <w:t>road_segment</w:t>
            </w:r>
            <w:proofErr w:type="spellEnd"/>
            <w:r w:rsidRPr="00997B4D">
              <w:rPr>
                <w:rFonts w:eastAsia="Times New Roman" w:cs="Times New Roman"/>
                <w:sz w:val="24"/>
                <w:szCs w:val="24"/>
              </w:rPr>
              <w:t>)</w:t>
            </w:r>
          </w:p>
        </w:tc>
        <w:tc>
          <w:tcPr>
            <w:tcW w:w="2245" w:type="dxa"/>
            <w:hideMark/>
          </w:tcPr>
          <w:p w14:paraId="59136DEC" w14:textId="77777777" w:rsidR="00997B4D" w:rsidRPr="00997B4D" w:rsidRDefault="00997B4D" w:rsidP="00997B4D">
            <w:pPr>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rPr>
            </w:pPr>
            <w:r w:rsidRPr="00997B4D">
              <w:rPr>
                <w:rFonts w:eastAsia="Times New Roman" w:cs="Times New Roman"/>
                <w:sz w:val="24"/>
                <w:szCs w:val="24"/>
              </w:rPr>
              <w:t>Segment reference</w:t>
            </w:r>
            <w:commentRangeEnd w:id="1280"/>
            <w:r w:rsidR="0065694B">
              <w:rPr>
                <w:rStyle w:val="CommentReference"/>
              </w:rPr>
              <w:commentReference w:id="1280"/>
            </w:r>
          </w:p>
        </w:tc>
      </w:tr>
      <w:tr w:rsidR="00997B4D" w:rsidRPr="00997B4D" w14:paraId="64B56BED" w14:textId="77777777" w:rsidTr="00997B4D">
        <w:tc>
          <w:tcPr>
            <w:cnfStyle w:val="001000000000" w:firstRow="0" w:lastRow="0" w:firstColumn="1" w:lastColumn="0" w:oddVBand="0" w:evenVBand="0" w:oddHBand="0" w:evenHBand="0" w:firstRowFirstColumn="0" w:firstRowLastColumn="0" w:lastRowFirstColumn="0" w:lastRowLastColumn="0"/>
            <w:tcW w:w="0" w:type="auto"/>
            <w:hideMark/>
          </w:tcPr>
          <w:p w14:paraId="42CEB7EE" w14:textId="77777777" w:rsidR="00997B4D" w:rsidRPr="00997B4D" w:rsidRDefault="00997B4D" w:rsidP="00997B4D">
            <w:pPr>
              <w:rPr>
                <w:rFonts w:eastAsia="Times New Roman" w:cs="Times New Roman"/>
                <w:sz w:val="24"/>
                <w:szCs w:val="24"/>
              </w:rPr>
            </w:pPr>
            <w:proofErr w:type="spellStart"/>
            <w:r w:rsidRPr="00997B4D">
              <w:rPr>
                <w:rFonts w:eastAsia="Times New Roman" w:cs="Times New Roman"/>
                <w:sz w:val="24"/>
                <w:szCs w:val="24"/>
              </w:rPr>
              <w:t>count_date</w:t>
            </w:r>
            <w:proofErr w:type="spellEnd"/>
          </w:p>
        </w:tc>
        <w:tc>
          <w:tcPr>
            <w:tcW w:w="4409" w:type="dxa"/>
            <w:hideMark/>
          </w:tcPr>
          <w:p w14:paraId="0F7305BF" w14:textId="77777777" w:rsidR="00997B4D" w:rsidRPr="00997B4D" w:rsidRDefault="00997B4D" w:rsidP="00997B4D">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997B4D">
              <w:rPr>
                <w:rFonts w:eastAsia="Times New Roman" w:cs="Times New Roman"/>
                <w:sz w:val="24"/>
                <w:szCs w:val="24"/>
              </w:rPr>
              <w:t>DATE</w:t>
            </w:r>
          </w:p>
        </w:tc>
        <w:tc>
          <w:tcPr>
            <w:tcW w:w="2245" w:type="dxa"/>
            <w:hideMark/>
          </w:tcPr>
          <w:p w14:paraId="4AB03386" w14:textId="77777777" w:rsidR="00997B4D" w:rsidRPr="00997B4D" w:rsidRDefault="00997B4D" w:rsidP="00997B4D">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997B4D">
              <w:rPr>
                <w:rFonts w:eastAsia="Times New Roman" w:cs="Times New Roman"/>
                <w:sz w:val="24"/>
                <w:szCs w:val="24"/>
              </w:rPr>
              <w:t>Date of count</w:t>
            </w:r>
          </w:p>
        </w:tc>
      </w:tr>
      <w:tr w:rsidR="00997B4D" w:rsidRPr="00997B4D" w14:paraId="7576140C" w14:textId="77777777" w:rsidTr="00997B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FA518B" w14:textId="77777777" w:rsidR="00997B4D" w:rsidRPr="00997B4D" w:rsidRDefault="00997B4D" w:rsidP="00997B4D">
            <w:pPr>
              <w:rPr>
                <w:rFonts w:eastAsia="Times New Roman" w:cs="Times New Roman"/>
                <w:sz w:val="24"/>
                <w:szCs w:val="24"/>
              </w:rPr>
            </w:pPr>
            <w:proofErr w:type="spellStart"/>
            <w:r w:rsidRPr="00997B4D">
              <w:rPr>
                <w:rFonts w:eastAsia="Times New Roman" w:cs="Times New Roman"/>
                <w:sz w:val="24"/>
                <w:szCs w:val="24"/>
              </w:rPr>
              <w:t>time_block_from</w:t>
            </w:r>
            <w:proofErr w:type="spellEnd"/>
          </w:p>
        </w:tc>
        <w:tc>
          <w:tcPr>
            <w:tcW w:w="4409" w:type="dxa"/>
            <w:hideMark/>
          </w:tcPr>
          <w:p w14:paraId="0417114C" w14:textId="77777777" w:rsidR="00997B4D" w:rsidRPr="00997B4D" w:rsidRDefault="00997B4D" w:rsidP="00997B4D">
            <w:pPr>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rPr>
            </w:pPr>
            <w:r w:rsidRPr="00997B4D">
              <w:rPr>
                <w:rFonts w:eastAsia="Times New Roman" w:cs="Times New Roman"/>
                <w:sz w:val="24"/>
                <w:szCs w:val="24"/>
              </w:rPr>
              <w:t>TIME NULLABLE</w:t>
            </w:r>
          </w:p>
        </w:tc>
        <w:tc>
          <w:tcPr>
            <w:tcW w:w="2245" w:type="dxa"/>
            <w:hideMark/>
          </w:tcPr>
          <w:p w14:paraId="03FF553F" w14:textId="77777777" w:rsidR="00997B4D" w:rsidRPr="00997B4D" w:rsidRDefault="00997B4D" w:rsidP="00997B4D">
            <w:pPr>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rPr>
            </w:pPr>
            <w:r w:rsidRPr="00997B4D">
              <w:rPr>
                <w:rFonts w:eastAsia="Times New Roman" w:cs="Times New Roman"/>
                <w:sz w:val="24"/>
                <w:szCs w:val="24"/>
              </w:rPr>
              <w:t>Hour block start (optional)</w:t>
            </w:r>
          </w:p>
        </w:tc>
      </w:tr>
      <w:tr w:rsidR="00997B4D" w:rsidRPr="00997B4D" w14:paraId="03A8D2E2" w14:textId="77777777" w:rsidTr="00997B4D">
        <w:tc>
          <w:tcPr>
            <w:cnfStyle w:val="001000000000" w:firstRow="0" w:lastRow="0" w:firstColumn="1" w:lastColumn="0" w:oddVBand="0" w:evenVBand="0" w:oddHBand="0" w:evenHBand="0" w:firstRowFirstColumn="0" w:firstRowLastColumn="0" w:lastRowFirstColumn="0" w:lastRowLastColumn="0"/>
            <w:tcW w:w="0" w:type="auto"/>
            <w:hideMark/>
          </w:tcPr>
          <w:p w14:paraId="4DEBF91C" w14:textId="77777777" w:rsidR="00997B4D" w:rsidRPr="00997B4D" w:rsidRDefault="00997B4D" w:rsidP="00997B4D">
            <w:pPr>
              <w:rPr>
                <w:rFonts w:eastAsia="Times New Roman" w:cs="Times New Roman"/>
                <w:sz w:val="24"/>
                <w:szCs w:val="24"/>
              </w:rPr>
            </w:pPr>
            <w:proofErr w:type="spellStart"/>
            <w:r w:rsidRPr="00997B4D">
              <w:rPr>
                <w:rFonts w:eastAsia="Times New Roman" w:cs="Times New Roman"/>
                <w:sz w:val="24"/>
                <w:szCs w:val="24"/>
              </w:rPr>
              <w:t>time_block_to</w:t>
            </w:r>
            <w:proofErr w:type="spellEnd"/>
          </w:p>
        </w:tc>
        <w:tc>
          <w:tcPr>
            <w:tcW w:w="4409" w:type="dxa"/>
            <w:hideMark/>
          </w:tcPr>
          <w:p w14:paraId="70C07E9C" w14:textId="77777777" w:rsidR="00997B4D" w:rsidRPr="00997B4D" w:rsidRDefault="00997B4D" w:rsidP="00997B4D">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997B4D">
              <w:rPr>
                <w:rFonts w:eastAsia="Times New Roman" w:cs="Times New Roman"/>
                <w:sz w:val="24"/>
                <w:szCs w:val="24"/>
              </w:rPr>
              <w:t>TIME NULLABLE</w:t>
            </w:r>
          </w:p>
        </w:tc>
        <w:tc>
          <w:tcPr>
            <w:tcW w:w="2245" w:type="dxa"/>
            <w:hideMark/>
          </w:tcPr>
          <w:p w14:paraId="23C625E7" w14:textId="77777777" w:rsidR="00997B4D" w:rsidRPr="00997B4D" w:rsidRDefault="00997B4D" w:rsidP="00997B4D">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997B4D">
              <w:rPr>
                <w:rFonts w:eastAsia="Times New Roman" w:cs="Times New Roman"/>
                <w:sz w:val="24"/>
                <w:szCs w:val="24"/>
              </w:rPr>
              <w:t>Hour block end (optional)</w:t>
            </w:r>
          </w:p>
        </w:tc>
      </w:tr>
      <w:tr w:rsidR="00997B4D" w:rsidRPr="00997B4D" w14:paraId="2CAD9B35" w14:textId="77777777" w:rsidTr="00997B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AED1E8" w14:textId="77777777" w:rsidR="00997B4D" w:rsidRPr="00997B4D" w:rsidRDefault="00997B4D" w:rsidP="00997B4D">
            <w:pPr>
              <w:rPr>
                <w:rFonts w:eastAsia="Times New Roman" w:cs="Times New Roman"/>
                <w:sz w:val="24"/>
                <w:szCs w:val="24"/>
              </w:rPr>
            </w:pPr>
            <w:proofErr w:type="spellStart"/>
            <w:r w:rsidRPr="00997B4D">
              <w:rPr>
                <w:rFonts w:eastAsia="Times New Roman" w:cs="Times New Roman"/>
                <w:sz w:val="24"/>
                <w:szCs w:val="24"/>
              </w:rPr>
              <w:t>vehicle_class</w:t>
            </w:r>
            <w:proofErr w:type="spellEnd"/>
          </w:p>
        </w:tc>
        <w:tc>
          <w:tcPr>
            <w:tcW w:w="4409" w:type="dxa"/>
            <w:hideMark/>
          </w:tcPr>
          <w:p w14:paraId="13B7BF20" w14:textId="3626C0F7" w:rsidR="00997B4D" w:rsidRPr="00997B4D" w:rsidRDefault="00997B4D" w:rsidP="00997B4D">
            <w:pPr>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rPr>
            </w:pPr>
            <w:r w:rsidRPr="00997B4D">
              <w:rPr>
                <w:rFonts w:eastAsia="Times New Roman" w:cs="Times New Roman"/>
                <w:sz w:val="24"/>
                <w:szCs w:val="24"/>
              </w:rPr>
              <w:t>ENUM('Car','</w:t>
            </w:r>
            <w:proofErr w:type="spellStart"/>
            <w:r w:rsidRPr="00997B4D">
              <w:rPr>
                <w:rFonts w:eastAsia="Times New Roman" w:cs="Times New Roman"/>
                <w:sz w:val="24"/>
                <w:szCs w:val="24"/>
              </w:rPr>
              <w:t>LightGoods</w:t>
            </w:r>
            <w:proofErr w:type="spellEnd"/>
            <w:r w:rsidRPr="00997B4D">
              <w:rPr>
                <w:rFonts w:eastAsia="Times New Roman" w:cs="Times New Roman"/>
                <w:sz w:val="24"/>
                <w:szCs w:val="24"/>
              </w:rPr>
              <w:t>','</w:t>
            </w:r>
            <w:proofErr w:type="spellStart"/>
            <w:r w:rsidRPr="00997B4D">
              <w:rPr>
                <w:rFonts w:eastAsia="Times New Roman" w:cs="Times New Roman"/>
                <w:sz w:val="24"/>
                <w:szCs w:val="24"/>
              </w:rPr>
              <w:t>MiniBus</w:t>
            </w:r>
            <w:proofErr w:type="spellEnd"/>
            <w:r w:rsidRPr="00997B4D">
              <w:rPr>
                <w:rFonts w:eastAsia="Times New Roman" w:cs="Times New Roman"/>
                <w:sz w:val="24"/>
                <w:szCs w:val="24"/>
              </w:rPr>
              <w:t>',</w:t>
            </w:r>
            <w:r>
              <w:rPr>
                <w:rFonts w:eastAsia="Times New Roman" w:cs="Times New Roman"/>
                <w:sz w:val="24"/>
                <w:szCs w:val="24"/>
              </w:rPr>
              <w:br/>
            </w:r>
            <w:r w:rsidRPr="00997B4D">
              <w:rPr>
                <w:rFonts w:eastAsia="Times New Roman" w:cs="Times New Roman"/>
                <w:sz w:val="24"/>
                <w:szCs w:val="24"/>
              </w:rPr>
              <w:t>'</w:t>
            </w:r>
            <w:proofErr w:type="spellStart"/>
            <w:r w:rsidRPr="00997B4D">
              <w:rPr>
                <w:rFonts w:eastAsia="Times New Roman" w:cs="Times New Roman"/>
                <w:sz w:val="24"/>
                <w:szCs w:val="24"/>
              </w:rPr>
              <w:t>MediumGoods</w:t>
            </w:r>
            <w:proofErr w:type="spellEnd"/>
            <w:r w:rsidRPr="00997B4D">
              <w:rPr>
                <w:rFonts w:eastAsia="Times New Roman" w:cs="Times New Roman"/>
                <w:sz w:val="24"/>
                <w:szCs w:val="24"/>
              </w:rPr>
              <w:t>','</w:t>
            </w:r>
            <w:proofErr w:type="spellStart"/>
            <w:r w:rsidRPr="00997B4D">
              <w:rPr>
                <w:rFonts w:eastAsia="Times New Roman" w:cs="Times New Roman"/>
                <w:sz w:val="24"/>
                <w:szCs w:val="24"/>
              </w:rPr>
              <w:t>HeavyGoods</w:t>
            </w:r>
            <w:proofErr w:type="spellEnd"/>
            <w:r w:rsidRPr="00997B4D">
              <w:rPr>
                <w:rFonts w:eastAsia="Times New Roman" w:cs="Times New Roman"/>
                <w:sz w:val="24"/>
                <w:szCs w:val="24"/>
              </w:rPr>
              <w:t>','Bus',</w:t>
            </w:r>
            <w:r>
              <w:rPr>
                <w:rFonts w:eastAsia="Times New Roman" w:cs="Times New Roman"/>
                <w:sz w:val="24"/>
                <w:szCs w:val="24"/>
              </w:rPr>
              <w:br/>
            </w:r>
            <w:r w:rsidRPr="00997B4D">
              <w:rPr>
                <w:rFonts w:eastAsia="Times New Roman" w:cs="Times New Roman"/>
                <w:sz w:val="24"/>
                <w:szCs w:val="24"/>
              </w:rPr>
              <w:t>'</w:t>
            </w:r>
            <w:proofErr w:type="spellStart"/>
            <w:r w:rsidRPr="00997B4D">
              <w:rPr>
                <w:rFonts w:eastAsia="Times New Roman" w:cs="Times New Roman"/>
                <w:sz w:val="24"/>
                <w:szCs w:val="24"/>
              </w:rPr>
              <w:t>Tractor','Motorcycle','Bicycle','Pedestrian</w:t>
            </w:r>
            <w:proofErr w:type="spellEnd"/>
            <w:r w:rsidRPr="00997B4D">
              <w:rPr>
                <w:rFonts w:eastAsia="Times New Roman" w:cs="Times New Roman"/>
                <w:sz w:val="24"/>
                <w:szCs w:val="24"/>
              </w:rPr>
              <w:t>')</w:t>
            </w:r>
          </w:p>
        </w:tc>
        <w:tc>
          <w:tcPr>
            <w:tcW w:w="2245" w:type="dxa"/>
            <w:hideMark/>
          </w:tcPr>
          <w:p w14:paraId="0B2BDC43" w14:textId="77777777" w:rsidR="00997B4D" w:rsidRPr="00997B4D" w:rsidRDefault="00997B4D" w:rsidP="00997B4D">
            <w:pPr>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rPr>
            </w:pPr>
            <w:r w:rsidRPr="00997B4D">
              <w:rPr>
                <w:rFonts w:eastAsia="Times New Roman" w:cs="Times New Roman"/>
                <w:sz w:val="24"/>
                <w:szCs w:val="24"/>
              </w:rPr>
              <w:t>Vehicle class</w:t>
            </w:r>
          </w:p>
        </w:tc>
      </w:tr>
      <w:tr w:rsidR="00997B4D" w:rsidRPr="00997B4D" w14:paraId="278AFC60" w14:textId="77777777" w:rsidTr="00997B4D">
        <w:tc>
          <w:tcPr>
            <w:cnfStyle w:val="001000000000" w:firstRow="0" w:lastRow="0" w:firstColumn="1" w:lastColumn="0" w:oddVBand="0" w:evenVBand="0" w:oddHBand="0" w:evenHBand="0" w:firstRowFirstColumn="0" w:firstRowLastColumn="0" w:lastRowFirstColumn="0" w:lastRowLastColumn="0"/>
            <w:tcW w:w="0" w:type="auto"/>
            <w:hideMark/>
          </w:tcPr>
          <w:p w14:paraId="1B2801D2" w14:textId="77777777" w:rsidR="00997B4D" w:rsidRPr="00997B4D" w:rsidRDefault="00997B4D" w:rsidP="00997B4D">
            <w:pPr>
              <w:rPr>
                <w:rFonts w:eastAsia="Times New Roman" w:cs="Times New Roman"/>
                <w:sz w:val="24"/>
                <w:szCs w:val="24"/>
              </w:rPr>
            </w:pPr>
            <w:proofErr w:type="spellStart"/>
            <w:r w:rsidRPr="00997B4D">
              <w:rPr>
                <w:rFonts w:eastAsia="Times New Roman" w:cs="Times New Roman"/>
                <w:sz w:val="24"/>
                <w:szCs w:val="24"/>
              </w:rPr>
              <w:t>count_value</w:t>
            </w:r>
            <w:proofErr w:type="spellEnd"/>
          </w:p>
        </w:tc>
        <w:tc>
          <w:tcPr>
            <w:tcW w:w="4409" w:type="dxa"/>
            <w:hideMark/>
          </w:tcPr>
          <w:p w14:paraId="68DA864A" w14:textId="77777777" w:rsidR="00997B4D" w:rsidRPr="00997B4D" w:rsidRDefault="00997B4D" w:rsidP="00997B4D">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997B4D">
              <w:rPr>
                <w:rFonts w:eastAsia="Times New Roman" w:cs="Times New Roman"/>
                <w:sz w:val="24"/>
                <w:szCs w:val="24"/>
              </w:rPr>
              <w:t>INT NOT NULL DEFAULT 0</w:t>
            </w:r>
          </w:p>
        </w:tc>
        <w:tc>
          <w:tcPr>
            <w:tcW w:w="2245" w:type="dxa"/>
            <w:hideMark/>
          </w:tcPr>
          <w:p w14:paraId="225EBD25" w14:textId="77777777" w:rsidR="00997B4D" w:rsidRPr="00997B4D" w:rsidRDefault="00997B4D" w:rsidP="00997B4D">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997B4D">
              <w:rPr>
                <w:rFonts w:eastAsia="Times New Roman" w:cs="Times New Roman"/>
                <w:sz w:val="24"/>
                <w:szCs w:val="24"/>
              </w:rPr>
              <w:t>Observed count for this block</w:t>
            </w:r>
          </w:p>
        </w:tc>
      </w:tr>
      <w:tr w:rsidR="00997B4D" w:rsidRPr="00997B4D" w14:paraId="5870DE4A" w14:textId="77777777" w:rsidTr="00997B4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A00B0BD" w14:textId="77777777" w:rsidR="00997B4D" w:rsidRPr="00997B4D" w:rsidRDefault="00997B4D" w:rsidP="00997B4D">
            <w:pPr>
              <w:rPr>
                <w:rFonts w:eastAsia="Times New Roman" w:cs="Times New Roman"/>
                <w:sz w:val="24"/>
                <w:szCs w:val="24"/>
              </w:rPr>
            </w:pPr>
            <w:proofErr w:type="spellStart"/>
            <w:r w:rsidRPr="00997B4D">
              <w:rPr>
                <w:rFonts w:eastAsia="Times New Roman" w:cs="Times New Roman"/>
                <w:sz w:val="24"/>
                <w:szCs w:val="24"/>
              </w:rPr>
              <w:t>is_market_day</w:t>
            </w:r>
            <w:proofErr w:type="spellEnd"/>
          </w:p>
        </w:tc>
        <w:tc>
          <w:tcPr>
            <w:tcW w:w="4409" w:type="dxa"/>
            <w:hideMark/>
          </w:tcPr>
          <w:p w14:paraId="27890F8A" w14:textId="77777777" w:rsidR="00997B4D" w:rsidRPr="00997B4D" w:rsidRDefault="00997B4D" w:rsidP="00997B4D">
            <w:pPr>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rPr>
            </w:pPr>
            <w:r w:rsidRPr="00997B4D">
              <w:rPr>
                <w:rFonts w:eastAsia="Times New Roman" w:cs="Times New Roman"/>
                <w:sz w:val="24"/>
                <w:szCs w:val="24"/>
              </w:rPr>
              <w:t>BOOLEAN DEFAULT FALSE</w:t>
            </w:r>
          </w:p>
        </w:tc>
        <w:tc>
          <w:tcPr>
            <w:tcW w:w="2245" w:type="dxa"/>
            <w:hideMark/>
          </w:tcPr>
          <w:p w14:paraId="5025E28B" w14:textId="77777777" w:rsidR="00997B4D" w:rsidRPr="00997B4D" w:rsidRDefault="00997B4D" w:rsidP="00997B4D">
            <w:pPr>
              <w:cnfStyle w:val="000000100000" w:firstRow="0" w:lastRow="0" w:firstColumn="0" w:lastColumn="0" w:oddVBand="0" w:evenVBand="0" w:oddHBand="1" w:evenHBand="0" w:firstRowFirstColumn="0" w:firstRowLastColumn="0" w:lastRowFirstColumn="0" w:lastRowLastColumn="0"/>
              <w:rPr>
                <w:rFonts w:eastAsia="Times New Roman" w:cs="Times New Roman"/>
                <w:sz w:val="24"/>
                <w:szCs w:val="24"/>
              </w:rPr>
            </w:pPr>
            <w:r w:rsidRPr="00997B4D">
              <w:rPr>
                <w:rFonts w:eastAsia="Times New Roman" w:cs="Times New Roman"/>
                <w:sz w:val="24"/>
                <w:szCs w:val="24"/>
              </w:rPr>
              <w:t>Market day flag</w:t>
            </w:r>
          </w:p>
        </w:tc>
      </w:tr>
      <w:tr w:rsidR="00997B4D" w:rsidRPr="00997B4D" w14:paraId="10DEB5C5" w14:textId="77777777" w:rsidTr="00997B4D">
        <w:tc>
          <w:tcPr>
            <w:cnfStyle w:val="001000000000" w:firstRow="0" w:lastRow="0" w:firstColumn="1" w:lastColumn="0" w:oddVBand="0" w:evenVBand="0" w:oddHBand="0" w:evenHBand="0" w:firstRowFirstColumn="0" w:firstRowLastColumn="0" w:lastRowFirstColumn="0" w:lastRowLastColumn="0"/>
            <w:tcW w:w="0" w:type="auto"/>
            <w:hideMark/>
          </w:tcPr>
          <w:p w14:paraId="7D0C9705" w14:textId="77777777" w:rsidR="00997B4D" w:rsidRPr="00997B4D" w:rsidRDefault="00997B4D" w:rsidP="00997B4D">
            <w:pPr>
              <w:rPr>
                <w:rFonts w:eastAsia="Times New Roman" w:cs="Times New Roman"/>
                <w:sz w:val="24"/>
                <w:szCs w:val="24"/>
              </w:rPr>
            </w:pPr>
            <w:proofErr w:type="spellStart"/>
            <w:r w:rsidRPr="00997B4D">
              <w:rPr>
                <w:rFonts w:eastAsia="Times New Roman" w:cs="Times New Roman"/>
                <w:sz w:val="24"/>
                <w:szCs w:val="24"/>
              </w:rPr>
              <w:t>created_at</w:t>
            </w:r>
            <w:proofErr w:type="spellEnd"/>
          </w:p>
        </w:tc>
        <w:tc>
          <w:tcPr>
            <w:tcW w:w="4409" w:type="dxa"/>
            <w:hideMark/>
          </w:tcPr>
          <w:p w14:paraId="670A885C" w14:textId="77777777" w:rsidR="00997B4D" w:rsidRPr="00997B4D" w:rsidRDefault="00997B4D" w:rsidP="00997B4D">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997B4D">
              <w:rPr>
                <w:rFonts w:eastAsia="Times New Roman" w:cs="Times New Roman"/>
                <w:sz w:val="24"/>
                <w:szCs w:val="24"/>
              </w:rPr>
              <w:t xml:space="preserve">TIMESTAMP DEFAULT </w:t>
            </w:r>
            <w:proofErr w:type="gramStart"/>
            <w:r w:rsidRPr="00997B4D">
              <w:rPr>
                <w:rFonts w:eastAsia="Times New Roman" w:cs="Times New Roman"/>
                <w:sz w:val="24"/>
                <w:szCs w:val="24"/>
              </w:rPr>
              <w:t>now(</w:t>
            </w:r>
            <w:proofErr w:type="gramEnd"/>
            <w:r w:rsidRPr="00997B4D">
              <w:rPr>
                <w:rFonts w:eastAsia="Times New Roman" w:cs="Times New Roman"/>
                <w:sz w:val="24"/>
                <w:szCs w:val="24"/>
              </w:rPr>
              <w:t>)</w:t>
            </w:r>
          </w:p>
        </w:tc>
        <w:tc>
          <w:tcPr>
            <w:tcW w:w="2245" w:type="dxa"/>
            <w:hideMark/>
          </w:tcPr>
          <w:p w14:paraId="1A1E20D8" w14:textId="77777777" w:rsidR="00997B4D" w:rsidRPr="00997B4D" w:rsidRDefault="00997B4D" w:rsidP="00997B4D">
            <w:pPr>
              <w:cnfStyle w:val="000000000000" w:firstRow="0" w:lastRow="0" w:firstColumn="0" w:lastColumn="0" w:oddVBand="0" w:evenVBand="0" w:oddHBand="0" w:evenHBand="0" w:firstRowFirstColumn="0" w:firstRowLastColumn="0" w:lastRowFirstColumn="0" w:lastRowLastColumn="0"/>
              <w:rPr>
                <w:rFonts w:eastAsia="Times New Roman" w:cs="Times New Roman"/>
                <w:sz w:val="24"/>
                <w:szCs w:val="24"/>
              </w:rPr>
            </w:pPr>
            <w:r w:rsidRPr="00997B4D">
              <w:rPr>
                <w:rFonts w:eastAsia="Times New Roman" w:cs="Times New Roman"/>
                <w:sz w:val="24"/>
                <w:szCs w:val="24"/>
              </w:rPr>
              <w:t>Ingest timestamp</w:t>
            </w:r>
          </w:p>
        </w:tc>
      </w:tr>
    </w:tbl>
    <w:p w14:paraId="731C277C" w14:textId="77777777" w:rsidR="00997B4D" w:rsidRPr="00997B4D" w:rsidRDefault="00997B4D" w:rsidP="00997B4D"/>
    <w:p w14:paraId="64C495A9" w14:textId="01D40731" w:rsidR="00230600" w:rsidRDefault="00230600">
      <w:pPr>
        <w:pStyle w:val="Heading4"/>
        <w:pPrChange w:id="1281" w:author="Awet Teka" w:date="2025-09-13T12:52:00Z" w16du:dateUtc="2025-09-13T09:52:00Z">
          <w:pPr>
            <w:pStyle w:val="Heading3"/>
          </w:pPr>
        </w:pPrChange>
      </w:pPr>
      <w:r w:rsidRPr="000E3585">
        <w:t>Traffic</w:t>
      </w:r>
      <w:r>
        <w:t xml:space="preserve"> </w:t>
      </w:r>
      <w:r w:rsidRPr="000E3585">
        <w:t>Cycle</w:t>
      </w:r>
      <w:r>
        <w:t xml:space="preserve"> </w:t>
      </w:r>
      <w:r w:rsidRPr="000E3585">
        <w:t>Summary (derived / per cycle)</w:t>
      </w:r>
    </w:p>
    <w:p w14:paraId="372092AE" w14:textId="28FCF5B0" w:rsidR="000E3585" w:rsidRDefault="000E3585" w:rsidP="000E3585">
      <w:pPr>
        <w:pStyle w:val="Caption"/>
      </w:pPr>
      <w:r>
        <w:t xml:space="preserve">Table </w:t>
      </w:r>
      <w:fldSimple w:instr=" SEQ Table \* ARABIC ">
        <w:r>
          <w:rPr>
            <w:noProof/>
          </w:rPr>
          <w:t>7</w:t>
        </w:r>
      </w:fldSimple>
      <w:r>
        <w:t xml:space="preserve"> </w:t>
      </w:r>
      <w:r w:rsidRPr="000E3585">
        <w:tab/>
        <w:t>traffic</w:t>
      </w:r>
      <w:r>
        <w:t xml:space="preserve"> </w:t>
      </w:r>
      <w:r w:rsidRPr="000E3585">
        <w:t>cycle</w:t>
      </w:r>
      <w:r>
        <w:t xml:space="preserve"> </w:t>
      </w:r>
      <w:r w:rsidRPr="000E3585">
        <w:t>summary (derived / per cycle)</w:t>
      </w:r>
    </w:p>
    <w:tbl>
      <w:tblPr>
        <w:tblStyle w:val="ListTable3"/>
        <w:tblW w:w="0" w:type="auto"/>
        <w:tblLook w:val="04A0" w:firstRow="1" w:lastRow="0" w:firstColumn="1" w:lastColumn="0" w:noHBand="0" w:noVBand="1"/>
      </w:tblPr>
      <w:tblGrid>
        <w:gridCol w:w="2327"/>
        <w:gridCol w:w="2503"/>
        <w:gridCol w:w="3800"/>
      </w:tblGrid>
      <w:tr w:rsidR="002C10A6" w:rsidRPr="002C10A6" w14:paraId="0F794954" w14:textId="77777777" w:rsidTr="002C10A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3D38A539" w14:textId="77777777" w:rsidR="002C10A6" w:rsidRPr="002C10A6" w:rsidRDefault="002C10A6" w:rsidP="002C10A6">
            <w:pPr>
              <w:spacing w:line="276" w:lineRule="auto"/>
            </w:pPr>
            <w:r w:rsidRPr="002C10A6">
              <w:t>Column</w:t>
            </w:r>
          </w:p>
        </w:tc>
        <w:tc>
          <w:tcPr>
            <w:tcW w:w="0" w:type="auto"/>
            <w:hideMark/>
          </w:tcPr>
          <w:p w14:paraId="4127547F" w14:textId="77777777" w:rsidR="002C10A6" w:rsidRPr="002C10A6" w:rsidRDefault="002C10A6" w:rsidP="002C10A6">
            <w:pPr>
              <w:spacing w:line="276" w:lineRule="auto"/>
              <w:cnfStyle w:val="100000000000" w:firstRow="1" w:lastRow="0" w:firstColumn="0" w:lastColumn="0" w:oddVBand="0" w:evenVBand="0" w:oddHBand="0" w:evenHBand="0" w:firstRowFirstColumn="0" w:firstRowLastColumn="0" w:lastRowFirstColumn="0" w:lastRowLastColumn="0"/>
            </w:pPr>
            <w:r w:rsidRPr="002C10A6">
              <w:t>Type</w:t>
            </w:r>
          </w:p>
        </w:tc>
        <w:tc>
          <w:tcPr>
            <w:tcW w:w="0" w:type="auto"/>
            <w:hideMark/>
          </w:tcPr>
          <w:p w14:paraId="1CE16F58" w14:textId="77777777" w:rsidR="002C10A6" w:rsidRPr="002C10A6" w:rsidRDefault="002C10A6" w:rsidP="002C10A6">
            <w:pPr>
              <w:spacing w:line="276" w:lineRule="auto"/>
              <w:cnfStyle w:val="100000000000" w:firstRow="1" w:lastRow="0" w:firstColumn="0" w:lastColumn="0" w:oddVBand="0" w:evenVBand="0" w:oddHBand="0" w:evenHBand="0" w:firstRowFirstColumn="0" w:firstRowLastColumn="0" w:lastRowFirstColumn="0" w:lastRowLastColumn="0"/>
            </w:pPr>
            <w:r w:rsidRPr="002C10A6">
              <w:t>Description</w:t>
            </w:r>
          </w:p>
        </w:tc>
      </w:tr>
      <w:tr w:rsidR="002C10A6" w:rsidRPr="002C10A6" w14:paraId="44C5A0C1" w14:textId="77777777" w:rsidTr="002C10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AFEE47F" w14:textId="77777777" w:rsidR="002C10A6" w:rsidRPr="002C10A6" w:rsidRDefault="002C10A6" w:rsidP="002C10A6">
            <w:pPr>
              <w:spacing w:line="276" w:lineRule="auto"/>
            </w:pPr>
            <w:proofErr w:type="spellStart"/>
            <w:r w:rsidRPr="002C10A6">
              <w:t>cycle_summary_id</w:t>
            </w:r>
            <w:proofErr w:type="spellEnd"/>
          </w:p>
        </w:tc>
        <w:tc>
          <w:tcPr>
            <w:tcW w:w="0" w:type="auto"/>
            <w:hideMark/>
          </w:tcPr>
          <w:p w14:paraId="5F90B2D4" w14:textId="77777777" w:rsidR="002C10A6" w:rsidRPr="002C10A6" w:rsidRDefault="002C10A6" w:rsidP="002C10A6">
            <w:pPr>
              <w:spacing w:line="276" w:lineRule="auto"/>
              <w:cnfStyle w:val="000000100000" w:firstRow="0" w:lastRow="0" w:firstColumn="0" w:lastColumn="0" w:oddVBand="0" w:evenVBand="0" w:oddHBand="1" w:evenHBand="0" w:firstRowFirstColumn="0" w:firstRowLastColumn="0" w:lastRowFirstColumn="0" w:lastRowLastColumn="0"/>
            </w:pPr>
            <w:r w:rsidRPr="002C10A6">
              <w:t>BIGSERIAL (PK)</w:t>
            </w:r>
          </w:p>
        </w:tc>
        <w:tc>
          <w:tcPr>
            <w:tcW w:w="0" w:type="auto"/>
            <w:hideMark/>
          </w:tcPr>
          <w:p w14:paraId="4D294EEC" w14:textId="77777777" w:rsidR="002C10A6" w:rsidRPr="002C10A6" w:rsidRDefault="002C10A6" w:rsidP="002C10A6">
            <w:pPr>
              <w:spacing w:line="276" w:lineRule="auto"/>
              <w:cnfStyle w:val="000000100000" w:firstRow="0" w:lastRow="0" w:firstColumn="0" w:lastColumn="0" w:oddVBand="0" w:evenVBand="0" w:oddHBand="1" w:evenHBand="0" w:firstRowFirstColumn="0" w:firstRowLastColumn="0" w:lastRowFirstColumn="0" w:lastRowLastColumn="0"/>
            </w:pPr>
            <w:r w:rsidRPr="002C10A6">
              <w:t>Identifier</w:t>
            </w:r>
          </w:p>
        </w:tc>
      </w:tr>
      <w:tr w:rsidR="002C10A6" w:rsidRPr="002C10A6" w14:paraId="264D471F" w14:textId="77777777" w:rsidTr="002C10A6">
        <w:tc>
          <w:tcPr>
            <w:cnfStyle w:val="001000000000" w:firstRow="0" w:lastRow="0" w:firstColumn="1" w:lastColumn="0" w:oddVBand="0" w:evenVBand="0" w:oddHBand="0" w:evenHBand="0" w:firstRowFirstColumn="0" w:firstRowLastColumn="0" w:lastRowFirstColumn="0" w:lastRowLastColumn="0"/>
            <w:tcW w:w="0" w:type="auto"/>
            <w:hideMark/>
          </w:tcPr>
          <w:p w14:paraId="6CB4F0F7" w14:textId="77777777" w:rsidR="002C10A6" w:rsidRPr="002C10A6" w:rsidRDefault="002C10A6" w:rsidP="002C10A6">
            <w:pPr>
              <w:spacing w:line="276" w:lineRule="auto"/>
            </w:pPr>
            <w:proofErr w:type="spellStart"/>
            <w:r w:rsidRPr="002C10A6">
              <w:t>traffic_survey_id</w:t>
            </w:r>
            <w:proofErr w:type="spellEnd"/>
          </w:p>
        </w:tc>
        <w:tc>
          <w:tcPr>
            <w:tcW w:w="0" w:type="auto"/>
            <w:hideMark/>
          </w:tcPr>
          <w:p w14:paraId="748D204C" w14:textId="77777777" w:rsidR="002C10A6" w:rsidRPr="002C10A6" w:rsidRDefault="002C10A6" w:rsidP="002C10A6">
            <w:pPr>
              <w:spacing w:line="276" w:lineRule="auto"/>
              <w:cnfStyle w:val="000000000000" w:firstRow="0" w:lastRow="0" w:firstColumn="0" w:lastColumn="0" w:oddVBand="0" w:evenVBand="0" w:oddHBand="0" w:evenHBand="0" w:firstRowFirstColumn="0" w:firstRowLastColumn="0" w:lastRowFirstColumn="0" w:lastRowLastColumn="0"/>
            </w:pPr>
            <w:r w:rsidRPr="002C10A6">
              <w:t xml:space="preserve">INT (FK → </w:t>
            </w:r>
            <w:proofErr w:type="spellStart"/>
            <w:r w:rsidRPr="002C10A6">
              <w:t>traffic_survey</w:t>
            </w:r>
            <w:proofErr w:type="spellEnd"/>
            <w:r w:rsidRPr="002C10A6">
              <w:t>)</w:t>
            </w:r>
          </w:p>
        </w:tc>
        <w:tc>
          <w:tcPr>
            <w:tcW w:w="0" w:type="auto"/>
            <w:hideMark/>
          </w:tcPr>
          <w:p w14:paraId="651D0B74" w14:textId="77777777" w:rsidR="002C10A6" w:rsidRPr="002C10A6" w:rsidRDefault="002C10A6" w:rsidP="002C10A6">
            <w:pPr>
              <w:spacing w:line="276" w:lineRule="auto"/>
              <w:cnfStyle w:val="000000000000" w:firstRow="0" w:lastRow="0" w:firstColumn="0" w:lastColumn="0" w:oddVBand="0" w:evenVBand="0" w:oddHBand="0" w:evenHBand="0" w:firstRowFirstColumn="0" w:firstRowLastColumn="0" w:lastRowFirstColumn="0" w:lastRowLastColumn="0"/>
            </w:pPr>
            <w:r w:rsidRPr="002C10A6">
              <w:t>Source survey</w:t>
            </w:r>
          </w:p>
        </w:tc>
      </w:tr>
      <w:tr w:rsidR="002C10A6" w:rsidRPr="002C10A6" w14:paraId="0EC79C44" w14:textId="77777777" w:rsidTr="002C10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AE2BE7" w14:textId="77777777" w:rsidR="002C10A6" w:rsidRPr="002C10A6" w:rsidRDefault="002C10A6" w:rsidP="002C10A6">
            <w:pPr>
              <w:spacing w:line="276" w:lineRule="auto"/>
            </w:pPr>
            <w:commentRangeStart w:id="1282"/>
            <w:proofErr w:type="spellStart"/>
            <w:r w:rsidRPr="002C10A6">
              <w:t>road_segment_id</w:t>
            </w:r>
            <w:commentRangeEnd w:id="1282"/>
            <w:proofErr w:type="spellEnd"/>
            <w:r w:rsidR="0065694B">
              <w:rPr>
                <w:rStyle w:val="CommentReference"/>
                <w:b w:val="0"/>
                <w:bCs w:val="0"/>
              </w:rPr>
              <w:commentReference w:id="1282"/>
            </w:r>
          </w:p>
        </w:tc>
        <w:tc>
          <w:tcPr>
            <w:tcW w:w="0" w:type="auto"/>
            <w:hideMark/>
          </w:tcPr>
          <w:p w14:paraId="1DD72D3D" w14:textId="77777777" w:rsidR="002C10A6" w:rsidRPr="002C10A6" w:rsidRDefault="002C10A6" w:rsidP="002C10A6">
            <w:pPr>
              <w:spacing w:line="276" w:lineRule="auto"/>
              <w:cnfStyle w:val="000000100000" w:firstRow="0" w:lastRow="0" w:firstColumn="0" w:lastColumn="0" w:oddVBand="0" w:evenVBand="0" w:oddHBand="1" w:evenHBand="0" w:firstRowFirstColumn="0" w:firstRowLastColumn="0" w:lastRowFirstColumn="0" w:lastRowLastColumn="0"/>
            </w:pPr>
            <w:r w:rsidRPr="002C10A6">
              <w:t xml:space="preserve">INT (FK → </w:t>
            </w:r>
            <w:proofErr w:type="spellStart"/>
            <w:r w:rsidRPr="002C10A6">
              <w:t>road_segment</w:t>
            </w:r>
            <w:proofErr w:type="spellEnd"/>
            <w:r w:rsidRPr="002C10A6">
              <w:t>)</w:t>
            </w:r>
          </w:p>
        </w:tc>
        <w:tc>
          <w:tcPr>
            <w:tcW w:w="0" w:type="auto"/>
            <w:hideMark/>
          </w:tcPr>
          <w:p w14:paraId="62EF3B6C" w14:textId="77777777" w:rsidR="002C10A6" w:rsidRPr="002C10A6" w:rsidRDefault="002C10A6" w:rsidP="002C10A6">
            <w:pPr>
              <w:spacing w:line="276" w:lineRule="auto"/>
              <w:cnfStyle w:val="000000100000" w:firstRow="0" w:lastRow="0" w:firstColumn="0" w:lastColumn="0" w:oddVBand="0" w:evenVBand="0" w:oddHBand="1" w:evenHBand="0" w:firstRowFirstColumn="0" w:firstRowLastColumn="0" w:lastRowFirstColumn="0" w:lastRowLastColumn="0"/>
            </w:pPr>
            <w:r w:rsidRPr="002C10A6">
              <w:t>Segment</w:t>
            </w:r>
          </w:p>
        </w:tc>
      </w:tr>
      <w:tr w:rsidR="002C10A6" w:rsidRPr="002C10A6" w14:paraId="47D3526F" w14:textId="77777777" w:rsidTr="002C10A6">
        <w:tc>
          <w:tcPr>
            <w:cnfStyle w:val="001000000000" w:firstRow="0" w:lastRow="0" w:firstColumn="1" w:lastColumn="0" w:oddVBand="0" w:evenVBand="0" w:oddHBand="0" w:evenHBand="0" w:firstRowFirstColumn="0" w:firstRowLastColumn="0" w:lastRowFirstColumn="0" w:lastRowLastColumn="0"/>
            <w:tcW w:w="0" w:type="auto"/>
            <w:hideMark/>
          </w:tcPr>
          <w:p w14:paraId="1AC2A41D" w14:textId="77777777" w:rsidR="002C10A6" w:rsidRPr="002C10A6" w:rsidRDefault="002C10A6" w:rsidP="002C10A6">
            <w:pPr>
              <w:spacing w:line="276" w:lineRule="auto"/>
            </w:pPr>
            <w:proofErr w:type="spellStart"/>
            <w:r w:rsidRPr="002C10A6">
              <w:t>vehicle_class</w:t>
            </w:r>
            <w:proofErr w:type="spellEnd"/>
          </w:p>
        </w:tc>
        <w:tc>
          <w:tcPr>
            <w:tcW w:w="0" w:type="auto"/>
            <w:hideMark/>
          </w:tcPr>
          <w:p w14:paraId="381EA3FC" w14:textId="77777777" w:rsidR="002C10A6" w:rsidRPr="002C10A6" w:rsidRDefault="002C10A6" w:rsidP="002C10A6">
            <w:pPr>
              <w:spacing w:line="276" w:lineRule="auto"/>
              <w:cnfStyle w:val="000000000000" w:firstRow="0" w:lastRow="0" w:firstColumn="0" w:lastColumn="0" w:oddVBand="0" w:evenVBand="0" w:oddHBand="0" w:evenHBand="0" w:firstRowFirstColumn="0" w:firstRowLastColumn="0" w:lastRowFirstColumn="0" w:lastRowLastColumn="0"/>
            </w:pPr>
            <w:r w:rsidRPr="002C10A6">
              <w:t>ENUM(...)</w:t>
            </w:r>
          </w:p>
        </w:tc>
        <w:tc>
          <w:tcPr>
            <w:tcW w:w="0" w:type="auto"/>
            <w:hideMark/>
          </w:tcPr>
          <w:p w14:paraId="0A85BDE9" w14:textId="77777777" w:rsidR="002C10A6" w:rsidRPr="002C10A6" w:rsidRDefault="002C10A6" w:rsidP="002C10A6">
            <w:pPr>
              <w:spacing w:line="276" w:lineRule="auto"/>
              <w:cnfStyle w:val="000000000000" w:firstRow="0" w:lastRow="0" w:firstColumn="0" w:lastColumn="0" w:oddVBand="0" w:evenVBand="0" w:oddHBand="0" w:evenHBand="0" w:firstRowFirstColumn="0" w:firstRowLastColumn="0" w:lastRowFirstColumn="0" w:lastRowLastColumn="0"/>
            </w:pPr>
            <w:r w:rsidRPr="002C10A6">
              <w:t>Vehicle class</w:t>
            </w:r>
          </w:p>
        </w:tc>
      </w:tr>
      <w:tr w:rsidR="002C10A6" w:rsidRPr="002C10A6" w14:paraId="09ADE0CE" w14:textId="77777777" w:rsidTr="002C10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10E4E69" w14:textId="77777777" w:rsidR="002C10A6" w:rsidRPr="002C10A6" w:rsidRDefault="002C10A6" w:rsidP="002C10A6">
            <w:pPr>
              <w:spacing w:line="276" w:lineRule="auto"/>
            </w:pPr>
            <w:proofErr w:type="spellStart"/>
            <w:r w:rsidRPr="002C10A6">
              <w:t>cycle_number</w:t>
            </w:r>
            <w:proofErr w:type="spellEnd"/>
          </w:p>
        </w:tc>
        <w:tc>
          <w:tcPr>
            <w:tcW w:w="0" w:type="auto"/>
            <w:hideMark/>
          </w:tcPr>
          <w:p w14:paraId="6CE2BCB4" w14:textId="77777777" w:rsidR="002C10A6" w:rsidRPr="002C10A6" w:rsidRDefault="002C10A6" w:rsidP="002C10A6">
            <w:pPr>
              <w:spacing w:line="276" w:lineRule="auto"/>
              <w:cnfStyle w:val="000000100000" w:firstRow="0" w:lastRow="0" w:firstColumn="0" w:lastColumn="0" w:oddVBand="0" w:evenVBand="0" w:oddHBand="1" w:evenHBand="0" w:firstRowFirstColumn="0" w:firstRowLastColumn="0" w:lastRowFirstColumn="0" w:lastRowLastColumn="0"/>
            </w:pPr>
            <w:r w:rsidRPr="002C10A6">
              <w:t>SMALLINT</w:t>
            </w:r>
          </w:p>
        </w:tc>
        <w:tc>
          <w:tcPr>
            <w:tcW w:w="0" w:type="auto"/>
            <w:hideMark/>
          </w:tcPr>
          <w:p w14:paraId="516E25D3" w14:textId="77777777" w:rsidR="002C10A6" w:rsidRPr="002C10A6" w:rsidRDefault="002C10A6" w:rsidP="002C10A6">
            <w:pPr>
              <w:spacing w:line="276" w:lineRule="auto"/>
              <w:cnfStyle w:val="000000100000" w:firstRow="0" w:lastRow="0" w:firstColumn="0" w:lastColumn="0" w:oddVBand="0" w:evenVBand="0" w:oddHBand="1" w:evenHBand="0" w:firstRowFirstColumn="0" w:firstRowLastColumn="0" w:lastRowFirstColumn="0" w:lastRowLastColumn="0"/>
            </w:pPr>
            <w:r w:rsidRPr="002C10A6">
              <w:t>Cycle number (1–3)</w:t>
            </w:r>
          </w:p>
        </w:tc>
      </w:tr>
      <w:tr w:rsidR="002C10A6" w:rsidRPr="002C10A6" w14:paraId="3E22E9A2" w14:textId="77777777" w:rsidTr="002C10A6">
        <w:tc>
          <w:tcPr>
            <w:cnfStyle w:val="001000000000" w:firstRow="0" w:lastRow="0" w:firstColumn="1" w:lastColumn="0" w:oddVBand="0" w:evenVBand="0" w:oddHBand="0" w:evenHBand="0" w:firstRowFirstColumn="0" w:firstRowLastColumn="0" w:lastRowFirstColumn="0" w:lastRowLastColumn="0"/>
            <w:tcW w:w="0" w:type="auto"/>
            <w:hideMark/>
          </w:tcPr>
          <w:p w14:paraId="6E95E772" w14:textId="77777777" w:rsidR="002C10A6" w:rsidRPr="002C10A6" w:rsidRDefault="002C10A6" w:rsidP="002C10A6">
            <w:pPr>
              <w:spacing w:line="276" w:lineRule="auto"/>
            </w:pPr>
            <w:proofErr w:type="spellStart"/>
            <w:r w:rsidRPr="002C10A6">
              <w:t>cycle_days_counted</w:t>
            </w:r>
            <w:proofErr w:type="spellEnd"/>
          </w:p>
        </w:tc>
        <w:tc>
          <w:tcPr>
            <w:tcW w:w="0" w:type="auto"/>
            <w:hideMark/>
          </w:tcPr>
          <w:p w14:paraId="07DCEB7E" w14:textId="77777777" w:rsidR="002C10A6" w:rsidRPr="002C10A6" w:rsidRDefault="002C10A6" w:rsidP="002C10A6">
            <w:pPr>
              <w:spacing w:line="276" w:lineRule="auto"/>
              <w:cnfStyle w:val="000000000000" w:firstRow="0" w:lastRow="0" w:firstColumn="0" w:lastColumn="0" w:oddVBand="0" w:evenVBand="0" w:oddHBand="0" w:evenHBand="0" w:firstRowFirstColumn="0" w:firstRowLastColumn="0" w:lastRowFirstColumn="0" w:lastRowLastColumn="0"/>
            </w:pPr>
            <w:r w:rsidRPr="002C10A6">
              <w:t>INT</w:t>
            </w:r>
          </w:p>
        </w:tc>
        <w:tc>
          <w:tcPr>
            <w:tcW w:w="0" w:type="auto"/>
            <w:hideMark/>
          </w:tcPr>
          <w:p w14:paraId="4142E39E" w14:textId="77777777" w:rsidR="002C10A6" w:rsidRPr="002C10A6" w:rsidRDefault="002C10A6" w:rsidP="002C10A6">
            <w:pPr>
              <w:spacing w:line="276" w:lineRule="auto"/>
              <w:cnfStyle w:val="000000000000" w:firstRow="0" w:lastRow="0" w:firstColumn="0" w:lastColumn="0" w:oddVBand="0" w:evenVBand="0" w:oddHBand="0" w:evenHBand="0" w:firstRowFirstColumn="0" w:firstRowLastColumn="0" w:lastRowFirstColumn="0" w:lastRowLastColumn="0"/>
            </w:pPr>
            <w:r w:rsidRPr="002C10A6">
              <w:t>Days counted in cycle</w:t>
            </w:r>
          </w:p>
        </w:tc>
      </w:tr>
      <w:tr w:rsidR="002C10A6" w:rsidRPr="002C10A6" w14:paraId="6E890F06" w14:textId="77777777" w:rsidTr="002C10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69BF65" w14:textId="77777777" w:rsidR="002C10A6" w:rsidRPr="002C10A6" w:rsidRDefault="002C10A6" w:rsidP="002C10A6">
            <w:pPr>
              <w:spacing w:line="276" w:lineRule="auto"/>
            </w:pPr>
            <w:proofErr w:type="spellStart"/>
            <w:r w:rsidRPr="002C10A6">
              <w:t>cycle_sum_count</w:t>
            </w:r>
            <w:proofErr w:type="spellEnd"/>
          </w:p>
        </w:tc>
        <w:tc>
          <w:tcPr>
            <w:tcW w:w="0" w:type="auto"/>
            <w:hideMark/>
          </w:tcPr>
          <w:p w14:paraId="5FE073D6" w14:textId="77777777" w:rsidR="002C10A6" w:rsidRPr="002C10A6" w:rsidRDefault="002C10A6" w:rsidP="002C10A6">
            <w:pPr>
              <w:spacing w:line="276" w:lineRule="auto"/>
              <w:cnfStyle w:val="000000100000" w:firstRow="0" w:lastRow="0" w:firstColumn="0" w:lastColumn="0" w:oddVBand="0" w:evenVBand="0" w:oddHBand="1" w:evenHBand="0" w:firstRowFirstColumn="0" w:firstRowLastColumn="0" w:lastRowFirstColumn="0" w:lastRowLastColumn="0"/>
            </w:pPr>
            <w:r w:rsidRPr="002C10A6">
              <w:t>BIGINT</w:t>
            </w:r>
          </w:p>
        </w:tc>
        <w:tc>
          <w:tcPr>
            <w:tcW w:w="0" w:type="auto"/>
            <w:hideMark/>
          </w:tcPr>
          <w:p w14:paraId="40C8B308" w14:textId="77777777" w:rsidR="002C10A6" w:rsidRPr="002C10A6" w:rsidRDefault="002C10A6" w:rsidP="002C10A6">
            <w:pPr>
              <w:spacing w:line="276" w:lineRule="auto"/>
              <w:cnfStyle w:val="000000100000" w:firstRow="0" w:lastRow="0" w:firstColumn="0" w:lastColumn="0" w:oddVBand="0" w:evenVBand="0" w:oddHBand="1" w:evenHBand="0" w:firstRowFirstColumn="0" w:firstRowLastColumn="0" w:lastRowFirstColumn="0" w:lastRowLastColumn="0"/>
            </w:pPr>
            <w:r w:rsidRPr="002C10A6">
              <w:t>Total counts for cycle</w:t>
            </w:r>
          </w:p>
        </w:tc>
      </w:tr>
      <w:tr w:rsidR="002C10A6" w:rsidRPr="002C10A6" w14:paraId="1140B047" w14:textId="77777777" w:rsidTr="002C10A6">
        <w:tc>
          <w:tcPr>
            <w:cnfStyle w:val="001000000000" w:firstRow="0" w:lastRow="0" w:firstColumn="1" w:lastColumn="0" w:oddVBand="0" w:evenVBand="0" w:oddHBand="0" w:evenHBand="0" w:firstRowFirstColumn="0" w:firstRowLastColumn="0" w:lastRowFirstColumn="0" w:lastRowLastColumn="0"/>
            <w:tcW w:w="0" w:type="auto"/>
            <w:hideMark/>
          </w:tcPr>
          <w:p w14:paraId="1B124035" w14:textId="77777777" w:rsidR="002C10A6" w:rsidRPr="002C10A6" w:rsidRDefault="002C10A6" w:rsidP="002C10A6">
            <w:pPr>
              <w:spacing w:line="276" w:lineRule="auto"/>
            </w:pPr>
            <w:proofErr w:type="spellStart"/>
            <w:r w:rsidRPr="002C10A6">
              <w:t>cycle_daily_avg</w:t>
            </w:r>
            <w:proofErr w:type="spellEnd"/>
          </w:p>
        </w:tc>
        <w:tc>
          <w:tcPr>
            <w:tcW w:w="0" w:type="auto"/>
            <w:hideMark/>
          </w:tcPr>
          <w:p w14:paraId="263601CE" w14:textId="77777777" w:rsidR="002C10A6" w:rsidRPr="002C10A6" w:rsidRDefault="002C10A6" w:rsidP="002C10A6">
            <w:pPr>
              <w:spacing w:line="276" w:lineRule="auto"/>
              <w:cnfStyle w:val="000000000000" w:firstRow="0" w:lastRow="0" w:firstColumn="0" w:lastColumn="0" w:oddVBand="0" w:evenVBand="0" w:oddHBand="0" w:evenHBand="0" w:firstRowFirstColumn="0" w:firstRowLastColumn="0" w:lastRowFirstColumn="0" w:lastRowLastColumn="0"/>
            </w:pPr>
            <w:proofErr w:type="gramStart"/>
            <w:r w:rsidRPr="002C10A6">
              <w:t>DECIMAL(</w:t>
            </w:r>
            <w:proofErr w:type="gramEnd"/>
            <w:r w:rsidRPr="002C10A6">
              <w:t>10,3)</w:t>
            </w:r>
          </w:p>
        </w:tc>
        <w:tc>
          <w:tcPr>
            <w:tcW w:w="0" w:type="auto"/>
            <w:hideMark/>
          </w:tcPr>
          <w:p w14:paraId="00EFF96E" w14:textId="77777777" w:rsidR="002C10A6" w:rsidRPr="002C10A6" w:rsidRDefault="002C10A6" w:rsidP="002C10A6">
            <w:pPr>
              <w:spacing w:line="276" w:lineRule="auto"/>
              <w:cnfStyle w:val="000000000000" w:firstRow="0" w:lastRow="0" w:firstColumn="0" w:lastColumn="0" w:oddVBand="0" w:evenVBand="0" w:oddHBand="0" w:evenHBand="0" w:firstRowFirstColumn="0" w:firstRowLastColumn="0" w:lastRowFirstColumn="0" w:lastRowLastColumn="0"/>
            </w:pPr>
            <w:proofErr w:type="spellStart"/>
            <w:r w:rsidRPr="002C10A6">
              <w:t>cycle_sum_count</w:t>
            </w:r>
            <w:proofErr w:type="spellEnd"/>
            <w:r w:rsidRPr="002C10A6">
              <w:t xml:space="preserve"> / </w:t>
            </w:r>
            <w:proofErr w:type="spellStart"/>
            <w:r w:rsidRPr="002C10A6">
              <w:t>cycle_days_counted</w:t>
            </w:r>
            <w:proofErr w:type="spellEnd"/>
          </w:p>
        </w:tc>
      </w:tr>
      <w:tr w:rsidR="002C10A6" w:rsidRPr="002C10A6" w14:paraId="34C55876" w14:textId="77777777" w:rsidTr="002C10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9B759EC" w14:textId="77777777" w:rsidR="002C10A6" w:rsidRPr="002C10A6" w:rsidRDefault="002C10A6" w:rsidP="002C10A6">
            <w:pPr>
              <w:spacing w:line="276" w:lineRule="auto"/>
            </w:pPr>
            <w:r w:rsidRPr="002C10A6">
              <w:t>cycle_daily_24hr</w:t>
            </w:r>
          </w:p>
        </w:tc>
        <w:tc>
          <w:tcPr>
            <w:tcW w:w="0" w:type="auto"/>
            <w:hideMark/>
          </w:tcPr>
          <w:p w14:paraId="0A01BF0B" w14:textId="77777777" w:rsidR="002C10A6" w:rsidRPr="002C10A6" w:rsidRDefault="002C10A6" w:rsidP="002C10A6">
            <w:pPr>
              <w:spacing w:line="276" w:lineRule="auto"/>
              <w:cnfStyle w:val="000000100000" w:firstRow="0" w:lastRow="0" w:firstColumn="0" w:lastColumn="0" w:oddVBand="0" w:evenVBand="0" w:oddHBand="1" w:evenHBand="0" w:firstRowFirstColumn="0" w:firstRowLastColumn="0" w:lastRowFirstColumn="0" w:lastRowLastColumn="0"/>
            </w:pPr>
            <w:proofErr w:type="gramStart"/>
            <w:r w:rsidRPr="002C10A6">
              <w:t>DECIMAL(</w:t>
            </w:r>
            <w:proofErr w:type="gramEnd"/>
            <w:r w:rsidRPr="002C10A6">
              <w:t>12,3)</w:t>
            </w:r>
          </w:p>
        </w:tc>
        <w:tc>
          <w:tcPr>
            <w:tcW w:w="0" w:type="auto"/>
            <w:hideMark/>
          </w:tcPr>
          <w:p w14:paraId="000AAE17" w14:textId="77777777" w:rsidR="002C10A6" w:rsidRPr="002C10A6" w:rsidRDefault="002C10A6" w:rsidP="002C10A6">
            <w:pPr>
              <w:spacing w:line="276" w:lineRule="auto"/>
              <w:cnfStyle w:val="000000100000" w:firstRow="0" w:lastRow="0" w:firstColumn="0" w:lastColumn="0" w:oddVBand="0" w:evenVBand="0" w:oddHBand="1" w:evenHBand="0" w:firstRowFirstColumn="0" w:firstRowLastColumn="0" w:lastRowFirstColumn="0" w:lastRowLastColumn="0"/>
            </w:pPr>
            <w:proofErr w:type="spellStart"/>
            <w:r w:rsidRPr="002C10A6">
              <w:t>cycle_daily_avg</w:t>
            </w:r>
            <w:proofErr w:type="spellEnd"/>
            <w:r w:rsidRPr="002C10A6">
              <w:t xml:space="preserve"> × </w:t>
            </w:r>
            <w:proofErr w:type="spellStart"/>
            <w:r w:rsidRPr="002C10A6">
              <w:t>night_adjustment_factor</w:t>
            </w:r>
            <w:proofErr w:type="spellEnd"/>
          </w:p>
        </w:tc>
      </w:tr>
      <w:tr w:rsidR="002C10A6" w:rsidRPr="002C10A6" w14:paraId="36506717" w14:textId="77777777" w:rsidTr="002C10A6">
        <w:tc>
          <w:tcPr>
            <w:cnfStyle w:val="001000000000" w:firstRow="0" w:lastRow="0" w:firstColumn="1" w:lastColumn="0" w:oddVBand="0" w:evenVBand="0" w:oddHBand="0" w:evenHBand="0" w:firstRowFirstColumn="0" w:firstRowLastColumn="0" w:lastRowFirstColumn="0" w:lastRowLastColumn="0"/>
            <w:tcW w:w="0" w:type="auto"/>
            <w:hideMark/>
          </w:tcPr>
          <w:p w14:paraId="11DF71E0" w14:textId="77777777" w:rsidR="002C10A6" w:rsidRPr="002C10A6" w:rsidRDefault="002C10A6" w:rsidP="002C10A6">
            <w:pPr>
              <w:spacing w:line="276" w:lineRule="auto"/>
            </w:pPr>
            <w:proofErr w:type="spellStart"/>
            <w:r w:rsidRPr="002C10A6">
              <w:t>cycle_pcu</w:t>
            </w:r>
            <w:proofErr w:type="spellEnd"/>
          </w:p>
        </w:tc>
        <w:tc>
          <w:tcPr>
            <w:tcW w:w="0" w:type="auto"/>
            <w:hideMark/>
          </w:tcPr>
          <w:p w14:paraId="442058AB" w14:textId="77777777" w:rsidR="002C10A6" w:rsidRPr="002C10A6" w:rsidRDefault="002C10A6" w:rsidP="002C10A6">
            <w:pPr>
              <w:spacing w:line="276" w:lineRule="auto"/>
              <w:cnfStyle w:val="000000000000" w:firstRow="0" w:lastRow="0" w:firstColumn="0" w:lastColumn="0" w:oddVBand="0" w:evenVBand="0" w:oddHBand="0" w:evenHBand="0" w:firstRowFirstColumn="0" w:firstRowLastColumn="0" w:lastRowFirstColumn="0" w:lastRowLastColumn="0"/>
            </w:pPr>
            <w:proofErr w:type="gramStart"/>
            <w:r w:rsidRPr="002C10A6">
              <w:t>DECIMAL(</w:t>
            </w:r>
            <w:proofErr w:type="gramEnd"/>
            <w:r w:rsidRPr="002C10A6">
              <w:t>12,3)</w:t>
            </w:r>
          </w:p>
        </w:tc>
        <w:tc>
          <w:tcPr>
            <w:tcW w:w="0" w:type="auto"/>
            <w:hideMark/>
          </w:tcPr>
          <w:p w14:paraId="27F67E1A" w14:textId="77777777" w:rsidR="002C10A6" w:rsidRPr="002C10A6" w:rsidRDefault="002C10A6" w:rsidP="002C10A6">
            <w:pPr>
              <w:spacing w:line="276" w:lineRule="auto"/>
              <w:cnfStyle w:val="000000000000" w:firstRow="0" w:lastRow="0" w:firstColumn="0" w:lastColumn="0" w:oddVBand="0" w:evenVBand="0" w:oddHBand="0" w:evenHBand="0" w:firstRowFirstColumn="0" w:firstRowLastColumn="0" w:lastRowFirstColumn="0" w:lastRowLastColumn="0"/>
            </w:pPr>
            <w:r w:rsidRPr="002C10A6">
              <w:t xml:space="preserve">cycle_daily_24hr × </w:t>
            </w:r>
            <w:proofErr w:type="spellStart"/>
            <w:r w:rsidRPr="002C10A6">
              <w:t>pcu_factor</w:t>
            </w:r>
            <w:proofErr w:type="spellEnd"/>
            <w:r w:rsidRPr="002C10A6">
              <w:t xml:space="preserve"> (lookup)</w:t>
            </w:r>
          </w:p>
        </w:tc>
      </w:tr>
      <w:tr w:rsidR="002C10A6" w:rsidRPr="002C10A6" w14:paraId="141E7498" w14:textId="77777777" w:rsidTr="002C10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58FA74F" w14:textId="77777777" w:rsidR="002C10A6" w:rsidRPr="002C10A6" w:rsidRDefault="002C10A6" w:rsidP="002C10A6">
            <w:pPr>
              <w:spacing w:line="276" w:lineRule="auto"/>
            </w:pPr>
            <w:proofErr w:type="spellStart"/>
            <w:r w:rsidRPr="002C10A6">
              <w:t>qc_flag</w:t>
            </w:r>
            <w:proofErr w:type="spellEnd"/>
          </w:p>
        </w:tc>
        <w:tc>
          <w:tcPr>
            <w:tcW w:w="0" w:type="auto"/>
            <w:hideMark/>
          </w:tcPr>
          <w:p w14:paraId="33126641" w14:textId="77777777" w:rsidR="002C10A6" w:rsidRPr="002C10A6" w:rsidRDefault="002C10A6" w:rsidP="002C10A6">
            <w:pPr>
              <w:spacing w:line="276" w:lineRule="auto"/>
              <w:cnfStyle w:val="000000100000" w:firstRow="0" w:lastRow="0" w:firstColumn="0" w:lastColumn="0" w:oddVBand="0" w:evenVBand="0" w:oddHBand="1" w:evenHBand="0" w:firstRowFirstColumn="0" w:firstRowLastColumn="0" w:lastRowFirstColumn="0" w:lastRowLastColumn="0"/>
            </w:pPr>
            <w:r w:rsidRPr="002C10A6">
              <w:t>TEXT NULLABLE</w:t>
            </w:r>
          </w:p>
        </w:tc>
        <w:tc>
          <w:tcPr>
            <w:tcW w:w="0" w:type="auto"/>
            <w:hideMark/>
          </w:tcPr>
          <w:p w14:paraId="63E99C4F" w14:textId="77777777" w:rsidR="002C10A6" w:rsidRPr="002C10A6" w:rsidRDefault="002C10A6" w:rsidP="002C10A6">
            <w:pPr>
              <w:spacing w:line="276" w:lineRule="auto"/>
              <w:cnfStyle w:val="000000100000" w:firstRow="0" w:lastRow="0" w:firstColumn="0" w:lastColumn="0" w:oddVBand="0" w:evenVBand="0" w:oddHBand="1" w:evenHBand="0" w:firstRowFirstColumn="0" w:firstRowLastColumn="0" w:lastRowFirstColumn="0" w:lastRowLastColumn="0"/>
            </w:pPr>
            <w:r w:rsidRPr="002C10A6">
              <w:t>QC notes/flags</w:t>
            </w:r>
          </w:p>
        </w:tc>
      </w:tr>
    </w:tbl>
    <w:p w14:paraId="24B7CE48" w14:textId="77777777" w:rsidR="002C10A6" w:rsidRPr="002C10A6" w:rsidRDefault="002C10A6" w:rsidP="002C10A6"/>
    <w:p w14:paraId="22110E6B" w14:textId="571B2E96" w:rsidR="00230600" w:rsidRDefault="00230600">
      <w:pPr>
        <w:pStyle w:val="Heading4"/>
        <w:pPrChange w:id="1283" w:author="Awet Teka" w:date="2025-09-13T12:52:00Z" w16du:dateUtc="2025-09-13T09:52:00Z">
          <w:pPr>
            <w:pStyle w:val="Heading3"/>
          </w:pPr>
        </w:pPrChange>
      </w:pPr>
      <w:r w:rsidRPr="000E3585">
        <w:t>Traffic</w:t>
      </w:r>
      <w:r>
        <w:t xml:space="preserve"> </w:t>
      </w:r>
      <w:r w:rsidRPr="000E3585">
        <w:t>Survey</w:t>
      </w:r>
      <w:r>
        <w:t xml:space="preserve"> </w:t>
      </w:r>
      <w:r w:rsidRPr="000E3585">
        <w:t>Summary (per survey aggregated)</w:t>
      </w:r>
    </w:p>
    <w:p w14:paraId="7EA0BDCB" w14:textId="4A8C6183" w:rsidR="000E3585" w:rsidRDefault="000E3585" w:rsidP="000E3585">
      <w:pPr>
        <w:pStyle w:val="Caption"/>
      </w:pPr>
      <w:r>
        <w:t xml:space="preserve">Table </w:t>
      </w:r>
      <w:fldSimple w:instr=" SEQ Table \* ARABIC ">
        <w:r>
          <w:rPr>
            <w:noProof/>
          </w:rPr>
          <w:t>8</w:t>
        </w:r>
      </w:fldSimple>
      <w:r w:rsidR="002C10A6">
        <w:t>.</w:t>
      </w:r>
      <w:r>
        <w:t xml:space="preserve"> </w:t>
      </w:r>
      <w:r w:rsidR="002C10A6" w:rsidRPr="000E3585">
        <w:t>Traffic</w:t>
      </w:r>
      <w:r w:rsidR="002C10A6">
        <w:t xml:space="preserve"> </w:t>
      </w:r>
      <w:r w:rsidR="002C10A6" w:rsidRPr="000E3585">
        <w:t>Survey</w:t>
      </w:r>
      <w:r w:rsidR="002C10A6">
        <w:t xml:space="preserve"> </w:t>
      </w:r>
      <w:r w:rsidR="002C10A6" w:rsidRPr="000E3585">
        <w:t xml:space="preserve">Summary </w:t>
      </w:r>
      <w:r w:rsidRPr="000E3585">
        <w:t>(per survey aggregated)</w:t>
      </w:r>
    </w:p>
    <w:tbl>
      <w:tblPr>
        <w:tblStyle w:val="ListTable3"/>
        <w:tblW w:w="0" w:type="auto"/>
        <w:tblLook w:val="04A0" w:firstRow="1" w:lastRow="0" w:firstColumn="1" w:lastColumn="0" w:noHBand="0" w:noVBand="1"/>
      </w:tblPr>
      <w:tblGrid>
        <w:gridCol w:w="2759"/>
        <w:gridCol w:w="2652"/>
        <w:gridCol w:w="3219"/>
      </w:tblGrid>
      <w:tr w:rsidR="002C10A6" w:rsidRPr="002C10A6" w14:paraId="44225B09" w14:textId="77777777" w:rsidTr="002C10A6">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0" w:type="auto"/>
            <w:hideMark/>
          </w:tcPr>
          <w:p w14:paraId="184FC6D3" w14:textId="77777777" w:rsidR="002C10A6" w:rsidRPr="002C10A6" w:rsidRDefault="002C10A6" w:rsidP="002C10A6">
            <w:pPr>
              <w:spacing w:line="276" w:lineRule="auto"/>
            </w:pPr>
            <w:r w:rsidRPr="002C10A6">
              <w:t>Column</w:t>
            </w:r>
          </w:p>
        </w:tc>
        <w:tc>
          <w:tcPr>
            <w:tcW w:w="0" w:type="auto"/>
            <w:hideMark/>
          </w:tcPr>
          <w:p w14:paraId="478B461F" w14:textId="77777777" w:rsidR="002C10A6" w:rsidRPr="002C10A6" w:rsidRDefault="002C10A6" w:rsidP="002C10A6">
            <w:pPr>
              <w:spacing w:line="276" w:lineRule="auto"/>
              <w:cnfStyle w:val="100000000000" w:firstRow="1" w:lastRow="0" w:firstColumn="0" w:lastColumn="0" w:oddVBand="0" w:evenVBand="0" w:oddHBand="0" w:evenHBand="0" w:firstRowFirstColumn="0" w:firstRowLastColumn="0" w:lastRowFirstColumn="0" w:lastRowLastColumn="0"/>
            </w:pPr>
            <w:r w:rsidRPr="002C10A6">
              <w:t>Type</w:t>
            </w:r>
          </w:p>
        </w:tc>
        <w:tc>
          <w:tcPr>
            <w:tcW w:w="0" w:type="auto"/>
            <w:hideMark/>
          </w:tcPr>
          <w:p w14:paraId="450DF950" w14:textId="77777777" w:rsidR="002C10A6" w:rsidRPr="002C10A6" w:rsidRDefault="002C10A6" w:rsidP="002C10A6">
            <w:pPr>
              <w:spacing w:line="276" w:lineRule="auto"/>
              <w:cnfStyle w:val="100000000000" w:firstRow="1" w:lastRow="0" w:firstColumn="0" w:lastColumn="0" w:oddVBand="0" w:evenVBand="0" w:oddHBand="0" w:evenHBand="0" w:firstRowFirstColumn="0" w:firstRowLastColumn="0" w:lastRowFirstColumn="0" w:lastRowLastColumn="0"/>
            </w:pPr>
            <w:r w:rsidRPr="002C10A6">
              <w:t>Description</w:t>
            </w:r>
          </w:p>
        </w:tc>
      </w:tr>
      <w:tr w:rsidR="002C10A6" w:rsidRPr="002C10A6" w14:paraId="602B07B2" w14:textId="77777777" w:rsidTr="002C10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50B5477" w14:textId="77777777" w:rsidR="002C10A6" w:rsidRPr="002C10A6" w:rsidRDefault="002C10A6" w:rsidP="002C10A6">
            <w:pPr>
              <w:spacing w:line="276" w:lineRule="auto"/>
            </w:pPr>
            <w:proofErr w:type="spellStart"/>
            <w:r w:rsidRPr="002C10A6">
              <w:t>survey_summary_id</w:t>
            </w:r>
            <w:proofErr w:type="spellEnd"/>
          </w:p>
        </w:tc>
        <w:tc>
          <w:tcPr>
            <w:tcW w:w="0" w:type="auto"/>
            <w:hideMark/>
          </w:tcPr>
          <w:p w14:paraId="4EB43E29" w14:textId="77777777" w:rsidR="002C10A6" w:rsidRPr="002C10A6" w:rsidRDefault="002C10A6" w:rsidP="002C10A6">
            <w:pPr>
              <w:spacing w:line="276" w:lineRule="auto"/>
              <w:cnfStyle w:val="000000100000" w:firstRow="0" w:lastRow="0" w:firstColumn="0" w:lastColumn="0" w:oddVBand="0" w:evenVBand="0" w:oddHBand="1" w:evenHBand="0" w:firstRowFirstColumn="0" w:firstRowLastColumn="0" w:lastRowFirstColumn="0" w:lastRowLastColumn="0"/>
            </w:pPr>
            <w:r w:rsidRPr="002C10A6">
              <w:t>BIGSERIAL (PK)</w:t>
            </w:r>
          </w:p>
        </w:tc>
        <w:tc>
          <w:tcPr>
            <w:tcW w:w="0" w:type="auto"/>
            <w:hideMark/>
          </w:tcPr>
          <w:p w14:paraId="73C17825" w14:textId="77777777" w:rsidR="002C10A6" w:rsidRPr="002C10A6" w:rsidRDefault="002C10A6" w:rsidP="002C10A6">
            <w:pPr>
              <w:spacing w:line="276" w:lineRule="auto"/>
              <w:cnfStyle w:val="000000100000" w:firstRow="0" w:lastRow="0" w:firstColumn="0" w:lastColumn="0" w:oddVBand="0" w:evenVBand="0" w:oddHBand="1" w:evenHBand="0" w:firstRowFirstColumn="0" w:firstRowLastColumn="0" w:lastRowFirstColumn="0" w:lastRowLastColumn="0"/>
            </w:pPr>
            <w:r w:rsidRPr="002C10A6">
              <w:t>Identifier</w:t>
            </w:r>
          </w:p>
        </w:tc>
      </w:tr>
      <w:tr w:rsidR="002C10A6" w:rsidRPr="002C10A6" w14:paraId="1C485EEB" w14:textId="77777777" w:rsidTr="002C10A6">
        <w:tc>
          <w:tcPr>
            <w:cnfStyle w:val="001000000000" w:firstRow="0" w:lastRow="0" w:firstColumn="1" w:lastColumn="0" w:oddVBand="0" w:evenVBand="0" w:oddHBand="0" w:evenHBand="0" w:firstRowFirstColumn="0" w:firstRowLastColumn="0" w:lastRowFirstColumn="0" w:lastRowLastColumn="0"/>
            <w:tcW w:w="0" w:type="auto"/>
            <w:hideMark/>
          </w:tcPr>
          <w:p w14:paraId="6DD31300" w14:textId="77777777" w:rsidR="002C10A6" w:rsidRPr="002C10A6" w:rsidRDefault="002C10A6" w:rsidP="002C10A6">
            <w:pPr>
              <w:spacing w:line="276" w:lineRule="auto"/>
            </w:pPr>
            <w:proofErr w:type="spellStart"/>
            <w:r w:rsidRPr="002C10A6">
              <w:t>traffic_survey_id</w:t>
            </w:r>
            <w:proofErr w:type="spellEnd"/>
          </w:p>
        </w:tc>
        <w:tc>
          <w:tcPr>
            <w:tcW w:w="0" w:type="auto"/>
            <w:hideMark/>
          </w:tcPr>
          <w:p w14:paraId="558CD0F3" w14:textId="77777777" w:rsidR="002C10A6" w:rsidRPr="002C10A6" w:rsidRDefault="002C10A6" w:rsidP="002C10A6">
            <w:pPr>
              <w:spacing w:line="276" w:lineRule="auto"/>
              <w:cnfStyle w:val="000000000000" w:firstRow="0" w:lastRow="0" w:firstColumn="0" w:lastColumn="0" w:oddVBand="0" w:evenVBand="0" w:oddHBand="0" w:evenHBand="0" w:firstRowFirstColumn="0" w:firstRowLastColumn="0" w:lastRowFirstColumn="0" w:lastRowLastColumn="0"/>
            </w:pPr>
            <w:r w:rsidRPr="002C10A6">
              <w:t xml:space="preserve">INT (FK → </w:t>
            </w:r>
            <w:proofErr w:type="spellStart"/>
            <w:r w:rsidRPr="002C10A6">
              <w:t>traffic_survey</w:t>
            </w:r>
            <w:proofErr w:type="spellEnd"/>
            <w:r w:rsidRPr="002C10A6">
              <w:t>)</w:t>
            </w:r>
          </w:p>
        </w:tc>
        <w:tc>
          <w:tcPr>
            <w:tcW w:w="0" w:type="auto"/>
            <w:hideMark/>
          </w:tcPr>
          <w:p w14:paraId="1638CE20" w14:textId="77777777" w:rsidR="002C10A6" w:rsidRPr="002C10A6" w:rsidRDefault="002C10A6" w:rsidP="002C10A6">
            <w:pPr>
              <w:spacing w:line="276" w:lineRule="auto"/>
              <w:cnfStyle w:val="000000000000" w:firstRow="0" w:lastRow="0" w:firstColumn="0" w:lastColumn="0" w:oddVBand="0" w:evenVBand="0" w:oddHBand="0" w:evenHBand="0" w:firstRowFirstColumn="0" w:firstRowLastColumn="0" w:lastRowFirstColumn="0" w:lastRowLastColumn="0"/>
            </w:pPr>
            <w:r w:rsidRPr="002C10A6">
              <w:t>Parent survey</w:t>
            </w:r>
          </w:p>
        </w:tc>
      </w:tr>
      <w:tr w:rsidR="002C10A6" w:rsidRPr="002C10A6" w14:paraId="562D7443" w14:textId="77777777" w:rsidTr="002C10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F6E272E" w14:textId="77777777" w:rsidR="002C10A6" w:rsidRPr="002C10A6" w:rsidRDefault="002C10A6" w:rsidP="002C10A6">
            <w:pPr>
              <w:spacing w:line="276" w:lineRule="auto"/>
            </w:pPr>
            <w:commentRangeStart w:id="1284"/>
            <w:proofErr w:type="spellStart"/>
            <w:r w:rsidRPr="002C10A6">
              <w:t>road_segment_id</w:t>
            </w:r>
            <w:proofErr w:type="spellEnd"/>
          </w:p>
        </w:tc>
        <w:tc>
          <w:tcPr>
            <w:tcW w:w="0" w:type="auto"/>
            <w:hideMark/>
          </w:tcPr>
          <w:p w14:paraId="5FE1BFF7" w14:textId="77777777" w:rsidR="002C10A6" w:rsidRPr="002C10A6" w:rsidRDefault="002C10A6" w:rsidP="002C10A6">
            <w:pPr>
              <w:spacing w:line="276" w:lineRule="auto"/>
              <w:cnfStyle w:val="000000100000" w:firstRow="0" w:lastRow="0" w:firstColumn="0" w:lastColumn="0" w:oddVBand="0" w:evenVBand="0" w:oddHBand="1" w:evenHBand="0" w:firstRowFirstColumn="0" w:firstRowLastColumn="0" w:lastRowFirstColumn="0" w:lastRowLastColumn="0"/>
            </w:pPr>
            <w:r w:rsidRPr="002C10A6">
              <w:t xml:space="preserve">INT (FK → </w:t>
            </w:r>
            <w:proofErr w:type="spellStart"/>
            <w:r w:rsidRPr="002C10A6">
              <w:t>road_segment</w:t>
            </w:r>
            <w:proofErr w:type="spellEnd"/>
            <w:r w:rsidRPr="002C10A6">
              <w:t>)</w:t>
            </w:r>
          </w:p>
        </w:tc>
        <w:tc>
          <w:tcPr>
            <w:tcW w:w="0" w:type="auto"/>
            <w:hideMark/>
          </w:tcPr>
          <w:p w14:paraId="728E3FAB" w14:textId="77777777" w:rsidR="002C10A6" w:rsidRPr="002C10A6" w:rsidRDefault="002C10A6" w:rsidP="002C10A6">
            <w:pPr>
              <w:spacing w:line="276" w:lineRule="auto"/>
              <w:cnfStyle w:val="000000100000" w:firstRow="0" w:lastRow="0" w:firstColumn="0" w:lastColumn="0" w:oddVBand="0" w:evenVBand="0" w:oddHBand="1" w:evenHBand="0" w:firstRowFirstColumn="0" w:firstRowLastColumn="0" w:lastRowFirstColumn="0" w:lastRowLastColumn="0"/>
            </w:pPr>
            <w:r w:rsidRPr="002C10A6">
              <w:t>Segment</w:t>
            </w:r>
            <w:commentRangeEnd w:id="1284"/>
            <w:r w:rsidR="0065694B">
              <w:rPr>
                <w:rStyle w:val="CommentReference"/>
              </w:rPr>
              <w:commentReference w:id="1284"/>
            </w:r>
          </w:p>
        </w:tc>
      </w:tr>
      <w:tr w:rsidR="002C10A6" w:rsidRPr="002C10A6" w14:paraId="798271B2" w14:textId="77777777" w:rsidTr="002C10A6">
        <w:tc>
          <w:tcPr>
            <w:cnfStyle w:val="001000000000" w:firstRow="0" w:lastRow="0" w:firstColumn="1" w:lastColumn="0" w:oddVBand="0" w:evenVBand="0" w:oddHBand="0" w:evenHBand="0" w:firstRowFirstColumn="0" w:firstRowLastColumn="0" w:lastRowFirstColumn="0" w:lastRowLastColumn="0"/>
            <w:tcW w:w="0" w:type="auto"/>
            <w:hideMark/>
          </w:tcPr>
          <w:p w14:paraId="28D212F8" w14:textId="77777777" w:rsidR="002C10A6" w:rsidRPr="002C10A6" w:rsidRDefault="002C10A6" w:rsidP="002C10A6">
            <w:pPr>
              <w:spacing w:line="276" w:lineRule="auto"/>
            </w:pPr>
            <w:proofErr w:type="spellStart"/>
            <w:r w:rsidRPr="002C10A6">
              <w:t>vehicle_class</w:t>
            </w:r>
            <w:proofErr w:type="spellEnd"/>
          </w:p>
        </w:tc>
        <w:tc>
          <w:tcPr>
            <w:tcW w:w="0" w:type="auto"/>
            <w:hideMark/>
          </w:tcPr>
          <w:p w14:paraId="1E2E8BC3" w14:textId="77777777" w:rsidR="002C10A6" w:rsidRPr="002C10A6" w:rsidRDefault="002C10A6" w:rsidP="002C10A6">
            <w:pPr>
              <w:spacing w:line="276" w:lineRule="auto"/>
              <w:cnfStyle w:val="000000000000" w:firstRow="0" w:lastRow="0" w:firstColumn="0" w:lastColumn="0" w:oddVBand="0" w:evenVBand="0" w:oddHBand="0" w:evenHBand="0" w:firstRowFirstColumn="0" w:firstRowLastColumn="0" w:lastRowFirstColumn="0" w:lastRowLastColumn="0"/>
            </w:pPr>
            <w:r w:rsidRPr="002C10A6">
              <w:t>ENUM(...)</w:t>
            </w:r>
          </w:p>
        </w:tc>
        <w:tc>
          <w:tcPr>
            <w:tcW w:w="0" w:type="auto"/>
            <w:hideMark/>
          </w:tcPr>
          <w:p w14:paraId="7AB47F3E" w14:textId="77777777" w:rsidR="002C10A6" w:rsidRPr="002C10A6" w:rsidRDefault="002C10A6" w:rsidP="002C10A6">
            <w:pPr>
              <w:spacing w:line="276" w:lineRule="auto"/>
              <w:cnfStyle w:val="000000000000" w:firstRow="0" w:lastRow="0" w:firstColumn="0" w:lastColumn="0" w:oddVBand="0" w:evenVBand="0" w:oddHBand="0" w:evenHBand="0" w:firstRowFirstColumn="0" w:firstRowLastColumn="0" w:lastRowFirstColumn="0" w:lastRowLastColumn="0"/>
            </w:pPr>
            <w:r w:rsidRPr="002C10A6">
              <w:t>Vehicle class</w:t>
            </w:r>
          </w:p>
        </w:tc>
      </w:tr>
      <w:tr w:rsidR="002C10A6" w:rsidRPr="002C10A6" w14:paraId="1FC8BA00" w14:textId="77777777" w:rsidTr="002C10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C50A364" w14:textId="77777777" w:rsidR="002C10A6" w:rsidRPr="002C10A6" w:rsidRDefault="002C10A6" w:rsidP="002C10A6">
            <w:pPr>
              <w:spacing w:line="276" w:lineRule="auto"/>
            </w:pPr>
            <w:proofErr w:type="spellStart"/>
            <w:r w:rsidRPr="002C10A6">
              <w:lastRenderedPageBreak/>
              <w:t>avg_daily_count_all_cycles</w:t>
            </w:r>
            <w:proofErr w:type="spellEnd"/>
          </w:p>
        </w:tc>
        <w:tc>
          <w:tcPr>
            <w:tcW w:w="0" w:type="auto"/>
            <w:hideMark/>
          </w:tcPr>
          <w:p w14:paraId="5C98F231" w14:textId="77777777" w:rsidR="002C10A6" w:rsidRPr="002C10A6" w:rsidRDefault="002C10A6" w:rsidP="002C10A6">
            <w:pPr>
              <w:spacing w:line="276" w:lineRule="auto"/>
              <w:cnfStyle w:val="000000100000" w:firstRow="0" w:lastRow="0" w:firstColumn="0" w:lastColumn="0" w:oddVBand="0" w:evenVBand="0" w:oddHBand="1" w:evenHBand="0" w:firstRowFirstColumn="0" w:firstRowLastColumn="0" w:lastRowFirstColumn="0" w:lastRowLastColumn="0"/>
            </w:pPr>
            <w:proofErr w:type="gramStart"/>
            <w:r w:rsidRPr="002C10A6">
              <w:t>DECIMAL(</w:t>
            </w:r>
            <w:proofErr w:type="gramEnd"/>
            <w:r w:rsidRPr="002C10A6">
              <w:t>12,3)</w:t>
            </w:r>
          </w:p>
        </w:tc>
        <w:tc>
          <w:tcPr>
            <w:tcW w:w="0" w:type="auto"/>
            <w:hideMark/>
          </w:tcPr>
          <w:p w14:paraId="72902AD9" w14:textId="77777777" w:rsidR="002C10A6" w:rsidRPr="002C10A6" w:rsidRDefault="002C10A6" w:rsidP="002C10A6">
            <w:pPr>
              <w:spacing w:line="276" w:lineRule="auto"/>
              <w:cnfStyle w:val="000000100000" w:firstRow="0" w:lastRow="0" w:firstColumn="0" w:lastColumn="0" w:oddVBand="0" w:evenVBand="0" w:oddHBand="1" w:evenHBand="0" w:firstRowFirstColumn="0" w:firstRowLastColumn="0" w:lastRowFirstColumn="0" w:lastRowLastColumn="0"/>
            </w:pPr>
            <w:r w:rsidRPr="002C10A6">
              <w:t>Average of cycle_daily_24hr across cycles</w:t>
            </w:r>
          </w:p>
        </w:tc>
      </w:tr>
      <w:tr w:rsidR="002C10A6" w:rsidRPr="002C10A6" w14:paraId="1AED5A0C" w14:textId="77777777" w:rsidTr="002C10A6">
        <w:tc>
          <w:tcPr>
            <w:cnfStyle w:val="001000000000" w:firstRow="0" w:lastRow="0" w:firstColumn="1" w:lastColumn="0" w:oddVBand="0" w:evenVBand="0" w:oddHBand="0" w:evenHBand="0" w:firstRowFirstColumn="0" w:firstRowLastColumn="0" w:lastRowFirstColumn="0" w:lastRowLastColumn="0"/>
            <w:tcW w:w="0" w:type="auto"/>
            <w:hideMark/>
          </w:tcPr>
          <w:p w14:paraId="72944C84" w14:textId="77777777" w:rsidR="002C10A6" w:rsidRPr="002C10A6" w:rsidRDefault="002C10A6" w:rsidP="002C10A6">
            <w:pPr>
              <w:spacing w:line="276" w:lineRule="auto"/>
            </w:pPr>
            <w:proofErr w:type="spellStart"/>
            <w:r w:rsidRPr="002C10A6">
              <w:t>adt_class</w:t>
            </w:r>
            <w:proofErr w:type="spellEnd"/>
          </w:p>
        </w:tc>
        <w:tc>
          <w:tcPr>
            <w:tcW w:w="0" w:type="auto"/>
            <w:hideMark/>
          </w:tcPr>
          <w:p w14:paraId="3E485ED6" w14:textId="77777777" w:rsidR="002C10A6" w:rsidRPr="002C10A6" w:rsidRDefault="002C10A6" w:rsidP="002C10A6">
            <w:pPr>
              <w:spacing w:line="276" w:lineRule="auto"/>
              <w:cnfStyle w:val="000000000000" w:firstRow="0" w:lastRow="0" w:firstColumn="0" w:lastColumn="0" w:oddVBand="0" w:evenVBand="0" w:oddHBand="0" w:evenHBand="0" w:firstRowFirstColumn="0" w:firstRowLastColumn="0" w:lastRowFirstColumn="0" w:lastRowLastColumn="0"/>
            </w:pPr>
            <w:proofErr w:type="gramStart"/>
            <w:r w:rsidRPr="002C10A6">
              <w:t>DECIMAL(</w:t>
            </w:r>
            <w:proofErr w:type="gramEnd"/>
            <w:r w:rsidRPr="002C10A6">
              <w:t>12,3)</w:t>
            </w:r>
          </w:p>
        </w:tc>
        <w:tc>
          <w:tcPr>
            <w:tcW w:w="0" w:type="auto"/>
            <w:hideMark/>
          </w:tcPr>
          <w:p w14:paraId="796B0D62" w14:textId="77777777" w:rsidR="002C10A6" w:rsidRPr="002C10A6" w:rsidRDefault="002C10A6" w:rsidP="002C10A6">
            <w:pPr>
              <w:spacing w:line="276" w:lineRule="auto"/>
              <w:cnfStyle w:val="000000000000" w:firstRow="0" w:lastRow="0" w:firstColumn="0" w:lastColumn="0" w:oddVBand="0" w:evenVBand="0" w:oddHBand="0" w:evenHBand="0" w:firstRowFirstColumn="0" w:firstRowLastColumn="0" w:lastRowFirstColumn="0" w:lastRowLastColumn="0"/>
            </w:pPr>
            <w:commentRangeStart w:id="1285"/>
            <w:r w:rsidRPr="002C10A6">
              <w:t>Annual</w:t>
            </w:r>
            <w:commentRangeEnd w:id="1285"/>
            <w:r w:rsidR="0065694B">
              <w:rPr>
                <w:rStyle w:val="CommentReference"/>
              </w:rPr>
              <w:commentReference w:id="1285"/>
            </w:r>
            <w:r w:rsidRPr="002C10A6">
              <w:t xml:space="preserve"> Daily Traffic (per class)</w:t>
            </w:r>
          </w:p>
        </w:tc>
      </w:tr>
      <w:tr w:rsidR="002C10A6" w:rsidRPr="002C10A6" w14:paraId="5EE4A597" w14:textId="77777777" w:rsidTr="002C10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EA43223" w14:textId="77777777" w:rsidR="002C10A6" w:rsidRPr="002C10A6" w:rsidRDefault="002C10A6" w:rsidP="002C10A6">
            <w:pPr>
              <w:spacing w:line="276" w:lineRule="auto"/>
            </w:pPr>
            <w:proofErr w:type="spellStart"/>
            <w:r w:rsidRPr="002C10A6">
              <w:t>pcu_class</w:t>
            </w:r>
            <w:proofErr w:type="spellEnd"/>
          </w:p>
        </w:tc>
        <w:tc>
          <w:tcPr>
            <w:tcW w:w="0" w:type="auto"/>
            <w:hideMark/>
          </w:tcPr>
          <w:p w14:paraId="1C242FE6" w14:textId="77777777" w:rsidR="002C10A6" w:rsidRPr="002C10A6" w:rsidRDefault="002C10A6" w:rsidP="002C10A6">
            <w:pPr>
              <w:spacing w:line="276" w:lineRule="auto"/>
              <w:cnfStyle w:val="000000100000" w:firstRow="0" w:lastRow="0" w:firstColumn="0" w:lastColumn="0" w:oddVBand="0" w:evenVBand="0" w:oddHBand="1" w:evenHBand="0" w:firstRowFirstColumn="0" w:firstRowLastColumn="0" w:lastRowFirstColumn="0" w:lastRowLastColumn="0"/>
            </w:pPr>
            <w:proofErr w:type="gramStart"/>
            <w:r w:rsidRPr="002C10A6">
              <w:t>DECIMAL(</w:t>
            </w:r>
            <w:proofErr w:type="gramEnd"/>
            <w:r w:rsidRPr="002C10A6">
              <w:t>12,3)</w:t>
            </w:r>
          </w:p>
        </w:tc>
        <w:tc>
          <w:tcPr>
            <w:tcW w:w="0" w:type="auto"/>
            <w:hideMark/>
          </w:tcPr>
          <w:p w14:paraId="334E5376" w14:textId="77777777" w:rsidR="002C10A6" w:rsidRPr="002C10A6" w:rsidRDefault="002C10A6" w:rsidP="002C10A6">
            <w:pPr>
              <w:spacing w:line="276" w:lineRule="auto"/>
              <w:cnfStyle w:val="000000100000" w:firstRow="0" w:lastRow="0" w:firstColumn="0" w:lastColumn="0" w:oddVBand="0" w:evenVBand="0" w:oddHBand="1" w:evenHBand="0" w:firstRowFirstColumn="0" w:firstRowLastColumn="0" w:lastRowFirstColumn="0" w:lastRowLastColumn="0"/>
            </w:pPr>
            <w:r w:rsidRPr="002C10A6">
              <w:t xml:space="preserve">ADT × </w:t>
            </w:r>
            <w:proofErr w:type="spellStart"/>
            <w:r w:rsidRPr="002C10A6">
              <w:t>pcu_factor</w:t>
            </w:r>
            <w:proofErr w:type="spellEnd"/>
          </w:p>
        </w:tc>
      </w:tr>
      <w:tr w:rsidR="002C10A6" w:rsidRPr="002C10A6" w14:paraId="660801A7" w14:textId="77777777" w:rsidTr="002C10A6">
        <w:tc>
          <w:tcPr>
            <w:cnfStyle w:val="001000000000" w:firstRow="0" w:lastRow="0" w:firstColumn="1" w:lastColumn="0" w:oddVBand="0" w:evenVBand="0" w:oddHBand="0" w:evenHBand="0" w:firstRowFirstColumn="0" w:firstRowLastColumn="0" w:lastRowFirstColumn="0" w:lastRowLastColumn="0"/>
            <w:tcW w:w="0" w:type="auto"/>
            <w:hideMark/>
          </w:tcPr>
          <w:p w14:paraId="04B175E4" w14:textId="77777777" w:rsidR="002C10A6" w:rsidRPr="002C10A6" w:rsidRDefault="002C10A6" w:rsidP="002C10A6">
            <w:pPr>
              <w:spacing w:line="276" w:lineRule="auto"/>
            </w:pPr>
            <w:proofErr w:type="spellStart"/>
            <w:r w:rsidRPr="002C10A6">
              <w:t>adt_total</w:t>
            </w:r>
            <w:proofErr w:type="spellEnd"/>
          </w:p>
        </w:tc>
        <w:tc>
          <w:tcPr>
            <w:tcW w:w="0" w:type="auto"/>
            <w:hideMark/>
          </w:tcPr>
          <w:p w14:paraId="27044BC0" w14:textId="77777777" w:rsidR="002C10A6" w:rsidRPr="002C10A6" w:rsidRDefault="002C10A6" w:rsidP="002C10A6">
            <w:pPr>
              <w:spacing w:line="276" w:lineRule="auto"/>
              <w:cnfStyle w:val="000000000000" w:firstRow="0" w:lastRow="0" w:firstColumn="0" w:lastColumn="0" w:oddVBand="0" w:evenVBand="0" w:oddHBand="0" w:evenHBand="0" w:firstRowFirstColumn="0" w:firstRowLastColumn="0" w:lastRowFirstColumn="0" w:lastRowLastColumn="0"/>
            </w:pPr>
            <w:proofErr w:type="gramStart"/>
            <w:r w:rsidRPr="002C10A6">
              <w:t>DECIMAL(</w:t>
            </w:r>
            <w:proofErr w:type="gramEnd"/>
            <w:r w:rsidRPr="002C10A6">
              <w:t>12,3)</w:t>
            </w:r>
          </w:p>
        </w:tc>
        <w:tc>
          <w:tcPr>
            <w:tcW w:w="0" w:type="auto"/>
            <w:hideMark/>
          </w:tcPr>
          <w:p w14:paraId="6ADAC6C2" w14:textId="77777777" w:rsidR="002C10A6" w:rsidRPr="002C10A6" w:rsidRDefault="002C10A6" w:rsidP="002C10A6">
            <w:pPr>
              <w:spacing w:line="276" w:lineRule="auto"/>
              <w:cnfStyle w:val="000000000000" w:firstRow="0" w:lastRow="0" w:firstColumn="0" w:lastColumn="0" w:oddVBand="0" w:evenVBand="0" w:oddHBand="0" w:evenHBand="0" w:firstRowFirstColumn="0" w:firstRowLastColumn="0" w:lastRowFirstColumn="0" w:lastRowLastColumn="0"/>
            </w:pPr>
            <w:r w:rsidRPr="002C10A6">
              <w:t xml:space="preserve">Sum of </w:t>
            </w:r>
            <w:proofErr w:type="spellStart"/>
            <w:r w:rsidRPr="002C10A6">
              <w:t>adt_class</w:t>
            </w:r>
            <w:proofErr w:type="spellEnd"/>
          </w:p>
        </w:tc>
      </w:tr>
      <w:tr w:rsidR="002C10A6" w:rsidRPr="002C10A6" w14:paraId="380DCE8D" w14:textId="77777777" w:rsidTr="002C10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C344333" w14:textId="77777777" w:rsidR="002C10A6" w:rsidRPr="002C10A6" w:rsidRDefault="002C10A6" w:rsidP="002C10A6">
            <w:pPr>
              <w:spacing w:line="276" w:lineRule="auto"/>
            </w:pPr>
            <w:proofErr w:type="spellStart"/>
            <w:r w:rsidRPr="002C10A6">
              <w:t>pcu_total</w:t>
            </w:r>
            <w:proofErr w:type="spellEnd"/>
          </w:p>
        </w:tc>
        <w:tc>
          <w:tcPr>
            <w:tcW w:w="0" w:type="auto"/>
            <w:hideMark/>
          </w:tcPr>
          <w:p w14:paraId="5C02EC11" w14:textId="77777777" w:rsidR="002C10A6" w:rsidRPr="002C10A6" w:rsidRDefault="002C10A6" w:rsidP="002C10A6">
            <w:pPr>
              <w:spacing w:line="276" w:lineRule="auto"/>
              <w:cnfStyle w:val="000000100000" w:firstRow="0" w:lastRow="0" w:firstColumn="0" w:lastColumn="0" w:oddVBand="0" w:evenVBand="0" w:oddHBand="1" w:evenHBand="0" w:firstRowFirstColumn="0" w:firstRowLastColumn="0" w:lastRowFirstColumn="0" w:lastRowLastColumn="0"/>
            </w:pPr>
            <w:proofErr w:type="gramStart"/>
            <w:r w:rsidRPr="002C10A6">
              <w:t>DECIMAL(</w:t>
            </w:r>
            <w:proofErr w:type="gramEnd"/>
            <w:r w:rsidRPr="002C10A6">
              <w:t>14,3)</w:t>
            </w:r>
          </w:p>
        </w:tc>
        <w:tc>
          <w:tcPr>
            <w:tcW w:w="0" w:type="auto"/>
            <w:hideMark/>
          </w:tcPr>
          <w:p w14:paraId="772741A2" w14:textId="77777777" w:rsidR="002C10A6" w:rsidRPr="002C10A6" w:rsidRDefault="002C10A6" w:rsidP="002C10A6">
            <w:pPr>
              <w:spacing w:line="276" w:lineRule="auto"/>
              <w:cnfStyle w:val="000000100000" w:firstRow="0" w:lastRow="0" w:firstColumn="0" w:lastColumn="0" w:oddVBand="0" w:evenVBand="0" w:oddHBand="1" w:evenHBand="0" w:firstRowFirstColumn="0" w:firstRowLastColumn="0" w:lastRowFirstColumn="0" w:lastRowLastColumn="0"/>
            </w:pPr>
            <w:r w:rsidRPr="002C10A6">
              <w:t xml:space="preserve">Sum of </w:t>
            </w:r>
            <w:proofErr w:type="spellStart"/>
            <w:r w:rsidRPr="002C10A6">
              <w:t>pcu_class</w:t>
            </w:r>
            <w:proofErr w:type="spellEnd"/>
          </w:p>
        </w:tc>
      </w:tr>
      <w:tr w:rsidR="002C10A6" w:rsidRPr="002C10A6" w14:paraId="64DBAD39" w14:textId="77777777" w:rsidTr="002C10A6">
        <w:tc>
          <w:tcPr>
            <w:cnfStyle w:val="001000000000" w:firstRow="0" w:lastRow="0" w:firstColumn="1" w:lastColumn="0" w:oddVBand="0" w:evenVBand="0" w:oddHBand="0" w:evenHBand="0" w:firstRowFirstColumn="0" w:firstRowLastColumn="0" w:lastRowFirstColumn="0" w:lastRowLastColumn="0"/>
            <w:tcW w:w="0" w:type="auto"/>
            <w:hideMark/>
          </w:tcPr>
          <w:p w14:paraId="04B9C3E1" w14:textId="77777777" w:rsidR="002C10A6" w:rsidRPr="002C10A6" w:rsidRDefault="002C10A6" w:rsidP="002C10A6">
            <w:pPr>
              <w:spacing w:line="276" w:lineRule="auto"/>
            </w:pPr>
            <w:proofErr w:type="spellStart"/>
            <w:r w:rsidRPr="002C10A6">
              <w:t>confidence_score</w:t>
            </w:r>
            <w:proofErr w:type="spellEnd"/>
          </w:p>
        </w:tc>
        <w:tc>
          <w:tcPr>
            <w:tcW w:w="0" w:type="auto"/>
            <w:hideMark/>
          </w:tcPr>
          <w:p w14:paraId="659C3B3E" w14:textId="77777777" w:rsidR="002C10A6" w:rsidRPr="002C10A6" w:rsidRDefault="002C10A6" w:rsidP="002C10A6">
            <w:pPr>
              <w:spacing w:line="276" w:lineRule="auto"/>
              <w:cnfStyle w:val="000000000000" w:firstRow="0" w:lastRow="0" w:firstColumn="0" w:lastColumn="0" w:oddVBand="0" w:evenVBand="0" w:oddHBand="0" w:evenHBand="0" w:firstRowFirstColumn="0" w:firstRowLastColumn="0" w:lastRowFirstColumn="0" w:lastRowLastColumn="0"/>
            </w:pPr>
            <w:proofErr w:type="gramStart"/>
            <w:r w:rsidRPr="002C10A6">
              <w:t>DECIMAL(</w:t>
            </w:r>
            <w:proofErr w:type="gramEnd"/>
            <w:r w:rsidRPr="002C10A6">
              <w:t>5,2)</w:t>
            </w:r>
          </w:p>
        </w:tc>
        <w:tc>
          <w:tcPr>
            <w:tcW w:w="0" w:type="auto"/>
            <w:hideMark/>
          </w:tcPr>
          <w:p w14:paraId="3599B5AE" w14:textId="77777777" w:rsidR="002C10A6" w:rsidRPr="002C10A6" w:rsidRDefault="002C10A6" w:rsidP="002C10A6">
            <w:pPr>
              <w:spacing w:line="276" w:lineRule="auto"/>
              <w:cnfStyle w:val="000000000000" w:firstRow="0" w:lastRow="0" w:firstColumn="0" w:lastColumn="0" w:oddVBand="0" w:evenVBand="0" w:oddHBand="0" w:evenHBand="0" w:firstRowFirstColumn="0" w:firstRowLastColumn="0" w:lastRowFirstColumn="0" w:lastRowLastColumn="0"/>
            </w:pPr>
            <w:r w:rsidRPr="002C10A6">
              <w:t>QC confidence score (0–100)</w:t>
            </w:r>
          </w:p>
        </w:tc>
      </w:tr>
      <w:tr w:rsidR="002C10A6" w:rsidRPr="002C10A6" w14:paraId="11EB6141" w14:textId="77777777" w:rsidTr="002C10A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915BD1" w14:textId="77777777" w:rsidR="002C10A6" w:rsidRPr="002C10A6" w:rsidRDefault="002C10A6" w:rsidP="002C10A6">
            <w:pPr>
              <w:spacing w:line="276" w:lineRule="auto"/>
            </w:pPr>
            <w:proofErr w:type="spellStart"/>
            <w:r w:rsidRPr="002C10A6">
              <w:t>computed_at</w:t>
            </w:r>
            <w:proofErr w:type="spellEnd"/>
          </w:p>
        </w:tc>
        <w:tc>
          <w:tcPr>
            <w:tcW w:w="0" w:type="auto"/>
            <w:hideMark/>
          </w:tcPr>
          <w:p w14:paraId="157C4149" w14:textId="77777777" w:rsidR="002C10A6" w:rsidRPr="002C10A6" w:rsidRDefault="002C10A6" w:rsidP="002C10A6">
            <w:pPr>
              <w:spacing w:line="276" w:lineRule="auto"/>
              <w:cnfStyle w:val="000000100000" w:firstRow="0" w:lastRow="0" w:firstColumn="0" w:lastColumn="0" w:oddVBand="0" w:evenVBand="0" w:oddHBand="1" w:evenHBand="0" w:firstRowFirstColumn="0" w:firstRowLastColumn="0" w:lastRowFirstColumn="0" w:lastRowLastColumn="0"/>
            </w:pPr>
            <w:r w:rsidRPr="002C10A6">
              <w:t xml:space="preserve">TIMESTAMP DEFAULT </w:t>
            </w:r>
            <w:proofErr w:type="gramStart"/>
            <w:r w:rsidRPr="002C10A6">
              <w:t>now(</w:t>
            </w:r>
            <w:proofErr w:type="gramEnd"/>
            <w:r w:rsidRPr="002C10A6">
              <w:t>)</w:t>
            </w:r>
          </w:p>
        </w:tc>
        <w:tc>
          <w:tcPr>
            <w:tcW w:w="0" w:type="auto"/>
            <w:hideMark/>
          </w:tcPr>
          <w:p w14:paraId="5AE1579F" w14:textId="77777777" w:rsidR="002C10A6" w:rsidRPr="002C10A6" w:rsidRDefault="002C10A6" w:rsidP="002C10A6">
            <w:pPr>
              <w:spacing w:line="276" w:lineRule="auto"/>
              <w:cnfStyle w:val="000000100000" w:firstRow="0" w:lastRow="0" w:firstColumn="0" w:lastColumn="0" w:oddVBand="0" w:evenVBand="0" w:oddHBand="1" w:evenHBand="0" w:firstRowFirstColumn="0" w:firstRowLastColumn="0" w:lastRowFirstColumn="0" w:lastRowLastColumn="0"/>
            </w:pPr>
            <w:r w:rsidRPr="002C10A6">
              <w:t>When summary computed</w:t>
            </w:r>
          </w:p>
        </w:tc>
      </w:tr>
    </w:tbl>
    <w:p w14:paraId="53D8BBEF" w14:textId="77777777" w:rsidR="002C10A6" w:rsidRPr="002C10A6" w:rsidRDefault="002C10A6" w:rsidP="002C10A6"/>
    <w:p w14:paraId="488F0049" w14:textId="710DA686" w:rsidR="00230600" w:rsidRDefault="00230600">
      <w:pPr>
        <w:pStyle w:val="Heading4"/>
        <w:pPrChange w:id="1286" w:author="Awet Teka" w:date="2025-09-13T12:52:00Z" w16du:dateUtc="2025-09-13T09:52:00Z">
          <w:pPr>
            <w:pStyle w:val="Heading3"/>
          </w:pPr>
        </w:pPrChange>
      </w:pPr>
      <w:r>
        <w:t>P</w:t>
      </w:r>
      <w:r w:rsidR="002C10A6">
        <w:t>CU</w:t>
      </w:r>
      <w:r>
        <w:t xml:space="preserve"> Lookup (effective-dated</w:t>
      </w:r>
      <w:r w:rsidR="002C10A6">
        <w:t>)</w:t>
      </w:r>
    </w:p>
    <w:p w14:paraId="271A2D75" w14:textId="0865E857" w:rsidR="000E3585" w:rsidRDefault="000E3585" w:rsidP="000E3585">
      <w:pPr>
        <w:pStyle w:val="Caption"/>
      </w:pPr>
      <w:r>
        <w:t xml:space="preserve">Table </w:t>
      </w:r>
      <w:fldSimple w:instr=" SEQ Table \* ARABIC ">
        <w:r>
          <w:rPr>
            <w:noProof/>
          </w:rPr>
          <w:t>9</w:t>
        </w:r>
      </w:fldSimple>
      <w:r>
        <w:t xml:space="preserve"> </w:t>
      </w:r>
      <w:proofErr w:type="spellStart"/>
      <w:r>
        <w:t>pcu</w:t>
      </w:r>
      <w:proofErr w:type="spellEnd"/>
      <w:r>
        <w:t xml:space="preserve"> lookup (effective-dated</w:t>
      </w:r>
      <w:r w:rsidR="00230600">
        <w:t>)</w:t>
      </w:r>
    </w:p>
    <w:tbl>
      <w:tblPr>
        <w:tblStyle w:val="ListTable3"/>
        <w:tblW w:w="0" w:type="auto"/>
        <w:tblLook w:val="04A0" w:firstRow="1" w:lastRow="0" w:firstColumn="1" w:lastColumn="0" w:noHBand="0" w:noVBand="1"/>
      </w:tblPr>
      <w:tblGrid>
        <w:gridCol w:w="2876"/>
        <w:gridCol w:w="2877"/>
        <w:gridCol w:w="2877"/>
      </w:tblGrid>
      <w:tr w:rsidR="000E3585" w14:paraId="3607E1E3" w14:textId="77777777" w:rsidTr="00675F4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80" w:type="dxa"/>
            <w:hideMark/>
          </w:tcPr>
          <w:p w14:paraId="324EBA72" w14:textId="77777777" w:rsidR="000E3585" w:rsidRDefault="000E3585" w:rsidP="00230600">
            <w:r>
              <w:t>Column</w:t>
            </w:r>
          </w:p>
        </w:tc>
        <w:tc>
          <w:tcPr>
            <w:tcW w:w="2880" w:type="dxa"/>
            <w:hideMark/>
          </w:tcPr>
          <w:p w14:paraId="11537232" w14:textId="77777777" w:rsidR="000E3585" w:rsidRDefault="000E3585" w:rsidP="00230600">
            <w:pPr>
              <w:cnfStyle w:val="100000000000" w:firstRow="1" w:lastRow="0" w:firstColumn="0" w:lastColumn="0" w:oddVBand="0" w:evenVBand="0" w:oddHBand="0" w:evenHBand="0" w:firstRowFirstColumn="0" w:firstRowLastColumn="0" w:lastRowFirstColumn="0" w:lastRowLastColumn="0"/>
            </w:pPr>
            <w:r>
              <w:t>Type</w:t>
            </w:r>
          </w:p>
        </w:tc>
        <w:tc>
          <w:tcPr>
            <w:tcW w:w="2880" w:type="dxa"/>
            <w:hideMark/>
          </w:tcPr>
          <w:p w14:paraId="4950A648" w14:textId="77777777" w:rsidR="000E3585" w:rsidRDefault="000E3585" w:rsidP="00230600">
            <w:pPr>
              <w:cnfStyle w:val="100000000000" w:firstRow="1" w:lastRow="0" w:firstColumn="0" w:lastColumn="0" w:oddVBand="0" w:evenVBand="0" w:oddHBand="0" w:evenHBand="0" w:firstRowFirstColumn="0" w:firstRowLastColumn="0" w:lastRowFirstColumn="0" w:lastRowLastColumn="0"/>
            </w:pPr>
            <w:r>
              <w:t>Description</w:t>
            </w:r>
          </w:p>
        </w:tc>
      </w:tr>
      <w:tr w:rsidR="000E3585" w14:paraId="0579988D" w14:textId="77777777" w:rsidTr="00675F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6771911D" w14:textId="77777777" w:rsidR="000E3585" w:rsidRDefault="000E3585" w:rsidP="00230600">
            <w:proofErr w:type="spellStart"/>
            <w:r>
              <w:t>pcu_id</w:t>
            </w:r>
            <w:proofErr w:type="spellEnd"/>
          </w:p>
        </w:tc>
        <w:tc>
          <w:tcPr>
            <w:tcW w:w="2880" w:type="dxa"/>
            <w:hideMark/>
          </w:tcPr>
          <w:p w14:paraId="0AD8E29A" w14:textId="77777777" w:rsidR="000E3585" w:rsidRDefault="000E3585" w:rsidP="00230600">
            <w:pPr>
              <w:cnfStyle w:val="000000100000" w:firstRow="0" w:lastRow="0" w:firstColumn="0" w:lastColumn="0" w:oddVBand="0" w:evenVBand="0" w:oddHBand="1" w:evenHBand="0" w:firstRowFirstColumn="0" w:firstRowLastColumn="0" w:lastRowFirstColumn="0" w:lastRowLastColumn="0"/>
            </w:pPr>
            <w:r>
              <w:t>BIGSERIAL (PK)</w:t>
            </w:r>
          </w:p>
        </w:tc>
        <w:tc>
          <w:tcPr>
            <w:tcW w:w="2880" w:type="dxa"/>
            <w:hideMark/>
          </w:tcPr>
          <w:p w14:paraId="3D79D1FC" w14:textId="77777777" w:rsidR="000E3585" w:rsidRDefault="000E3585" w:rsidP="00230600">
            <w:pPr>
              <w:cnfStyle w:val="000000100000" w:firstRow="0" w:lastRow="0" w:firstColumn="0" w:lastColumn="0" w:oddVBand="0" w:evenVBand="0" w:oddHBand="1" w:evenHBand="0" w:firstRowFirstColumn="0" w:firstRowLastColumn="0" w:lastRowFirstColumn="0" w:lastRowLastColumn="0"/>
            </w:pPr>
            <w:r>
              <w:t>Identifier</w:t>
            </w:r>
          </w:p>
        </w:tc>
      </w:tr>
      <w:tr w:rsidR="000E3585" w14:paraId="29DB1F57" w14:textId="77777777" w:rsidTr="00675F4B">
        <w:tc>
          <w:tcPr>
            <w:cnfStyle w:val="001000000000" w:firstRow="0" w:lastRow="0" w:firstColumn="1" w:lastColumn="0" w:oddVBand="0" w:evenVBand="0" w:oddHBand="0" w:evenHBand="0" w:firstRowFirstColumn="0" w:firstRowLastColumn="0" w:lastRowFirstColumn="0" w:lastRowLastColumn="0"/>
            <w:tcW w:w="2880" w:type="dxa"/>
            <w:hideMark/>
          </w:tcPr>
          <w:p w14:paraId="24DE1132" w14:textId="77777777" w:rsidR="000E3585" w:rsidRDefault="000E3585" w:rsidP="00230600">
            <w:proofErr w:type="spellStart"/>
            <w:r>
              <w:t>vehicle_class</w:t>
            </w:r>
            <w:proofErr w:type="spellEnd"/>
          </w:p>
        </w:tc>
        <w:tc>
          <w:tcPr>
            <w:tcW w:w="2880" w:type="dxa"/>
            <w:hideMark/>
          </w:tcPr>
          <w:p w14:paraId="764678F0" w14:textId="77777777" w:rsidR="000E3585" w:rsidRDefault="000E3585" w:rsidP="00230600">
            <w:pPr>
              <w:cnfStyle w:val="000000000000" w:firstRow="0" w:lastRow="0" w:firstColumn="0" w:lastColumn="0" w:oddVBand="0" w:evenVBand="0" w:oddHBand="0" w:evenHBand="0" w:firstRowFirstColumn="0" w:firstRowLastColumn="0" w:lastRowFirstColumn="0" w:lastRowLastColumn="0"/>
            </w:pPr>
            <w:r>
              <w:t>ENUM(...)</w:t>
            </w:r>
          </w:p>
        </w:tc>
        <w:tc>
          <w:tcPr>
            <w:tcW w:w="2880" w:type="dxa"/>
            <w:hideMark/>
          </w:tcPr>
          <w:p w14:paraId="089A7DDC" w14:textId="77777777" w:rsidR="000E3585" w:rsidRDefault="000E3585" w:rsidP="00230600">
            <w:pPr>
              <w:cnfStyle w:val="000000000000" w:firstRow="0" w:lastRow="0" w:firstColumn="0" w:lastColumn="0" w:oddVBand="0" w:evenVBand="0" w:oddHBand="0" w:evenHBand="0" w:firstRowFirstColumn="0" w:firstRowLastColumn="0" w:lastRowFirstColumn="0" w:lastRowLastColumn="0"/>
            </w:pPr>
            <w:r>
              <w:t>Vehicle class</w:t>
            </w:r>
          </w:p>
        </w:tc>
      </w:tr>
      <w:tr w:rsidR="000E3585" w14:paraId="08DFD3D9" w14:textId="77777777" w:rsidTr="00675F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564E0BD8" w14:textId="77777777" w:rsidR="000E3585" w:rsidRDefault="000E3585" w:rsidP="00230600">
            <w:proofErr w:type="spellStart"/>
            <w:r>
              <w:t>pcu_factor</w:t>
            </w:r>
            <w:proofErr w:type="spellEnd"/>
          </w:p>
        </w:tc>
        <w:tc>
          <w:tcPr>
            <w:tcW w:w="2880" w:type="dxa"/>
            <w:hideMark/>
          </w:tcPr>
          <w:p w14:paraId="0B294300" w14:textId="77777777" w:rsidR="000E3585" w:rsidRDefault="000E3585" w:rsidP="00230600">
            <w:pPr>
              <w:cnfStyle w:val="000000100000" w:firstRow="0" w:lastRow="0" w:firstColumn="0" w:lastColumn="0" w:oddVBand="0" w:evenVBand="0" w:oddHBand="1" w:evenHBand="0" w:firstRowFirstColumn="0" w:firstRowLastColumn="0" w:lastRowFirstColumn="0" w:lastRowLastColumn="0"/>
            </w:pPr>
            <w:proofErr w:type="gramStart"/>
            <w:r>
              <w:t>DECIMAL(</w:t>
            </w:r>
            <w:proofErr w:type="gramEnd"/>
            <w:r>
              <w:t>6,3)</w:t>
            </w:r>
          </w:p>
        </w:tc>
        <w:tc>
          <w:tcPr>
            <w:tcW w:w="2880" w:type="dxa"/>
            <w:hideMark/>
          </w:tcPr>
          <w:p w14:paraId="48FC0F32" w14:textId="77777777" w:rsidR="000E3585" w:rsidRDefault="000E3585" w:rsidP="00230600">
            <w:pPr>
              <w:cnfStyle w:val="000000100000" w:firstRow="0" w:lastRow="0" w:firstColumn="0" w:lastColumn="0" w:oddVBand="0" w:evenVBand="0" w:oddHBand="1" w:evenHBand="0" w:firstRowFirstColumn="0" w:firstRowLastColumn="0" w:lastRowFirstColumn="0" w:lastRowLastColumn="0"/>
            </w:pPr>
            <w:r>
              <w:t>PCU conversion factor</w:t>
            </w:r>
          </w:p>
        </w:tc>
      </w:tr>
      <w:tr w:rsidR="000E3585" w14:paraId="7079B70E" w14:textId="77777777" w:rsidTr="00675F4B">
        <w:tc>
          <w:tcPr>
            <w:cnfStyle w:val="001000000000" w:firstRow="0" w:lastRow="0" w:firstColumn="1" w:lastColumn="0" w:oddVBand="0" w:evenVBand="0" w:oddHBand="0" w:evenHBand="0" w:firstRowFirstColumn="0" w:firstRowLastColumn="0" w:lastRowFirstColumn="0" w:lastRowLastColumn="0"/>
            <w:tcW w:w="2880" w:type="dxa"/>
            <w:hideMark/>
          </w:tcPr>
          <w:p w14:paraId="0DCEE7C7" w14:textId="77777777" w:rsidR="000E3585" w:rsidRDefault="000E3585" w:rsidP="00230600">
            <w:commentRangeStart w:id="1287"/>
            <w:proofErr w:type="spellStart"/>
            <w:r>
              <w:t>effective_date</w:t>
            </w:r>
            <w:proofErr w:type="spellEnd"/>
          </w:p>
        </w:tc>
        <w:tc>
          <w:tcPr>
            <w:tcW w:w="2880" w:type="dxa"/>
            <w:hideMark/>
          </w:tcPr>
          <w:p w14:paraId="559E7CC2" w14:textId="77777777" w:rsidR="000E3585" w:rsidRDefault="000E3585" w:rsidP="00230600">
            <w:pPr>
              <w:cnfStyle w:val="000000000000" w:firstRow="0" w:lastRow="0" w:firstColumn="0" w:lastColumn="0" w:oddVBand="0" w:evenVBand="0" w:oddHBand="0" w:evenHBand="0" w:firstRowFirstColumn="0" w:firstRowLastColumn="0" w:lastRowFirstColumn="0" w:lastRowLastColumn="0"/>
            </w:pPr>
            <w:r>
              <w:t>DATE</w:t>
            </w:r>
          </w:p>
        </w:tc>
        <w:tc>
          <w:tcPr>
            <w:tcW w:w="2880" w:type="dxa"/>
            <w:hideMark/>
          </w:tcPr>
          <w:p w14:paraId="3C24F28C" w14:textId="77777777" w:rsidR="000E3585" w:rsidRDefault="000E3585" w:rsidP="00230600">
            <w:pPr>
              <w:cnfStyle w:val="000000000000" w:firstRow="0" w:lastRow="0" w:firstColumn="0" w:lastColumn="0" w:oddVBand="0" w:evenVBand="0" w:oddHBand="0" w:evenHBand="0" w:firstRowFirstColumn="0" w:firstRowLastColumn="0" w:lastRowFirstColumn="0" w:lastRowLastColumn="0"/>
            </w:pPr>
            <w:r>
              <w:t>From date</w:t>
            </w:r>
            <w:commentRangeEnd w:id="1287"/>
            <w:r w:rsidR="00390D87">
              <w:rPr>
                <w:rStyle w:val="CommentReference"/>
              </w:rPr>
              <w:commentReference w:id="1287"/>
            </w:r>
          </w:p>
        </w:tc>
      </w:tr>
      <w:tr w:rsidR="000E3585" w14:paraId="433D3432" w14:textId="77777777" w:rsidTr="00675F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087077E5" w14:textId="77777777" w:rsidR="000E3585" w:rsidRDefault="000E3585" w:rsidP="00230600">
            <w:proofErr w:type="spellStart"/>
            <w:r>
              <w:t>expiry_date</w:t>
            </w:r>
            <w:proofErr w:type="spellEnd"/>
          </w:p>
        </w:tc>
        <w:tc>
          <w:tcPr>
            <w:tcW w:w="2880" w:type="dxa"/>
            <w:hideMark/>
          </w:tcPr>
          <w:p w14:paraId="5DB43D91" w14:textId="77777777" w:rsidR="000E3585" w:rsidRDefault="000E3585" w:rsidP="00230600">
            <w:pPr>
              <w:cnfStyle w:val="000000100000" w:firstRow="0" w:lastRow="0" w:firstColumn="0" w:lastColumn="0" w:oddVBand="0" w:evenVBand="0" w:oddHBand="1" w:evenHBand="0" w:firstRowFirstColumn="0" w:firstRowLastColumn="0" w:lastRowFirstColumn="0" w:lastRowLastColumn="0"/>
            </w:pPr>
            <w:r>
              <w:t>DATE NULLABLE</w:t>
            </w:r>
          </w:p>
        </w:tc>
        <w:tc>
          <w:tcPr>
            <w:tcW w:w="2880" w:type="dxa"/>
            <w:hideMark/>
          </w:tcPr>
          <w:p w14:paraId="66AAD869" w14:textId="77777777" w:rsidR="000E3585" w:rsidRDefault="000E3585" w:rsidP="00230600">
            <w:pPr>
              <w:cnfStyle w:val="000000100000" w:firstRow="0" w:lastRow="0" w:firstColumn="0" w:lastColumn="0" w:oddVBand="0" w:evenVBand="0" w:oddHBand="1" w:evenHBand="0" w:firstRowFirstColumn="0" w:firstRowLastColumn="0" w:lastRowFirstColumn="0" w:lastRowLastColumn="0"/>
            </w:pPr>
            <w:r>
              <w:t>To date</w:t>
            </w:r>
          </w:p>
        </w:tc>
      </w:tr>
      <w:tr w:rsidR="000E3585" w14:paraId="27BA2B9F" w14:textId="77777777" w:rsidTr="00675F4B">
        <w:tc>
          <w:tcPr>
            <w:cnfStyle w:val="001000000000" w:firstRow="0" w:lastRow="0" w:firstColumn="1" w:lastColumn="0" w:oddVBand="0" w:evenVBand="0" w:oddHBand="0" w:evenHBand="0" w:firstRowFirstColumn="0" w:firstRowLastColumn="0" w:lastRowFirstColumn="0" w:lastRowLastColumn="0"/>
            <w:tcW w:w="2880" w:type="dxa"/>
            <w:hideMark/>
          </w:tcPr>
          <w:p w14:paraId="1E084C44" w14:textId="77777777" w:rsidR="000E3585" w:rsidRDefault="000E3585" w:rsidP="00230600">
            <w:r>
              <w:t>region</w:t>
            </w:r>
          </w:p>
        </w:tc>
        <w:tc>
          <w:tcPr>
            <w:tcW w:w="2880" w:type="dxa"/>
            <w:hideMark/>
          </w:tcPr>
          <w:p w14:paraId="3F6287F9" w14:textId="77777777" w:rsidR="000E3585" w:rsidRDefault="000E3585" w:rsidP="00230600">
            <w:pPr>
              <w:cnfStyle w:val="000000000000" w:firstRow="0" w:lastRow="0" w:firstColumn="0" w:lastColumn="0" w:oddVBand="0" w:evenVBand="0" w:oddHBand="0" w:evenHBand="0" w:firstRowFirstColumn="0" w:firstRowLastColumn="0" w:lastRowFirstColumn="0" w:lastRowLastColumn="0"/>
            </w:pPr>
            <w:proofErr w:type="gramStart"/>
            <w:r>
              <w:t>VARCHAR(</w:t>
            </w:r>
            <w:proofErr w:type="gramEnd"/>
            <w:r>
              <w:t>100) NULLABLE</w:t>
            </w:r>
          </w:p>
        </w:tc>
        <w:tc>
          <w:tcPr>
            <w:tcW w:w="2880" w:type="dxa"/>
            <w:hideMark/>
          </w:tcPr>
          <w:p w14:paraId="420728EF" w14:textId="77777777" w:rsidR="000E3585" w:rsidRDefault="000E3585" w:rsidP="00230600">
            <w:pPr>
              <w:cnfStyle w:val="000000000000" w:firstRow="0" w:lastRow="0" w:firstColumn="0" w:lastColumn="0" w:oddVBand="0" w:evenVBand="0" w:oddHBand="0" w:evenHBand="0" w:firstRowFirstColumn="0" w:firstRowLastColumn="0" w:lastRowFirstColumn="0" w:lastRowLastColumn="0"/>
            </w:pPr>
            <w:r>
              <w:t>Region (nullable for global)</w:t>
            </w:r>
          </w:p>
        </w:tc>
      </w:tr>
      <w:tr w:rsidR="000E3585" w14:paraId="24EAFCCE" w14:textId="77777777" w:rsidTr="00675F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2C284196" w14:textId="77777777" w:rsidR="000E3585" w:rsidRDefault="000E3585" w:rsidP="00230600">
            <w:r>
              <w:t>notes</w:t>
            </w:r>
          </w:p>
        </w:tc>
        <w:tc>
          <w:tcPr>
            <w:tcW w:w="2880" w:type="dxa"/>
            <w:hideMark/>
          </w:tcPr>
          <w:p w14:paraId="1F68F4A1" w14:textId="77777777" w:rsidR="000E3585" w:rsidRDefault="000E3585" w:rsidP="00230600">
            <w:pPr>
              <w:cnfStyle w:val="000000100000" w:firstRow="0" w:lastRow="0" w:firstColumn="0" w:lastColumn="0" w:oddVBand="0" w:evenVBand="0" w:oddHBand="1" w:evenHBand="0" w:firstRowFirstColumn="0" w:firstRowLastColumn="0" w:lastRowFirstColumn="0" w:lastRowLastColumn="0"/>
            </w:pPr>
            <w:r>
              <w:t>TEXT</w:t>
            </w:r>
          </w:p>
        </w:tc>
        <w:tc>
          <w:tcPr>
            <w:tcW w:w="2880" w:type="dxa"/>
            <w:hideMark/>
          </w:tcPr>
          <w:p w14:paraId="187D95DD" w14:textId="77777777" w:rsidR="000E3585" w:rsidRDefault="000E3585" w:rsidP="00230600">
            <w:pPr>
              <w:cnfStyle w:val="000000100000" w:firstRow="0" w:lastRow="0" w:firstColumn="0" w:lastColumn="0" w:oddVBand="0" w:evenVBand="0" w:oddHBand="1" w:evenHBand="0" w:firstRowFirstColumn="0" w:firstRowLastColumn="0" w:lastRowFirstColumn="0" w:lastRowLastColumn="0"/>
            </w:pPr>
            <w:r>
              <w:t>Rationale/source</w:t>
            </w:r>
          </w:p>
        </w:tc>
      </w:tr>
    </w:tbl>
    <w:p w14:paraId="1906FF33" w14:textId="5BBEB77F" w:rsidR="00230600" w:rsidRDefault="00230600">
      <w:pPr>
        <w:pStyle w:val="Heading4"/>
        <w:pPrChange w:id="1288" w:author="Awet Teka" w:date="2025-09-13T12:53:00Z" w16du:dateUtc="2025-09-13T09:53:00Z">
          <w:pPr>
            <w:pStyle w:val="Heading3"/>
          </w:pPr>
        </w:pPrChange>
      </w:pPr>
      <w:r>
        <w:t>Night Adjustment Lookup</w:t>
      </w:r>
    </w:p>
    <w:p w14:paraId="65F1232E" w14:textId="2D9094D5" w:rsidR="000E3585" w:rsidRDefault="000E3585" w:rsidP="000E3585">
      <w:pPr>
        <w:pStyle w:val="Caption"/>
      </w:pPr>
      <w:r>
        <w:t xml:space="preserve">Table </w:t>
      </w:r>
      <w:fldSimple w:instr=" SEQ Table \* ARABIC ">
        <w:r>
          <w:rPr>
            <w:noProof/>
          </w:rPr>
          <w:t>10</w:t>
        </w:r>
      </w:fldSimple>
      <w:r>
        <w:t xml:space="preserve"> night</w:t>
      </w:r>
      <w:r w:rsidR="00230600">
        <w:t xml:space="preserve"> </w:t>
      </w:r>
      <w:r>
        <w:t>adjustment</w:t>
      </w:r>
      <w:r w:rsidR="00230600">
        <w:t xml:space="preserve"> </w:t>
      </w:r>
      <w:r>
        <w:t>lookup</w:t>
      </w:r>
    </w:p>
    <w:tbl>
      <w:tblPr>
        <w:tblStyle w:val="ListTable3"/>
        <w:tblW w:w="0" w:type="auto"/>
        <w:tblLook w:val="04A0" w:firstRow="1" w:lastRow="0" w:firstColumn="1" w:lastColumn="0" w:noHBand="0" w:noVBand="1"/>
      </w:tblPr>
      <w:tblGrid>
        <w:gridCol w:w="2877"/>
        <w:gridCol w:w="2877"/>
        <w:gridCol w:w="2876"/>
      </w:tblGrid>
      <w:tr w:rsidR="000E3585" w14:paraId="7E3CACBC" w14:textId="77777777" w:rsidTr="00675F4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80" w:type="dxa"/>
            <w:hideMark/>
          </w:tcPr>
          <w:p w14:paraId="6EDF8C53" w14:textId="77777777" w:rsidR="000E3585" w:rsidRDefault="000E3585" w:rsidP="00230600">
            <w:r>
              <w:t>Column</w:t>
            </w:r>
          </w:p>
        </w:tc>
        <w:tc>
          <w:tcPr>
            <w:tcW w:w="2880" w:type="dxa"/>
            <w:hideMark/>
          </w:tcPr>
          <w:p w14:paraId="11174C95" w14:textId="77777777" w:rsidR="000E3585" w:rsidRDefault="000E3585" w:rsidP="00230600">
            <w:pPr>
              <w:cnfStyle w:val="100000000000" w:firstRow="1" w:lastRow="0" w:firstColumn="0" w:lastColumn="0" w:oddVBand="0" w:evenVBand="0" w:oddHBand="0" w:evenHBand="0" w:firstRowFirstColumn="0" w:firstRowLastColumn="0" w:lastRowFirstColumn="0" w:lastRowLastColumn="0"/>
            </w:pPr>
            <w:r>
              <w:t>Type</w:t>
            </w:r>
          </w:p>
        </w:tc>
        <w:tc>
          <w:tcPr>
            <w:tcW w:w="2880" w:type="dxa"/>
            <w:hideMark/>
          </w:tcPr>
          <w:p w14:paraId="45E1B07E" w14:textId="77777777" w:rsidR="000E3585" w:rsidRDefault="000E3585" w:rsidP="00230600">
            <w:pPr>
              <w:cnfStyle w:val="100000000000" w:firstRow="1" w:lastRow="0" w:firstColumn="0" w:lastColumn="0" w:oddVBand="0" w:evenVBand="0" w:oddHBand="0" w:evenHBand="0" w:firstRowFirstColumn="0" w:firstRowLastColumn="0" w:lastRowFirstColumn="0" w:lastRowLastColumn="0"/>
            </w:pPr>
            <w:r>
              <w:t>Description</w:t>
            </w:r>
          </w:p>
        </w:tc>
      </w:tr>
      <w:tr w:rsidR="000E3585" w14:paraId="64BE7D2B" w14:textId="77777777" w:rsidTr="00675F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78BB95C4" w14:textId="77777777" w:rsidR="000E3585" w:rsidRDefault="000E3585" w:rsidP="00230600">
            <w:proofErr w:type="spellStart"/>
            <w:r>
              <w:t>nadj_id</w:t>
            </w:r>
            <w:proofErr w:type="spellEnd"/>
          </w:p>
        </w:tc>
        <w:tc>
          <w:tcPr>
            <w:tcW w:w="2880" w:type="dxa"/>
            <w:hideMark/>
          </w:tcPr>
          <w:p w14:paraId="4F6D6894" w14:textId="77777777" w:rsidR="000E3585" w:rsidRDefault="000E3585" w:rsidP="00230600">
            <w:pPr>
              <w:cnfStyle w:val="000000100000" w:firstRow="0" w:lastRow="0" w:firstColumn="0" w:lastColumn="0" w:oddVBand="0" w:evenVBand="0" w:oddHBand="1" w:evenHBand="0" w:firstRowFirstColumn="0" w:firstRowLastColumn="0" w:lastRowFirstColumn="0" w:lastRowLastColumn="0"/>
            </w:pPr>
            <w:r>
              <w:t>BIGSERIAL (PK)</w:t>
            </w:r>
          </w:p>
        </w:tc>
        <w:tc>
          <w:tcPr>
            <w:tcW w:w="2880" w:type="dxa"/>
            <w:hideMark/>
          </w:tcPr>
          <w:p w14:paraId="3351D0A8" w14:textId="77777777" w:rsidR="000E3585" w:rsidRDefault="000E3585" w:rsidP="00230600">
            <w:pPr>
              <w:cnfStyle w:val="000000100000" w:firstRow="0" w:lastRow="0" w:firstColumn="0" w:lastColumn="0" w:oddVBand="0" w:evenVBand="0" w:oddHBand="1" w:evenHBand="0" w:firstRowFirstColumn="0" w:firstRowLastColumn="0" w:lastRowFirstColumn="0" w:lastRowLastColumn="0"/>
            </w:pPr>
            <w:r>
              <w:t>Identifier</w:t>
            </w:r>
          </w:p>
        </w:tc>
      </w:tr>
      <w:tr w:rsidR="000E3585" w14:paraId="608663EE" w14:textId="77777777" w:rsidTr="00675F4B">
        <w:tc>
          <w:tcPr>
            <w:cnfStyle w:val="001000000000" w:firstRow="0" w:lastRow="0" w:firstColumn="1" w:lastColumn="0" w:oddVBand="0" w:evenVBand="0" w:oddHBand="0" w:evenHBand="0" w:firstRowFirstColumn="0" w:firstRowLastColumn="0" w:lastRowFirstColumn="0" w:lastRowLastColumn="0"/>
            <w:tcW w:w="2880" w:type="dxa"/>
            <w:hideMark/>
          </w:tcPr>
          <w:p w14:paraId="7AD4C70A" w14:textId="77777777" w:rsidR="000E3585" w:rsidRDefault="000E3585" w:rsidP="00230600">
            <w:proofErr w:type="spellStart"/>
            <w:r>
              <w:t>hours_counted</w:t>
            </w:r>
            <w:proofErr w:type="spellEnd"/>
          </w:p>
        </w:tc>
        <w:tc>
          <w:tcPr>
            <w:tcW w:w="2880" w:type="dxa"/>
            <w:hideMark/>
          </w:tcPr>
          <w:p w14:paraId="4FE4C477" w14:textId="77777777" w:rsidR="000E3585" w:rsidRDefault="000E3585" w:rsidP="00230600">
            <w:pPr>
              <w:cnfStyle w:val="000000000000" w:firstRow="0" w:lastRow="0" w:firstColumn="0" w:lastColumn="0" w:oddVBand="0" w:evenVBand="0" w:oddHBand="0" w:evenHBand="0" w:firstRowFirstColumn="0" w:firstRowLastColumn="0" w:lastRowFirstColumn="0" w:lastRowLastColumn="0"/>
            </w:pPr>
            <w:r>
              <w:t>SMALLINT</w:t>
            </w:r>
          </w:p>
        </w:tc>
        <w:tc>
          <w:tcPr>
            <w:tcW w:w="2880" w:type="dxa"/>
            <w:hideMark/>
          </w:tcPr>
          <w:p w14:paraId="1651F08F" w14:textId="77777777" w:rsidR="000E3585" w:rsidRDefault="000E3585" w:rsidP="00230600">
            <w:pPr>
              <w:cnfStyle w:val="000000000000" w:firstRow="0" w:lastRow="0" w:firstColumn="0" w:lastColumn="0" w:oddVBand="0" w:evenVBand="0" w:oddHBand="0" w:evenHBand="0" w:firstRowFirstColumn="0" w:firstRowLastColumn="0" w:lastRowFirstColumn="0" w:lastRowLastColumn="0"/>
            </w:pPr>
            <w:r>
              <w:t>e.g., 12</w:t>
            </w:r>
          </w:p>
        </w:tc>
      </w:tr>
      <w:tr w:rsidR="000E3585" w14:paraId="7A0F6FD3" w14:textId="77777777" w:rsidTr="00675F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1EB49454" w14:textId="77777777" w:rsidR="000E3585" w:rsidRDefault="000E3585" w:rsidP="00230600">
            <w:proofErr w:type="spellStart"/>
            <w:r>
              <w:t>adjustment_factor</w:t>
            </w:r>
            <w:proofErr w:type="spellEnd"/>
          </w:p>
        </w:tc>
        <w:tc>
          <w:tcPr>
            <w:tcW w:w="2880" w:type="dxa"/>
            <w:hideMark/>
          </w:tcPr>
          <w:p w14:paraId="10AB1F74" w14:textId="77777777" w:rsidR="000E3585" w:rsidRDefault="000E3585" w:rsidP="00230600">
            <w:pPr>
              <w:cnfStyle w:val="000000100000" w:firstRow="0" w:lastRow="0" w:firstColumn="0" w:lastColumn="0" w:oddVBand="0" w:evenVBand="0" w:oddHBand="1" w:evenHBand="0" w:firstRowFirstColumn="0" w:firstRowLastColumn="0" w:lastRowFirstColumn="0" w:lastRowLastColumn="0"/>
            </w:pPr>
            <w:proofErr w:type="gramStart"/>
            <w:r>
              <w:t>DECIMAL(</w:t>
            </w:r>
            <w:proofErr w:type="gramEnd"/>
            <w:r>
              <w:t>6,3)</w:t>
            </w:r>
          </w:p>
        </w:tc>
        <w:tc>
          <w:tcPr>
            <w:tcW w:w="2880" w:type="dxa"/>
            <w:hideMark/>
          </w:tcPr>
          <w:p w14:paraId="0FE25CD1" w14:textId="77777777" w:rsidR="000E3585" w:rsidRDefault="000E3585" w:rsidP="00230600">
            <w:pPr>
              <w:cnfStyle w:val="000000100000" w:firstRow="0" w:lastRow="0" w:firstColumn="0" w:lastColumn="0" w:oddVBand="0" w:evenVBand="0" w:oddHBand="1" w:evenHBand="0" w:firstRowFirstColumn="0" w:firstRowLastColumn="0" w:lastRowFirstColumn="0" w:lastRowLastColumn="0"/>
            </w:pPr>
            <w:r>
              <w:t>e.g., 1.33</w:t>
            </w:r>
          </w:p>
        </w:tc>
      </w:tr>
      <w:tr w:rsidR="000E3585" w14:paraId="690513ED" w14:textId="77777777" w:rsidTr="00675F4B">
        <w:tc>
          <w:tcPr>
            <w:cnfStyle w:val="001000000000" w:firstRow="0" w:lastRow="0" w:firstColumn="1" w:lastColumn="0" w:oddVBand="0" w:evenVBand="0" w:oddHBand="0" w:evenHBand="0" w:firstRowFirstColumn="0" w:firstRowLastColumn="0" w:lastRowFirstColumn="0" w:lastRowLastColumn="0"/>
            <w:tcW w:w="2880" w:type="dxa"/>
            <w:hideMark/>
          </w:tcPr>
          <w:p w14:paraId="3D41F0CE" w14:textId="77777777" w:rsidR="000E3585" w:rsidRDefault="000E3585" w:rsidP="00230600">
            <w:proofErr w:type="spellStart"/>
            <w:r>
              <w:t>effective_date</w:t>
            </w:r>
            <w:proofErr w:type="spellEnd"/>
          </w:p>
        </w:tc>
        <w:tc>
          <w:tcPr>
            <w:tcW w:w="2880" w:type="dxa"/>
            <w:hideMark/>
          </w:tcPr>
          <w:p w14:paraId="25BFF21E" w14:textId="77777777" w:rsidR="000E3585" w:rsidRDefault="000E3585" w:rsidP="00230600">
            <w:pPr>
              <w:cnfStyle w:val="000000000000" w:firstRow="0" w:lastRow="0" w:firstColumn="0" w:lastColumn="0" w:oddVBand="0" w:evenVBand="0" w:oddHBand="0" w:evenHBand="0" w:firstRowFirstColumn="0" w:firstRowLastColumn="0" w:lastRowFirstColumn="0" w:lastRowLastColumn="0"/>
            </w:pPr>
            <w:r>
              <w:t>DATE</w:t>
            </w:r>
          </w:p>
        </w:tc>
        <w:tc>
          <w:tcPr>
            <w:tcW w:w="2880" w:type="dxa"/>
            <w:hideMark/>
          </w:tcPr>
          <w:p w14:paraId="4FB83639" w14:textId="77777777" w:rsidR="000E3585" w:rsidRDefault="000E3585" w:rsidP="00230600">
            <w:pPr>
              <w:cnfStyle w:val="000000000000" w:firstRow="0" w:lastRow="0" w:firstColumn="0" w:lastColumn="0" w:oddVBand="0" w:evenVBand="0" w:oddHBand="0" w:evenHBand="0" w:firstRowFirstColumn="0" w:firstRowLastColumn="0" w:lastRowFirstColumn="0" w:lastRowLastColumn="0"/>
            </w:pPr>
            <w:r>
              <w:t>From date</w:t>
            </w:r>
          </w:p>
        </w:tc>
      </w:tr>
      <w:tr w:rsidR="000E3585" w14:paraId="1AB4FB9B" w14:textId="77777777" w:rsidTr="00675F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02DA6888" w14:textId="77777777" w:rsidR="000E3585" w:rsidRDefault="000E3585" w:rsidP="00230600">
            <w:r>
              <w:t>notes</w:t>
            </w:r>
          </w:p>
        </w:tc>
        <w:tc>
          <w:tcPr>
            <w:tcW w:w="2880" w:type="dxa"/>
            <w:hideMark/>
          </w:tcPr>
          <w:p w14:paraId="0FE8DF6F" w14:textId="77777777" w:rsidR="000E3585" w:rsidRDefault="000E3585" w:rsidP="00230600">
            <w:pPr>
              <w:cnfStyle w:val="000000100000" w:firstRow="0" w:lastRow="0" w:firstColumn="0" w:lastColumn="0" w:oddVBand="0" w:evenVBand="0" w:oddHBand="1" w:evenHBand="0" w:firstRowFirstColumn="0" w:firstRowLastColumn="0" w:lastRowFirstColumn="0" w:lastRowLastColumn="0"/>
            </w:pPr>
            <w:r>
              <w:t>TEXT</w:t>
            </w:r>
          </w:p>
        </w:tc>
        <w:tc>
          <w:tcPr>
            <w:tcW w:w="2880" w:type="dxa"/>
            <w:hideMark/>
          </w:tcPr>
          <w:p w14:paraId="73D05760" w14:textId="77777777" w:rsidR="000E3585" w:rsidRDefault="000E3585" w:rsidP="00230600">
            <w:pPr>
              <w:cnfStyle w:val="000000100000" w:firstRow="0" w:lastRow="0" w:firstColumn="0" w:lastColumn="0" w:oddVBand="0" w:evenVBand="0" w:oddHBand="1" w:evenHBand="0" w:firstRowFirstColumn="0" w:firstRowLastColumn="0" w:lastRowFirstColumn="0" w:lastRowLastColumn="0"/>
            </w:pPr>
            <w:r>
              <w:t>Explanation</w:t>
            </w:r>
          </w:p>
        </w:tc>
      </w:tr>
    </w:tbl>
    <w:p w14:paraId="4060B317" w14:textId="7DB0A155" w:rsidR="00230600" w:rsidRDefault="00230600">
      <w:pPr>
        <w:pStyle w:val="Heading4"/>
        <w:pPrChange w:id="1289" w:author="Awet Teka" w:date="2025-09-13T12:53:00Z" w16du:dateUtc="2025-09-13T09:53:00Z">
          <w:pPr>
            <w:pStyle w:val="Heading3"/>
          </w:pPr>
        </w:pPrChange>
      </w:pPr>
      <w:r w:rsidRPr="000E3585">
        <w:t>Traffic</w:t>
      </w:r>
      <w:r>
        <w:t xml:space="preserve"> </w:t>
      </w:r>
      <w:r w:rsidRPr="000E3585">
        <w:t>Q</w:t>
      </w:r>
      <w:r w:rsidR="00D137C5">
        <w:t>C</w:t>
      </w:r>
    </w:p>
    <w:p w14:paraId="2C253B5B" w14:textId="60668065" w:rsidR="000E3585" w:rsidRDefault="000E3585" w:rsidP="000E3585">
      <w:pPr>
        <w:pStyle w:val="Caption"/>
      </w:pPr>
      <w:r>
        <w:t xml:space="preserve">Table </w:t>
      </w:r>
      <w:fldSimple w:instr=" SEQ Table \* ARABIC ">
        <w:r>
          <w:rPr>
            <w:noProof/>
          </w:rPr>
          <w:t>11</w:t>
        </w:r>
      </w:fldSimple>
      <w:r w:rsidR="00675F4B">
        <w:t>.</w:t>
      </w:r>
      <w:r>
        <w:t xml:space="preserve"> </w:t>
      </w:r>
      <w:r w:rsidR="00675F4B">
        <w:t>T</w:t>
      </w:r>
      <w:r w:rsidRPr="000E3585">
        <w:t>raffic</w:t>
      </w:r>
      <w:r>
        <w:t xml:space="preserve"> </w:t>
      </w:r>
      <w:r w:rsidR="00D137C5" w:rsidRPr="000E3585">
        <w:t>Q</w:t>
      </w:r>
      <w:r w:rsidR="00D137C5">
        <w:t>C</w:t>
      </w:r>
      <w:r w:rsidRPr="000E3585">
        <w:t xml:space="preserve"> (quality &amp; flags)</w:t>
      </w:r>
    </w:p>
    <w:tbl>
      <w:tblPr>
        <w:tblStyle w:val="ListTable3"/>
        <w:tblW w:w="0" w:type="auto"/>
        <w:tblLook w:val="04A0" w:firstRow="1" w:lastRow="0" w:firstColumn="1" w:lastColumn="0" w:noHBand="0" w:noVBand="1"/>
      </w:tblPr>
      <w:tblGrid>
        <w:gridCol w:w="2877"/>
        <w:gridCol w:w="2877"/>
        <w:gridCol w:w="2876"/>
      </w:tblGrid>
      <w:tr w:rsidR="000E3585" w14:paraId="7F2CEC58" w14:textId="77777777" w:rsidTr="00675F4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80" w:type="dxa"/>
            <w:hideMark/>
          </w:tcPr>
          <w:p w14:paraId="2B62E7EE" w14:textId="77777777" w:rsidR="000E3585" w:rsidRDefault="000E3585" w:rsidP="00230600">
            <w:r>
              <w:t>Column</w:t>
            </w:r>
          </w:p>
        </w:tc>
        <w:tc>
          <w:tcPr>
            <w:tcW w:w="2880" w:type="dxa"/>
            <w:hideMark/>
          </w:tcPr>
          <w:p w14:paraId="0C684F16" w14:textId="77777777" w:rsidR="000E3585" w:rsidRDefault="000E3585" w:rsidP="00230600">
            <w:pPr>
              <w:cnfStyle w:val="100000000000" w:firstRow="1" w:lastRow="0" w:firstColumn="0" w:lastColumn="0" w:oddVBand="0" w:evenVBand="0" w:oddHBand="0" w:evenHBand="0" w:firstRowFirstColumn="0" w:firstRowLastColumn="0" w:lastRowFirstColumn="0" w:lastRowLastColumn="0"/>
            </w:pPr>
            <w:r>
              <w:t>Type</w:t>
            </w:r>
          </w:p>
        </w:tc>
        <w:tc>
          <w:tcPr>
            <w:tcW w:w="2880" w:type="dxa"/>
            <w:hideMark/>
          </w:tcPr>
          <w:p w14:paraId="18AEA642" w14:textId="77777777" w:rsidR="000E3585" w:rsidRDefault="000E3585" w:rsidP="00230600">
            <w:pPr>
              <w:cnfStyle w:val="100000000000" w:firstRow="1" w:lastRow="0" w:firstColumn="0" w:lastColumn="0" w:oddVBand="0" w:evenVBand="0" w:oddHBand="0" w:evenHBand="0" w:firstRowFirstColumn="0" w:firstRowLastColumn="0" w:lastRowFirstColumn="0" w:lastRowLastColumn="0"/>
            </w:pPr>
            <w:r>
              <w:t>Description</w:t>
            </w:r>
          </w:p>
        </w:tc>
      </w:tr>
      <w:tr w:rsidR="000E3585" w14:paraId="0B2A6814" w14:textId="77777777" w:rsidTr="00675F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7973D8E9" w14:textId="77777777" w:rsidR="000E3585" w:rsidRDefault="000E3585" w:rsidP="00230600">
            <w:proofErr w:type="spellStart"/>
            <w:r>
              <w:t>qc_id</w:t>
            </w:r>
            <w:proofErr w:type="spellEnd"/>
          </w:p>
        </w:tc>
        <w:tc>
          <w:tcPr>
            <w:tcW w:w="2880" w:type="dxa"/>
            <w:hideMark/>
          </w:tcPr>
          <w:p w14:paraId="6C55670A" w14:textId="77777777" w:rsidR="000E3585" w:rsidRDefault="000E3585" w:rsidP="00230600">
            <w:pPr>
              <w:cnfStyle w:val="000000100000" w:firstRow="0" w:lastRow="0" w:firstColumn="0" w:lastColumn="0" w:oddVBand="0" w:evenVBand="0" w:oddHBand="1" w:evenHBand="0" w:firstRowFirstColumn="0" w:firstRowLastColumn="0" w:lastRowFirstColumn="0" w:lastRowLastColumn="0"/>
            </w:pPr>
            <w:r>
              <w:t>BIGSERIAL (PK)</w:t>
            </w:r>
          </w:p>
        </w:tc>
        <w:tc>
          <w:tcPr>
            <w:tcW w:w="2880" w:type="dxa"/>
            <w:hideMark/>
          </w:tcPr>
          <w:p w14:paraId="235EE957" w14:textId="77777777" w:rsidR="000E3585" w:rsidRDefault="000E3585" w:rsidP="00230600">
            <w:pPr>
              <w:cnfStyle w:val="000000100000" w:firstRow="0" w:lastRow="0" w:firstColumn="0" w:lastColumn="0" w:oddVBand="0" w:evenVBand="0" w:oddHBand="1" w:evenHBand="0" w:firstRowFirstColumn="0" w:firstRowLastColumn="0" w:lastRowFirstColumn="0" w:lastRowLastColumn="0"/>
            </w:pPr>
            <w:r>
              <w:t>Identifier</w:t>
            </w:r>
          </w:p>
        </w:tc>
      </w:tr>
      <w:tr w:rsidR="000E3585" w14:paraId="22CB024F" w14:textId="77777777" w:rsidTr="00675F4B">
        <w:tc>
          <w:tcPr>
            <w:cnfStyle w:val="001000000000" w:firstRow="0" w:lastRow="0" w:firstColumn="1" w:lastColumn="0" w:oddVBand="0" w:evenVBand="0" w:oddHBand="0" w:evenHBand="0" w:firstRowFirstColumn="0" w:firstRowLastColumn="0" w:lastRowFirstColumn="0" w:lastRowLastColumn="0"/>
            <w:tcW w:w="2880" w:type="dxa"/>
            <w:hideMark/>
          </w:tcPr>
          <w:p w14:paraId="74E786F4" w14:textId="77777777" w:rsidR="000E3585" w:rsidRDefault="000E3585" w:rsidP="00230600">
            <w:proofErr w:type="spellStart"/>
            <w:r>
              <w:t>traffic_survey_id</w:t>
            </w:r>
            <w:proofErr w:type="spellEnd"/>
          </w:p>
        </w:tc>
        <w:tc>
          <w:tcPr>
            <w:tcW w:w="2880" w:type="dxa"/>
            <w:hideMark/>
          </w:tcPr>
          <w:p w14:paraId="7131279D" w14:textId="77777777" w:rsidR="000E3585" w:rsidRDefault="000E3585" w:rsidP="00230600">
            <w:pPr>
              <w:cnfStyle w:val="000000000000" w:firstRow="0" w:lastRow="0" w:firstColumn="0" w:lastColumn="0" w:oddVBand="0" w:evenVBand="0" w:oddHBand="0" w:evenHBand="0" w:firstRowFirstColumn="0" w:firstRowLastColumn="0" w:lastRowFirstColumn="0" w:lastRowLastColumn="0"/>
            </w:pPr>
            <w:r>
              <w:t xml:space="preserve">INT (FK → </w:t>
            </w:r>
            <w:proofErr w:type="spellStart"/>
            <w:r>
              <w:t>traffic_survey</w:t>
            </w:r>
            <w:proofErr w:type="spellEnd"/>
            <w:r>
              <w:t>)</w:t>
            </w:r>
          </w:p>
        </w:tc>
        <w:tc>
          <w:tcPr>
            <w:tcW w:w="2880" w:type="dxa"/>
            <w:hideMark/>
          </w:tcPr>
          <w:p w14:paraId="05C99E4F" w14:textId="77777777" w:rsidR="000E3585" w:rsidRDefault="000E3585" w:rsidP="00230600">
            <w:pPr>
              <w:cnfStyle w:val="000000000000" w:firstRow="0" w:lastRow="0" w:firstColumn="0" w:lastColumn="0" w:oddVBand="0" w:evenVBand="0" w:oddHBand="0" w:evenHBand="0" w:firstRowFirstColumn="0" w:firstRowLastColumn="0" w:lastRowFirstColumn="0" w:lastRowLastColumn="0"/>
            </w:pPr>
            <w:r>
              <w:t>Related survey</w:t>
            </w:r>
          </w:p>
        </w:tc>
      </w:tr>
      <w:tr w:rsidR="000E3585" w14:paraId="46D015BC" w14:textId="77777777" w:rsidTr="00675F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612460B9" w14:textId="77777777" w:rsidR="000E3585" w:rsidRDefault="000E3585" w:rsidP="00230600">
            <w:proofErr w:type="spellStart"/>
            <w:r>
              <w:t>road_segment_id</w:t>
            </w:r>
            <w:proofErr w:type="spellEnd"/>
          </w:p>
        </w:tc>
        <w:tc>
          <w:tcPr>
            <w:tcW w:w="2880" w:type="dxa"/>
            <w:hideMark/>
          </w:tcPr>
          <w:p w14:paraId="4B9F72BF" w14:textId="77777777" w:rsidR="000E3585" w:rsidRDefault="000E3585" w:rsidP="00230600">
            <w:pPr>
              <w:cnfStyle w:val="000000100000" w:firstRow="0" w:lastRow="0" w:firstColumn="0" w:lastColumn="0" w:oddVBand="0" w:evenVBand="0" w:oddHBand="1" w:evenHBand="0" w:firstRowFirstColumn="0" w:firstRowLastColumn="0" w:lastRowFirstColumn="0" w:lastRowLastColumn="0"/>
            </w:pPr>
            <w:r>
              <w:t xml:space="preserve">INT (FK → </w:t>
            </w:r>
            <w:proofErr w:type="spellStart"/>
            <w:r>
              <w:t>road_segment</w:t>
            </w:r>
            <w:proofErr w:type="spellEnd"/>
            <w:r>
              <w:t>)</w:t>
            </w:r>
          </w:p>
        </w:tc>
        <w:tc>
          <w:tcPr>
            <w:tcW w:w="2880" w:type="dxa"/>
            <w:hideMark/>
          </w:tcPr>
          <w:p w14:paraId="3F01E58D" w14:textId="77777777" w:rsidR="000E3585" w:rsidRDefault="000E3585" w:rsidP="00230600">
            <w:pPr>
              <w:cnfStyle w:val="000000100000" w:firstRow="0" w:lastRow="0" w:firstColumn="0" w:lastColumn="0" w:oddVBand="0" w:evenVBand="0" w:oddHBand="1" w:evenHBand="0" w:firstRowFirstColumn="0" w:firstRowLastColumn="0" w:lastRowFirstColumn="0" w:lastRowLastColumn="0"/>
            </w:pPr>
            <w:r>
              <w:t>Segment</w:t>
            </w:r>
          </w:p>
        </w:tc>
      </w:tr>
      <w:tr w:rsidR="000E3585" w14:paraId="04C803F4" w14:textId="77777777" w:rsidTr="00675F4B">
        <w:tc>
          <w:tcPr>
            <w:cnfStyle w:val="001000000000" w:firstRow="0" w:lastRow="0" w:firstColumn="1" w:lastColumn="0" w:oddVBand="0" w:evenVBand="0" w:oddHBand="0" w:evenHBand="0" w:firstRowFirstColumn="0" w:firstRowLastColumn="0" w:lastRowFirstColumn="0" w:lastRowLastColumn="0"/>
            <w:tcW w:w="2880" w:type="dxa"/>
            <w:hideMark/>
          </w:tcPr>
          <w:p w14:paraId="37DE9A06" w14:textId="77777777" w:rsidR="000E3585" w:rsidRDefault="000E3585" w:rsidP="00230600">
            <w:proofErr w:type="spellStart"/>
            <w:r>
              <w:t>issue_type</w:t>
            </w:r>
            <w:proofErr w:type="spellEnd"/>
          </w:p>
        </w:tc>
        <w:tc>
          <w:tcPr>
            <w:tcW w:w="2880" w:type="dxa"/>
            <w:hideMark/>
          </w:tcPr>
          <w:p w14:paraId="71C7B204" w14:textId="77777777" w:rsidR="000E3585" w:rsidRDefault="000E3585" w:rsidP="00230600">
            <w:pPr>
              <w:cnfStyle w:val="000000000000" w:firstRow="0" w:lastRow="0" w:firstColumn="0" w:lastColumn="0" w:oddVBand="0" w:evenVBand="0" w:oddHBand="0" w:evenHBand="0" w:firstRowFirstColumn="0" w:firstRowLastColumn="0" w:lastRowFirstColumn="0" w:lastRowLastColumn="0"/>
            </w:pPr>
            <w:proofErr w:type="gramStart"/>
            <w:r>
              <w:t>VARCHAR(</w:t>
            </w:r>
            <w:proofErr w:type="gramEnd"/>
            <w:r>
              <w:t>100)</w:t>
            </w:r>
          </w:p>
        </w:tc>
        <w:tc>
          <w:tcPr>
            <w:tcW w:w="2880" w:type="dxa"/>
            <w:hideMark/>
          </w:tcPr>
          <w:p w14:paraId="15053B7E" w14:textId="77777777" w:rsidR="000E3585" w:rsidRDefault="000E3585" w:rsidP="00230600">
            <w:pPr>
              <w:cnfStyle w:val="000000000000" w:firstRow="0" w:lastRow="0" w:firstColumn="0" w:lastColumn="0" w:oddVBand="0" w:evenVBand="0" w:oddHBand="0" w:evenHBand="0" w:firstRowFirstColumn="0" w:firstRowLastColumn="0" w:lastRowFirstColumn="0" w:lastRowLastColumn="0"/>
            </w:pPr>
            <w:r>
              <w:t>e.g., 'Missing Day', 'Spike'</w:t>
            </w:r>
          </w:p>
        </w:tc>
      </w:tr>
      <w:tr w:rsidR="000E3585" w14:paraId="0ED2297A" w14:textId="77777777" w:rsidTr="00675F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084C5D71" w14:textId="77777777" w:rsidR="000E3585" w:rsidRDefault="000E3585" w:rsidP="00230600">
            <w:proofErr w:type="spellStart"/>
            <w:r>
              <w:t>issue_detail</w:t>
            </w:r>
            <w:proofErr w:type="spellEnd"/>
          </w:p>
        </w:tc>
        <w:tc>
          <w:tcPr>
            <w:tcW w:w="2880" w:type="dxa"/>
            <w:hideMark/>
          </w:tcPr>
          <w:p w14:paraId="74A97B8F" w14:textId="77777777" w:rsidR="000E3585" w:rsidRDefault="000E3585" w:rsidP="00230600">
            <w:pPr>
              <w:cnfStyle w:val="000000100000" w:firstRow="0" w:lastRow="0" w:firstColumn="0" w:lastColumn="0" w:oddVBand="0" w:evenVBand="0" w:oddHBand="1" w:evenHBand="0" w:firstRowFirstColumn="0" w:firstRowLastColumn="0" w:lastRowFirstColumn="0" w:lastRowLastColumn="0"/>
            </w:pPr>
            <w:r>
              <w:t>TEXT</w:t>
            </w:r>
          </w:p>
        </w:tc>
        <w:tc>
          <w:tcPr>
            <w:tcW w:w="2880" w:type="dxa"/>
            <w:hideMark/>
          </w:tcPr>
          <w:p w14:paraId="24F6100B" w14:textId="77777777" w:rsidR="000E3585" w:rsidRDefault="000E3585" w:rsidP="00230600">
            <w:pPr>
              <w:cnfStyle w:val="000000100000" w:firstRow="0" w:lastRow="0" w:firstColumn="0" w:lastColumn="0" w:oddVBand="0" w:evenVBand="0" w:oddHBand="1" w:evenHBand="0" w:firstRowFirstColumn="0" w:firstRowLastColumn="0" w:lastRowFirstColumn="0" w:lastRowLastColumn="0"/>
            </w:pPr>
            <w:r>
              <w:t>Detailed description</w:t>
            </w:r>
          </w:p>
        </w:tc>
      </w:tr>
      <w:tr w:rsidR="000E3585" w14:paraId="0C37D97D" w14:textId="77777777" w:rsidTr="00675F4B">
        <w:tc>
          <w:tcPr>
            <w:cnfStyle w:val="001000000000" w:firstRow="0" w:lastRow="0" w:firstColumn="1" w:lastColumn="0" w:oddVBand="0" w:evenVBand="0" w:oddHBand="0" w:evenHBand="0" w:firstRowFirstColumn="0" w:firstRowLastColumn="0" w:lastRowFirstColumn="0" w:lastRowLastColumn="0"/>
            <w:tcW w:w="2880" w:type="dxa"/>
            <w:hideMark/>
          </w:tcPr>
          <w:p w14:paraId="2F8DD8A1" w14:textId="77777777" w:rsidR="000E3585" w:rsidRDefault="000E3585" w:rsidP="00230600">
            <w:r>
              <w:t>resolved</w:t>
            </w:r>
          </w:p>
        </w:tc>
        <w:tc>
          <w:tcPr>
            <w:tcW w:w="2880" w:type="dxa"/>
            <w:hideMark/>
          </w:tcPr>
          <w:p w14:paraId="6FBC71E0" w14:textId="77777777" w:rsidR="000E3585" w:rsidRDefault="000E3585" w:rsidP="00230600">
            <w:pPr>
              <w:cnfStyle w:val="000000000000" w:firstRow="0" w:lastRow="0" w:firstColumn="0" w:lastColumn="0" w:oddVBand="0" w:evenVBand="0" w:oddHBand="0" w:evenHBand="0" w:firstRowFirstColumn="0" w:firstRowLastColumn="0" w:lastRowFirstColumn="0" w:lastRowLastColumn="0"/>
            </w:pPr>
            <w:r>
              <w:t>BOOLEAN DEFAULT FALSE</w:t>
            </w:r>
          </w:p>
        </w:tc>
        <w:tc>
          <w:tcPr>
            <w:tcW w:w="2880" w:type="dxa"/>
            <w:hideMark/>
          </w:tcPr>
          <w:p w14:paraId="2B6992F7" w14:textId="77777777" w:rsidR="000E3585" w:rsidRDefault="000E3585" w:rsidP="00230600">
            <w:pPr>
              <w:cnfStyle w:val="000000000000" w:firstRow="0" w:lastRow="0" w:firstColumn="0" w:lastColumn="0" w:oddVBand="0" w:evenVBand="0" w:oddHBand="0" w:evenHBand="0" w:firstRowFirstColumn="0" w:firstRowLastColumn="0" w:lastRowFirstColumn="0" w:lastRowLastColumn="0"/>
            </w:pPr>
            <w:r>
              <w:t>Resolved flag</w:t>
            </w:r>
          </w:p>
        </w:tc>
      </w:tr>
      <w:tr w:rsidR="000E3585" w14:paraId="2545F186" w14:textId="77777777" w:rsidTr="00675F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559F3606" w14:textId="77777777" w:rsidR="000E3585" w:rsidRDefault="000E3585" w:rsidP="00230600">
            <w:proofErr w:type="spellStart"/>
            <w:r>
              <w:t>created_at</w:t>
            </w:r>
            <w:proofErr w:type="spellEnd"/>
          </w:p>
        </w:tc>
        <w:tc>
          <w:tcPr>
            <w:tcW w:w="2880" w:type="dxa"/>
            <w:hideMark/>
          </w:tcPr>
          <w:p w14:paraId="57E86510" w14:textId="77777777" w:rsidR="000E3585" w:rsidRDefault="000E3585" w:rsidP="00230600">
            <w:pPr>
              <w:cnfStyle w:val="000000100000" w:firstRow="0" w:lastRow="0" w:firstColumn="0" w:lastColumn="0" w:oddVBand="0" w:evenVBand="0" w:oddHBand="1" w:evenHBand="0" w:firstRowFirstColumn="0" w:firstRowLastColumn="0" w:lastRowFirstColumn="0" w:lastRowLastColumn="0"/>
            </w:pPr>
            <w:r>
              <w:t xml:space="preserve">TIMESTAMP DEFAULT </w:t>
            </w:r>
            <w:proofErr w:type="gramStart"/>
            <w:r>
              <w:t>now(</w:t>
            </w:r>
            <w:proofErr w:type="gramEnd"/>
            <w:r>
              <w:t>)</w:t>
            </w:r>
          </w:p>
        </w:tc>
        <w:tc>
          <w:tcPr>
            <w:tcW w:w="2880" w:type="dxa"/>
            <w:hideMark/>
          </w:tcPr>
          <w:p w14:paraId="0979EB56" w14:textId="77777777" w:rsidR="000E3585" w:rsidRDefault="000E3585" w:rsidP="00230600">
            <w:pPr>
              <w:cnfStyle w:val="000000100000" w:firstRow="0" w:lastRow="0" w:firstColumn="0" w:lastColumn="0" w:oddVBand="0" w:evenVBand="0" w:oddHBand="1" w:evenHBand="0" w:firstRowFirstColumn="0" w:firstRowLastColumn="0" w:lastRowFirstColumn="0" w:lastRowLastColumn="0"/>
            </w:pPr>
            <w:r>
              <w:t>When flagged</w:t>
            </w:r>
          </w:p>
        </w:tc>
      </w:tr>
    </w:tbl>
    <w:p w14:paraId="630FC63D" w14:textId="7158A8B9" w:rsidR="00230600" w:rsidRDefault="00230600">
      <w:pPr>
        <w:pStyle w:val="Heading4"/>
        <w:pPrChange w:id="1290" w:author="Awet Teka" w:date="2025-09-13T12:53:00Z" w16du:dateUtc="2025-09-13T09:53:00Z">
          <w:pPr>
            <w:pStyle w:val="Heading3"/>
          </w:pPr>
        </w:pPrChange>
      </w:pPr>
      <w:r w:rsidRPr="000E3585">
        <w:lastRenderedPageBreak/>
        <w:t>Traffic</w:t>
      </w:r>
      <w:r>
        <w:t xml:space="preserve"> </w:t>
      </w:r>
      <w:r w:rsidRPr="000E3585">
        <w:t>For</w:t>
      </w:r>
      <w:r>
        <w:t xml:space="preserve"> </w:t>
      </w:r>
      <w:r w:rsidRPr="000E3585">
        <w:t>Prioritization</w:t>
      </w:r>
    </w:p>
    <w:p w14:paraId="074F6CC3" w14:textId="57589E19" w:rsidR="000E3585" w:rsidRDefault="000E3585" w:rsidP="000E3585">
      <w:pPr>
        <w:pStyle w:val="Caption"/>
      </w:pPr>
      <w:r>
        <w:t xml:space="preserve">Table </w:t>
      </w:r>
      <w:fldSimple w:instr=" SEQ Table \* ARABIC ">
        <w:r>
          <w:rPr>
            <w:noProof/>
          </w:rPr>
          <w:t>12</w:t>
        </w:r>
      </w:fldSimple>
      <w:r w:rsidR="00675F4B">
        <w:t>.</w:t>
      </w:r>
      <w:r>
        <w:t xml:space="preserve"> </w:t>
      </w:r>
      <w:r w:rsidR="00975FEA" w:rsidRPr="000E3585">
        <w:t>Traffic</w:t>
      </w:r>
      <w:r w:rsidR="00975FEA">
        <w:t xml:space="preserve"> </w:t>
      </w:r>
      <w:r w:rsidR="00975FEA" w:rsidRPr="000E3585">
        <w:t>for</w:t>
      </w:r>
      <w:r w:rsidR="00975FEA">
        <w:t xml:space="preserve"> </w:t>
      </w:r>
      <w:r w:rsidR="00975FEA" w:rsidRPr="000E3585">
        <w:t>Prioritization (Prepared Values)</w:t>
      </w:r>
    </w:p>
    <w:tbl>
      <w:tblPr>
        <w:tblStyle w:val="ListTable3"/>
        <w:tblW w:w="0" w:type="auto"/>
        <w:tblLook w:val="04A0" w:firstRow="1" w:lastRow="0" w:firstColumn="1" w:lastColumn="0" w:noHBand="0" w:noVBand="1"/>
      </w:tblPr>
      <w:tblGrid>
        <w:gridCol w:w="2877"/>
        <w:gridCol w:w="2878"/>
        <w:gridCol w:w="2875"/>
      </w:tblGrid>
      <w:tr w:rsidR="000E3585" w14:paraId="2444ED97" w14:textId="77777777" w:rsidTr="00675F4B">
        <w:trPr>
          <w:cnfStyle w:val="100000000000" w:firstRow="1" w:lastRow="0" w:firstColumn="0" w:lastColumn="0" w:oddVBand="0" w:evenVBand="0" w:oddHBand="0" w:evenHBand="0" w:firstRowFirstColumn="0" w:firstRowLastColumn="0" w:lastRowFirstColumn="0" w:lastRowLastColumn="0"/>
        </w:trPr>
        <w:tc>
          <w:tcPr>
            <w:cnfStyle w:val="001000000100" w:firstRow="0" w:lastRow="0" w:firstColumn="1" w:lastColumn="0" w:oddVBand="0" w:evenVBand="0" w:oddHBand="0" w:evenHBand="0" w:firstRowFirstColumn="1" w:firstRowLastColumn="0" w:lastRowFirstColumn="0" w:lastRowLastColumn="0"/>
            <w:tcW w:w="2880" w:type="dxa"/>
            <w:hideMark/>
          </w:tcPr>
          <w:p w14:paraId="0D0C2878" w14:textId="77777777" w:rsidR="000E3585" w:rsidRDefault="000E3585" w:rsidP="00230600">
            <w:r>
              <w:t>Column</w:t>
            </w:r>
          </w:p>
        </w:tc>
        <w:tc>
          <w:tcPr>
            <w:tcW w:w="2880" w:type="dxa"/>
            <w:hideMark/>
          </w:tcPr>
          <w:p w14:paraId="26793CD7" w14:textId="77777777" w:rsidR="000E3585" w:rsidRDefault="000E3585" w:rsidP="00230600">
            <w:pPr>
              <w:cnfStyle w:val="100000000000" w:firstRow="1" w:lastRow="0" w:firstColumn="0" w:lastColumn="0" w:oddVBand="0" w:evenVBand="0" w:oddHBand="0" w:evenHBand="0" w:firstRowFirstColumn="0" w:firstRowLastColumn="0" w:lastRowFirstColumn="0" w:lastRowLastColumn="0"/>
            </w:pPr>
            <w:r>
              <w:t>Type</w:t>
            </w:r>
          </w:p>
        </w:tc>
        <w:tc>
          <w:tcPr>
            <w:tcW w:w="2880" w:type="dxa"/>
            <w:hideMark/>
          </w:tcPr>
          <w:p w14:paraId="141FD541" w14:textId="77777777" w:rsidR="000E3585" w:rsidRDefault="000E3585" w:rsidP="00230600">
            <w:pPr>
              <w:cnfStyle w:val="100000000000" w:firstRow="1" w:lastRow="0" w:firstColumn="0" w:lastColumn="0" w:oddVBand="0" w:evenVBand="0" w:oddHBand="0" w:evenHBand="0" w:firstRowFirstColumn="0" w:firstRowLastColumn="0" w:lastRowFirstColumn="0" w:lastRowLastColumn="0"/>
            </w:pPr>
            <w:r>
              <w:t>Description</w:t>
            </w:r>
          </w:p>
        </w:tc>
      </w:tr>
      <w:tr w:rsidR="000E3585" w14:paraId="63FFD4E5" w14:textId="77777777" w:rsidTr="00675F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035B7E92" w14:textId="77777777" w:rsidR="000E3585" w:rsidRDefault="000E3585" w:rsidP="00230600">
            <w:proofErr w:type="spellStart"/>
            <w:r>
              <w:t>prep_id</w:t>
            </w:r>
            <w:proofErr w:type="spellEnd"/>
          </w:p>
        </w:tc>
        <w:tc>
          <w:tcPr>
            <w:tcW w:w="2880" w:type="dxa"/>
            <w:hideMark/>
          </w:tcPr>
          <w:p w14:paraId="681349CE" w14:textId="77777777" w:rsidR="000E3585" w:rsidRDefault="000E3585" w:rsidP="00230600">
            <w:pPr>
              <w:cnfStyle w:val="000000100000" w:firstRow="0" w:lastRow="0" w:firstColumn="0" w:lastColumn="0" w:oddVBand="0" w:evenVBand="0" w:oddHBand="1" w:evenHBand="0" w:firstRowFirstColumn="0" w:firstRowLastColumn="0" w:lastRowFirstColumn="0" w:lastRowLastColumn="0"/>
            </w:pPr>
            <w:r>
              <w:t>BIGSERIAL (PK)</w:t>
            </w:r>
          </w:p>
        </w:tc>
        <w:tc>
          <w:tcPr>
            <w:tcW w:w="2880" w:type="dxa"/>
            <w:hideMark/>
          </w:tcPr>
          <w:p w14:paraId="47034877" w14:textId="77777777" w:rsidR="000E3585" w:rsidRDefault="000E3585" w:rsidP="00230600">
            <w:pPr>
              <w:cnfStyle w:val="000000100000" w:firstRow="0" w:lastRow="0" w:firstColumn="0" w:lastColumn="0" w:oddVBand="0" w:evenVBand="0" w:oddHBand="1" w:evenHBand="0" w:firstRowFirstColumn="0" w:firstRowLastColumn="0" w:lastRowFirstColumn="0" w:lastRowLastColumn="0"/>
            </w:pPr>
            <w:r>
              <w:t>Identifier</w:t>
            </w:r>
          </w:p>
        </w:tc>
      </w:tr>
      <w:tr w:rsidR="000E3585" w14:paraId="0EC2BCB2" w14:textId="77777777" w:rsidTr="00675F4B">
        <w:tc>
          <w:tcPr>
            <w:cnfStyle w:val="001000000000" w:firstRow="0" w:lastRow="0" w:firstColumn="1" w:lastColumn="0" w:oddVBand="0" w:evenVBand="0" w:oddHBand="0" w:evenHBand="0" w:firstRowFirstColumn="0" w:firstRowLastColumn="0" w:lastRowFirstColumn="0" w:lastRowLastColumn="0"/>
            <w:tcW w:w="2880" w:type="dxa"/>
            <w:hideMark/>
          </w:tcPr>
          <w:p w14:paraId="689742F6" w14:textId="77777777" w:rsidR="000E3585" w:rsidRDefault="000E3585" w:rsidP="00230600">
            <w:proofErr w:type="spellStart"/>
            <w:r>
              <w:t>road_id</w:t>
            </w:r>
            <w:proofErr w:type="spellEnd"/>
          </w:p>
        </w:tc>
        <w:tc>
          <w:tcPr>
            <w:tcW w:w="2880" w:type="dxa"/>
            <w:hideMark/>
          </w:tcPr>
          <w:p w14:paraId="0DF0B52E" w14:textId="77777777" w:rsidR="000E3585" w:rsidRDefault="000E3585" w:rsidP="00230600">
            <w:pPr>
              <w:cnfStyle w:val="000000000000" w:firstRow="0" w:lastRow="0" w:firstColumn="0" w:lastColumn="0" w:oddVBand="0" w:evenVBand="0" w:oddHBand="0" w:evenHBand="0" w:firstRowFirstColumn="0" w:firstRowLastColumn="0" w:lastRowFirstColumn="0" w:lastRowLastColumn="0"/>
            </w:pPr>
            <w:r>
              <w:t>INT (FK → road)</w:t>
            </w:r>
          </w:p>
        </w:tc>
        <w:tc>
          <w:tcPr>
            <w:tcW w:w="2880" w:type="dxa"/>
            <w:hideMark/>
          </w:tcPr>
          <w:p w14:paraId="66636912" w14:textId="77777777" w:rsidR="000E3585" w:rsidRDefault="000E3585" w:rsidP="00230600">
            <w:pPr>
              <w:cnfStyle w:val="000000000000" w:firstRow="0" w:lastRow="0" w:firstColumn="0" w:lastColumn="0" w:oddVBand="0" w:evenVBand="0" w:oddHBand="0" w:evenHBand="0" w:firstRowFirstColumn="0" w:firstRowLastColumn="0" w:lastRowFirstColumn="0" w:lastRowLastColumn="0"/>
            </w:pPr>
            <w:r>
              <w:t>Road</w:t>
            </w:r>
          </w:p>
        </w:tc>
      </w:tr>
      <w:tr w:rsidR="000E3585" w14:paraId="60242EAE" w14:textId="77777777" w:rsidTr="00675F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5FCDB461" w14:textId="77777777" w:rsidR="000E3585" w:rsidRDefault="000E3585" w:rsidP="00230600">
            <w:proofErr w:type="spellStart"/>
            <w:r>
              <w:t>road_segment_id</w:t>
            </w:r>
            <w:proofErr w:type="spellEnd"/>
          </w:p>
        </w:tc>
        <w:tc>
          <w:tcPr>
            <w:tcW w:w="2880" w:type="dxa"/>
            <w:hideMark/>
          </w:tcPr>
          <w:p w14:paraId="718DE485" w14:textId="77777777" w:rsidR="000E3585" w:rsidRDefault="000E3585" w:rsidP="00230600">
            <w:pPr>
              <w:cnfStyle w:val="000000100000" w:firstRow="0" w:lastRow="0" w:firstColumn="0" w:lastColumn="0" w:oddVBand="0" w:evenVBand="0" w:oddHBand="1" w:evenHBand="0" w:firstRowFirstColumn="0" w:firstRowLastColumn="0" w:lastRowFirstColumn="0" w:lastRowLastColumn="0"/>
            </w:pPr>
            <w:r>
              <w:t xml:space="preserve">INT (FK → </w:t>
            </w:r>
            <w:proofErr w:type="spellStart"/>
            <w:r>
              <w:t>road_segment</w:t>
            </w:r>
            <w:proofErr w:type="spellEnd"/>
            <w:r>
              <w:t>)</w:t>
            </w:r>
          </w:p>
        </w:tc>
        <w:tc>
          <w:tcPr>
            <w:tcW w:w="2880" w:type="dxa"/>
            <w:hideMark/>
          </w:tcPr>
          <w:p w14:paraId="6B84C91C" w14:textId="77777777" w:rsidR="000E3585" w:rsidRDefault="000E3585" w:rsidP="00230600">
            <w:pPr>
              <w:cnfStyle w:val="000000100000" w:firstRow="0" w:lastRow="0" w:firstColumn="0" w:lastColumn="0" w:oddVBand="0" w:evenVBand="0" w:oddHBand="1" w:evenHBand="0" w:firstRowFirstColumn="0" w:firstRowLastColumn="0" w:lastRowFirstColumn="0" w:lastRowLastColumn="0"/>
            </w:pPr>
            <w:r>
              <w:t>Segment</w:t>
            </w:r>
          </w:p>
        </w:tc>
      </w:tr>
      <w:tr w:rsidR="000E3585" w14:paraId="4E97DD79" w14:textId="77777777" w:rsidTr="00675F4B">
        <w:tc>
          <w:tcPr>
            <w:cnfStyle w:val="001000000000" w:firstRow="0" w:lastRow="0" w:firstColumn="1" w:lastColumn="0" w:oddVBand="0" w:evenVBand="0" w:oddHBand="0" w:evenHBand="0" w:firstRowFirstColumn="0" w:firstRowLastColumn="0" w:lastRowFirstColumn="0" w:lastRowLastColumn="0"/>
            <w:tcW w:w="2880" w:type="dxa"/>
            <w:hideMark/>
          </w:tcPr>
          <w:p w14:paraId="671FBE9F" w14:textId="77777777" w:rsidR="000E3585" w:rsidRDefault="000E3585" w:rsidP="00230600">
            <w:proofErr w:type="spellStart"/>
            <w:r>
              <w:t>fiscal_year</w:t>
            </w:r>
            <w:proofErr w:type="spellEnd"/>
          </w:p>
        </w:tc>
        <w:tc>
          <w:tcPr>
            <w:tcW w:w="2880" w:type="dxa"/>
            <w:hideMark/>
          </w:tcPr>
          <w:p w14:paraId="47E0CBCD" w14:textId="77777777" w:rsidR="000E3585" w:rsidRDefault="000E3585" w:rsidP="00230600">
            <w:pPr>
              <w:cnfStyle w:val="000000000000" w:firstRow="0" w:lastRow="0" w:firstColumn="0" w:lastColumn="0" w:oddVBand="0" w:evenVBand="0" w:oddHBand="0" w:evenHBand="0" w:firstRowFirstColumn="0" w:firstRowLastColumn="0" w:lastRowFirstColumn="0" w:lastRowLastColumn="0"/>
            </w:pPr>
            <w:r>
              <w:t>INT</w:t>
            </w:r>
          </w:p>
        </w:tc>
        <w:tc>
          <w:tcPr>
            <w:tcW w:w="2880" w:type="dxa"/>
            <w:hideMark/>
          </w:tcPr>
          <w:p w14:paraId="15F762D9" w14:textId="77777777" w:rsidR="000E3585" w:rsidRDefault="000E3585" w:rsidP="00230600">
            <w:pPr>
              <w:cnfStyle w:val="000000000000" w:firstRow="0" w:lastRow="0" w:firstColumn="0" w:lastColumn="0" w:oddVBand="0" w:evenVBand="0" w:oddHBand="0" w:evenHBand="0" w:firstRowFirstColumn="0" w:firstRowLastColumn="0" w:lastRowFirstColumn="0" w:lastRowLastColumn="0"/>
            </w:pPr>
            <w:r>
              <w:t>Fiscal year</w:t>
            </w:r>
          </w:p>
        </w:tc>
      </w:tr>
      <w:tr w:rsidR="000E3585" w14:paraId="14E2242D" w14:textId="77777777" w:rsidTr="00675F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33183F1A" w14:textId="77777777" w:rsidR="000E3585" w:rsidRDefault="000E3585" w:rsidP="00230600">
            <w:proofErr w:type="spellStart"/>
            <w:r>
              <w:t>value_type</w:t>
            </w:r>
            <w:proofErr w:type="spellEnd"/>
          </w:p>
        </w:tc>
        <w:tc>
          <w:tcPr>
            <w:tcW w:w="2880" w:type="dxa"/>
            <w:hideMark/>
          </w:tcPr>
          <w:p w14:paraId="4439A19C" w14:textId="77777777" w:rsidR="000E3585" w:rsidRDefault="000E3585" w:rsidP="00230600">
            <w:pPr>
              <w:cnfStyle w:val="000000100000" w:firstRow="0" w:lastRow="0" w:firstColumn="0" w:lastColumn="0" w:oddVBand="0" w:evenVBand="0" w:oddHBand="1" w:evenHBand="0" w:firstRowFirstColumn="0" w:firstRowLastColumn="0" w:lastRowFirstColumn="0" w:lastRowLastColumn="0"/>
            </w:pPr>
            <w:r>
              <w:t>ENUM('ADT','PCU')</w:t>
            </w:r>
          </w:p>
        </w:tc>
        <w:tc>
          <w:tcPr>
            <w:tcW w:w="2880" w:type="dxa"/>
            <w:hideMark/>
          </w:tcPr>
          <w:p w14:paraId="71F9BD5A" w14:textId="77777777" w:rsidR="000E3585" w:rsidRDefault="000E3585" w:rsidP="00230600">
            <w:pPr>
              <w:cnfStyle w:val="000000100000" w:firstRow="0" w:lastRow="0" w:firstColumn="0" w:lastColumn="0" w:oddVBand="0" w:evenVBand="0" w:oddHBand="1" w:evenHBand="0" w:firstRowFirstColumn="0" w:firstRowLastColumn="0" w:lastRowFirstColumn="0" w:lastRowLastColumn="0"/>
            </w:pPr>
            <w:r>
              <w:t>Which value chosen</w:t>
            </w:r>
          </w:p>
        </w:tc>
      </w:tr>
      <w:tr w:rsidR="000E3585" w14:paraId="51816FFC" w14:textId="77777777" w:rsidTr="00675F4B">
        <w:tc>
          <w:tcPr>
            <w:cnfStyle w:val="001000000000" w:firstRow="0" w:lastRow="0" w:firstColumn="1" w:lastColumn="0" w:oddVBand="0" w:evenVBand="0" w:oddHBand="0" w:evenHBand="0" w:firstRowFirstColumn="0" w:firstRowLastColumn="0" w:lastRowFirstColumn="0" w:lastRowLastColumn="0"/>
            <w:tcW w:w="2880" w:type="dxa"/>
            <w:hideMark/>
          </w:tcPr>
          <w:p w14:paraId="42929D34" w14:textId="77777777" w:rsidR="000E3585" w:rsidRDefault="000E3585" w:rsidP="00230600">
            <w:r>
              <w:t>value</w:t>
            </w:r>
          </w:p>
        </w:tc>
        <w:tc>
          <w:tcPr>
            <w:tcW w:w="2880" w:type="dxa"/>
            <w:hideMark/>
          </w:tcPr>
          <w:p w14:paraId="0DA598FA" w14:textId="77777777" w:rsidR="000E3585" w:rsidRDefault="000E3585" w:rsidP="00230600">
            <w:pPr>
              <w:cnfStyle w:val="000000000000" w:firstRow="0" w:lastRow="0" w:firstColumn="0" w:lastColumn="0" w:oddVBand="0" w:evenVBand="0" w:oddHBand="0" w:evenHBand="0" w:firstRowFirstColumn="0" w:firstRowLastColumn="0" w:lastRowFirstColumn="0" w:lastRowLastColumn="0"/>
            </w:pPr>
            <w:proofErr w:type="gramStart"/>
            <w:r>
              <w:t>DECIMAL(</w:t>
            </w:r>
            <w:proofErr w:type="gramEnd"/>
            <w:r>
              <w:t>14,3)</w:t>
            </w:r>
          </w:p>
        </w:tc>
        <w:tc>
          <w:tcPr>
            <w:tcW w:w="2880" w:type="dxa"/>
            <w:hideMark/>
          </w:tcPr>
          <w:p w14:paraId="24EA746E" w14:textId="77777777" w:rsidR="000E3585" w:rsidRDefault="000E3585" w:rsidP="00230600">
            <w:pPr>
              <w:cnfStyle w:val="000000000000" w:firstRow="0" w:lastRow="0" w:firstColumn="0" w:lastColumn="0" w:oddVBand="0" w:evenVBand="0" w:oddHBand="0" w:evenHBand="0" w:firstRowFirstColumn="0" w:firstRowLastColumn="0" w:lastRowFirstColumn="0" w:lastRowLastColumn="0"/>
            </w:pPr>
            <w:r>
              <w:t>Numeric ADT or PCU used</w:t>
            </w:r>
          </w:p>
        </w:tc>
      </w:tr>
      <w:tr w:rsidR="000E3585" w14:paraId="36E1C477" w14:textId="77777777" w:rsidTr="00675F4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hideMark/>
          </w:tcPr>
          <w:p w14:paraId="6DB1F015" w14:textId="77777777" w:rsidR="000E3585" w:rsidRDefault="000E3585" w:rsidP="00230600">
            <w:proofErr w:type="spellStart"/>
            <w:r>
              <w:t>source_survey_id</w:t>
            </w:r>
            <w:proofErr w:type="spellEnd"/>
          </w:p>
        </w:tc>
        <w:tc>
          <w:tcPr>
            <w:tcW w:w="2880" w:type="dxa"/>
            <w:hideMark/>
          </w:tcPr>
          <w:p w14:paraId="5E545827" w14:textId="77777777" w:rsidR="000E3585" w:rsidRDefault="000E3585" w:rsidP="00230600">
            <w:pPr>
              <w:cnfStyle w:val="000000100000" w:firstRow="0" w:lastRow="0" w:firstColumn="0" w:lastColumn="0" w:oddVBand="0" w:evenVBand="0" w:oddHBand="1" w:evenHBand="0" w:firstRowFirstColumn="0" w:firstRowLastColumn="0" w:lastRowFirstColumn="0" w:lastRowLastColumn="0"/>
            </w:pPr>
            <w:r>
              <w:t xml:space="preserve">INT (FK → </w:t>
            </w:r>
            <w:proofErr w:type="spellStart"/>
            <w:r>
              <w:t>traffic_survey</w:t>
            </w:r>
            <w:proofErr w:type="spellEnd"/>
            <w:r>
              <w:t>)</w:t>
            </w:r>
          </w:p>
        </w:tc>
        <w:tc>
          <w:tcPr>
            <w:tcW w:w="2880" w:type="dxa"/>
            <w:hideMark/>
          </w:tcPr>
          <w:p w14:paraId="64C6BA31" w14:textId="77777777" w:rsidR="000E3585" w:rsidRDefault="000E3585" w:rsidP="00230600">
            <w:pPr>
              <w:cnfStyle w:val="000000100000" w:firstRow="0" w:lastRow="0" w:firstColumn="0" w:lastColumn="0" w:oddVBand="0" w:evenVBand="0" w:oddHBand="1" w:evenHBand="0" w:firstRowFirstColumn="0" w:firstRowLastColumn="0" w:lastRowFirstColumn="0" w:lastRowLastColumn="0"/>
            </w:pPr>
            <w:r>
              <w:t>Survey used</w:t>
            </w:r>
          </w:p>
        </w:tc>
      </w:tr>
      <w:tr w:rsidR="000E3585" w14:paraId="33C544A7" w14:textId="77777777" w:rsidTr="00675F4B">
        <w:tc>
          <w:tcPr>
            <w:cnfStyle w:val="001000000000" w:firstRow="0" w:lastRow="0" w:firstColumn="1" w:lastColumn="0" w:oddVBand="0" w:evenVBand="0" w:oddHBand="0" w:evenHBand="0" w:firstRowFirstColumn="0" w:firstRowLastColumn="0" w:lastRowFirstColumn="0" w:lastRowLastColumn="0"/>
            <w:tcW w:w="2880" w:type="dxa"/>
            <w:hideMark/>
          </w:tcPr>
          <w:p w14:paraId="0E3ADAD5" w14:textId="77777777" w:rsidR="000E3585" w:rsidRDefault="000E3585" w:rsidP="00230600">
            <w:proofErr w:type="spellStart"/>
            <w:r>
              <w:t>prepared_at</w:t>
            </w:r>
            <w:proofErr w:type="spellEnd"/>
          </w:p>
        </w:tc>
        <w:tc>
          <w:tcPr>
            <w:tcW w:w="2880" w:type="dxa"/>
            <w:hideMark/>
          </w:tcPr>
          <w:p w14:paraId="02E9C971" w14:textId="77777777" w:rsidR="000E3585" w:rsidRDefault="000E3585" w:rsidP="00230600">
            <w:pPr>
              <w:cnfStyle w:val="000000000000" w:firstRow="0" w:lastRow="0" w:firstColumn="0" w:lastColumn="0" w:oddVBand="0" w:evenVBand="0" w:oddHBand="0" w:evenHBand="0" w:firstRowFirstColumn="0" w:firstRowLastColumn="0" w:lastRowFirstColumn="0" w:lastRowLastColumn="0"/>
            </w:pPr>
            <w:r>
              <w:t xml:space="preserve">TIMESTAMP DEFAULT </w:t>
            </w:r>
            <w:proofErr w:type="gramStart"/>
            <w:r>
              <w:t>now(</w:t>
            </w:r>
            <w:proofErr w:type="gramEnd"/>
            <w:r>
              <w:t>)</w:t>
            </w:r>
          </w:p>
        </w:tc>
        <w:tc>
          <w:tcPr>
            <w:tcW w:w="2880" w:type="dxa"/>
            <w:hideMark/>
          </w:tcPr>
          <w:p w14:paraId="5DE1A008" w14:textId="77777777" w:rsidR="000E3585" w:rsidRDefault="000E3585" w:rsidP="00230600">
            <w:pPr>
              <w:cnfStyle w:val="000000000000" w:firstRow="0" w:lastRow="0" w:firstColumn="0" w:lastColumn="0" w:oddVBand="0" w:evenVBand="0" w:oddHBand="0" w:evenHBand="0" w:firstRowFirstColumn="0" w:firstRowLastColumn="0" w:lastRowFirstColumn="0" w:lastRowLastColumn="0"/>
            </w:pPr>
            <w:r>
              <w:t>When prepared</w:t>
            </w:r>
          </w:p>
        </w:tc>
      </w:tr>
    </w:tbl>
    <w:p w14:paraId="31E77ACF" w14:textId="77777777" w:rsidR="000E3585" w:rsidRPr="000E3585" w:rsidRDefault="000E3585" w:rsidP="00230600">
      <w:pPr>
        <w:spacing w:before="240"/>
        <w:rPr>
          <w:rFonts w:asciiTheme="majorHAnsi" w:hAnsiTheme="majorHAnsi" w:cstheme="majorBidi"/>
          <w:b/>
          <w:bCs/>
          <w:sz w:val="26"/>
          <w:szCs w:val="26"/>
        </w:rPr>
      </w:pPr>
      <w:r w:rsidRPr="000E3585">
        <w:rPr>
          <w:b/>
          <w:bCs/>
        </w:rPr>
        <w:t>Calculation Rules (Summary)</w:t>
      </w:r>
    </w:p>
    <w:p w14:paraId="185F1D43" w14:textId="3E9E77A2" w:rsidR="000E3585" w:rsidRDefault="000E3585" w:rsidP="000E3585">
      <w:pPr>
        <w:pStyle w:val="ListParagraph"/>
        <w:numPr>
          <w:ilvl w:val="3"/>
          <w:numId w:val="52"/>
        </w:numPr>
      </w:pPr>
      <w:proofErr w:type="spellStart"/>
      <w:r>
        <w:t>cycle_daily_avg</w:t>
      </w:r>
      <w:proofErr w:type="spellEnd"/>
      <w:r>
        <w:t xml:space="preserve"> = </w:t>
      </w:r>
      <w:proofErr w:type="spellStart"/>
      <w:r>
        <w:t>cycle_sum_count</w:t>
      </w:r>
      <w:proofErr w:type="spellEnd"/>
      <w:r>
        <w:t xml:space="preserve"> / </w:t>
      </w:r>
      <w:proofErr w:type="spellStart"/>
      <w:r>
        <w:t>cycle_days_counted</w:t>
      </w:r>
      <w:proofErr w:type="spellEnd"/>
    </w:p>
    <w:p w14:paraId="13F24073" w14:textId="2B5B9240" w:rsidR="000E3585" w:rsidRDefault="000E3585" w:rsidP="000E3585">
      <w:pPr>
        <w:pStyle w:val="ListParagraph"/>
        <w:numPr>
          <w:ilvl w:val="3"/>
          <w:numId w:val="52"/>
        </w:numPr>
      </w:pPr>
      <w:r>
        <w:t xml:space="preserve">cycle_daily_24hr = </w:t>
      </w:r>
      <w:proofErr w:type="spellStart"/>
      <w:r>
        <w:t>cycle_daily_avg</w:t>
      </w:r>
      <w:proofErr w:type="spellEnd"/>
      <w:r>
        <w:t xml:space="preserve"> × </w:t>
      </w:r>
      <w:proofErr w:type="spellStart"/>
      <w:r>
        <w:t>night_adjustment_factor</w:t>
      </w:r>
      <w:proofErr w:type="spellEnd"/>
    </w:p>
    <w:p w14:paraId="4F9F3C97" w14:textId="0EF324F3" w:rsidR="000E3585" w:rsidRDefault="000E3585" w:rsidP="000E3585">
      <w:pPr>
        <w:pStyle w:val="ListParagraph"/>
        <w:numPr>
          <w:ilvl w:val="3"/>
          <w:numId w:val="52"/>
        </w:numPr>
      </w:pPr>
      <w:proofErr w:type="spellStart"/>
      <w:r>
        <w:t>ADT_s</w:t>
      </w:r>
      <w:commentRangeStart w:id="1291"/>
      <w:r>
        <w:t>egment</w:t>
      </w:r>
      <w:commentRangeEnd w:id="1291"/>
      <w:r w:rsidR="00390D87">
        <w:rPr>
          <w:rStyle w:val="CommentReference"/>
        </w:rPr>
        <w:commentReference w:id="1291"/>
      </w:r>
      <w:r>
        <w:t>_class</w:t>
      </w:r>
      <w:proofErr w:type="spellEnd"/>
      <w:r>
        <w:t xml:space="preserve"> = </w:t>
      </w:r>
      <w:proofErr w:type="gramStart"/>
      <w:r>
        <w:t>AVG(</w:t>
      </w:r>
      <w:proofErr w:type="gramEnd"/>
      <w:r>
        <w:t>cycle_daily_24hr across cycles) or weighted mean</w:t>
      </w:r>
    </w:p>
    <w:p w14:paraId="2AE44B44" w14:textId="31BCD7C5" w:rsidR="000E3585" w:rsidRDefault="000E3585" w:rsidP="000E3585">
      <w:pPr>
        <w:pStyle w:val="ListParagraph"/>
        <w:numPr>
          <w:ilvl w:val="3"/>
          <w:numId w:val="52"/>
        </w:numPr>
      </w:pPr>
      <w:proofErr w:type="spellStart"/>
      <w:r>
        <w:t>PCU_class</w:t>
      </w:r>
      <w:proofErr w:type="spellEnd"/>
      <w:r>
        <w:t xml:space="preserve"> = </w:t>
      </w:r>
      <w:proofErr w:type="spellStart"/>
      <w:r>
        <w:t>ADT_class</w:t>
      </w:r>
      <w:proofErr w:type="spellEnd"/>
      <w:r>
        <w:t xml:space="preserve"> × </w:t>
      </w:r>
      <w:proofErr w:type="spellStart"/>
      <w:r>
        <w:t>pcu_factor</w:t>
      </w:r>
      <w:proofErr w:type="spellEnd"/>
    </w:p>
    <w:p w14:paraId="13284473" w14:textId="3603C3F7" w:rsidR="000E3585" w:rsidRDefault="000E3585" w:rsidP="000E3585">
      <w:pPr>
        <w:pStyle w:val="ListParagraph"/>
        <w:numPr>
          <w:ilvl w:val="3"/>
          <w:numId w:val="52"/>
        </w:numPr>
      </w:pPr>
      <w:proofErr w:type="spellStart"/>
      <w:r>
        <w:t>ADT_total</w:t>
      </w:r>
      <w:proofErr w:type="spellEnd"/>
      <w:r>
        <w:t xml:space="preserve"> = SUM(</w:t>
      </w:r>
      <w:proofErr w:type="spellStart"/>
      <w:r>
        <w:t>ADT_class</w:t>
      </w:r>
      <w:proofErr w:type="spellEnd"/>
      <w:r>
        <w:t xml:space="preserve">); </w:t>
      </w:r>
      <w:proofErr w:type="spellStart"/>
      <w:r>
        <w:t>PCU_total</w:t>
      </w:r>
      <w:proofErr w:type="spellEnd"/>
      <w:r>
        <w:t xml:space="preserve"> = SUM(</w:t>
      </w:r>
      <w:proofErr w:type="spellStart"/>
      <w:r>
        <w:t>PCU_class</w:t>
      </w:r>
      <w:proofErr w:type="spellEnd"/>
      <w:r>
        <w:t>)</w:t>
      </w:r>
    </w:p>
    <w:p w14:paraId="0AD6B3F7" w14:textId="6ACC0FB0" w:rsidR="000E3585" w:rsidRPr="000E3585" w:rsidRDefault="000E3585" w:rsidP="000E3585">
      <w:pPr>
        <w:rPr>
          <w:b/>
          <w:bCs/>
        </w:rPr>
      </w:pPr>
      <w:r w:rsidRPr="000E3585">
        <w:rPr>
          <w:b/>
          <w:bCs/>
        </w:rPr>
        <w:t>QC Rules (Summary)</w:t>
      </w:r>
      <w:r w:rsidR="007A72EB">
        <w:rPr>
          <w:b/>
          <w:bCs/>
        </w:rPr>
        <w:t>s</w:t>
      </w:r>
    </w:p>
    <w:p w14:paraId="69C2C971" w14:textId="0867A373" w:rsidR="000E3585" w:rsidRDefault="000E3585" w:rsidP="000E3585">
      <w:pPr>
        <w:pStyle w:val="ListParagraph"/>
        <w:numPr>
          <w:ilvl w:val="3"/>
          <w:numId w:val="53"/>
        </w:numPr>
      </w:pPr>
      <w:r>
        <w:t>Missing cycles: flag and reduce confidence</w:t>
      </w:r>
    </w:p>
    <w:p w14:paraId="70B6F586" w14:textId="54406D61" w:rsidR="000E3585" w:rsidRDefault="000E3585" w:rsidP="000E3585">
      <w:pPr>
        <w:pStyle w:val="ListParagraph"/>
        <w:numPr>
          <w:ilvl w:val="3"/>
          <w:numId w:val="53"/>
        </w:numPr>
      </w:pPr>
      <w:r>
        <w:t>Missing days per cycle: flag</w:t>
      </w:r>
    </w:p>
    <w:p w14:paraId="35F61116" w14:textId="787CF533" w:rsidR="000E3585" w:rsidRDefault="000E3585" w:rsidP="000E3585">
      <w:pPr>
        <w:pStyle w:val="ListParagraph"/>
        <w:numPr>
          <w:ilvl w:val="3"/>
          <w:numId w:val="53"/>
        </w:numPr>
      </w:pPr>
      <w:r>
        <w:t>High variability (CV &gt; 0.6): flag</w:t>
      </w:r>
    </w:p>
    <w:p w14:paraId="3BFA5920" w14:textId="5CC2D26A" w:rsidR="000E3585" w:rsidRDefault="000E3585" w:rsidP="000E3585">
      <w:pPr>
        <w:pStyle w:val="ListParagraph"/>
        <w:numPr>
          <w:ilvl w:val="3"/>
          <w:numId w:val="53"/>
        </w:numPr>
      </w:pPr>
      <w:r>
        <w:t>Outlier day (&gt;3× mean): flag and review</w:t>
      </w:r>
    </w:p>
    <w:p w14:paraId="0E39FC31" w14:textId="6EAAAA02" w:rsidR="000E3585" w:rsidRDefault="000E3585" w:rsidP="000E3585">
      <w:pPr>
        <w:pStyle w:val="ListParagraph"/>
        <w:numPr>
          <w:ilvl w:val="3"/>
          <w:numId w:val="53"/>
        </w:numPr>
      </w:pPr>
      <w:r>
        <w:t>Confidence score computed with defined penalties (start 100, subtract per issue)</w:t>
      </w:r>
    </w:p>
    <w:p w14:paraId="253B5833" w14:textId="77777777" w:rsidR="000E3585" w:rsidRDefault="000E3585" w:rsidP="000E3585">
      <w:r>
        <w:t>Operational Recommendations</w:t>
      </w:r>
    </w:p>
    <w:p w14:paraId="70B3680E" w14:textId="00E2DF14" w:rsidR="000E3585" w:rsidRDefault="000E3585" w:rsidP="000E3585">
      <w:pPr>
        <w:pStyle w:val="ListParagraph"/>
        <w:numPr>
          <w:ilvl w:val="3"/>
          <w:numId w:val="54"/>
        </w:numPr>
      </w:pPr>
      <w:r>
        <w:t xml:space="preserve">Use </w:t>
      </w:r>
      <w:proofErr w:type="spellStart"/>
      <w:r>
        <w:t>road_segment</w:t>
      </w:r>
      <w:proofErr w:type="spellEnd"/>
      <w:r>
        <w:t xml:space="preserve"> as the canonical small unit for condition and traffic data.</w:t>
      </w:r>
    </w:p>
    <w:p w14:paraId="2DABCA06" w14:textId="2C7BE711" w:rsidR="000E3585" w:rsidRDefault="000E3585" w:rsidP="000E3585">
      <w:pPr>
        <w:pStyle w:val="ListParagraph"/>
        <w:numPr>
          <w:ilvl w:val="3"/>
          <w:numId w:val="54"/>
        </w:numPr>
      </w:pPr>
      <w:r>
        <w:t>Enforce QA approval before using survey results in prioritization.</w:t>
      </w:r>
    </w:p>
    <w:p w14:paraId="32721DD3" w14:textId="34C714B3" w:rsidR="000E3585" w:rsidRDefault="000E3585" w:rsidP="000E3585">
      <w:pPr>
        <w:pStyle w:val="ListParagraph"/>
        <w:numPr>
          <w:ilvl w:val="3"/>
          <w:numId w:val="54"/>
        </w:numPr>
      </w:pPr>
      <w:r>
        <w:t>Store photos/documents externally and save URLs in attachments fields.</w:t>
      </w:r>
    </w:p>
    <w:p w14:paraId="5EEEF2BB" w14:textId="43F43CC9" w:rsidR="000E3585" w:rsidRDefault="000E3585" w:rsidP="000E3585">
      <w:pPr>
        <w:pStyle w:val="ListParagraph"/>
        <w:numPr>
          <w:ilvl w:val="3"/>
          <w:numId w:val="54"/>
        </w:numPr>
      </w:pPr>
      <w:r>
        <w:t>Materialize and refresh summary views nightly for dashboard performance.</w:t>
      </w:r>
    </w:p>
    <w:p w14:paraId="76A4F34B" w14:textId="28D92DF7" w:rsidR="007A7EA2" w:rsidRPr="00E005B6" w:rsidDel="00790ECC" w:rsidRDefault="007A7EA2">
      <w:pPr>
        <w:rPr>
          <w:del w:id="1292" w:author="Awet Teka" w:date="2025-09-13T13:54:00Z" w16du:dateUtc="2025-09-13T10:54:00Z"/>
          <w:rFonts w:cs="Times New Roman"/>
        </w:rPr>
      </w:pPr>
    </w:p>
    <w:p w14:paraId="240CE654" w14:textId="5B7B56DC" w:rsidR="003C3B16" w:rsidDel="00790ECC" w:rsidRDefault="003C3B16" w:rsidP="003C3B16">
      <w:pPr>
        <w:pStyle w:val="Heading2"/>
        <w:rPr>
          <w:del w:id="1293" w:author="Awet Teka" w:date="2025-09-13T13:54:00Z" w16du:dateUtc="2025-09-13T10:54:00Z"/>
        </w:rPr>
      </w:pPr>
      <w:bookmarkStart w:id="1294" w:name="_Hlk207195288"/>
      <w:del w:id="1295" w:author="Awet Teka" w:date="2025-09-13T13:54:00Z" w16du:dateUtc="2025-09-13T10:54:00Z">
        <w:r w:rsidDel="00790ECC">
          <w:delText>Intervention Requirements</w:delText>
        </w:r>
      </w:del>
    </w:p>
    <w:p w14:paraId="35C77BFC" w14:textId="580EF0A2" w:rsidR="003C3B16" w:rsidRPr="003C3B16" w:rsidDel="00790ECC" w:rsidRDefault="003C3B16" w:rsidP="00B430E5">
      <w:pPr>
        <w:pStyle w:val="Heading3"/>
        <w:rPr>
          <w:del w:id="1296" w:author="Awet Teka" w:date="2025-09-13T13:54:00Z" w16du:dateUtc="2025-09-13T10:54:00Z"/>
        </w:rPr>
      </w:pPr>
      <w:del w:id="1297" w:author="Awet Teka" w:date="2025-09-13T13:54:00Z" w16du:dateUtc="2025-09-13T10:54:00Z">
        <w:r w:rsidDel="00790ECC">
          <w:delText>Intervention Requirements for road sections</w:delText>
        </w:r>
      </w:del>
    </w:p>
    <w:p w14:paraId="0390367C" w14:textId="396798C5" w:rsidR="002840BD" w:rsidDel="00790ECC" w:rsidRDefault="003C3B16" w:rsidP="00675F4B">
      <w:pPr>
        <w:spacing w:before="240"/>
        <w:rPr>
          <w:del w:id="1298" w:author="Awet Teka" w:date="2025-09-13T13:54:00Z" w16du:dateUtc="2025-09-13T10:54:00Z"/>
        </w:rPr>
      </w:pPr>
      <w:del w:id="1299" w:author="Awet Teka" w:date="2025-09-13T13:54:00Z" w16du:dateUtc="2025-09-13T10:54:00Z">
        <w:r w:rsidDel="00790ECC">
          <w:delText>Defines intervention requirements for road sections, with type, scope, cost, MCI, and prioritization.</w:delText>
        </w:r>
      </w:del>
    </w:p>
    <w:p w14:paraId="030C95DB" w14:textId="582C4DAD" w:rsidR="009337F0" w:rsidDel="00790ECC" w:rsidRDefault="009337F0" w:rsidP="009337F0">
      <w:pPr>
        <w:pStyle w:val="Caption"/>
        <w:keepNext/>
        <w:rPr>
          <w:del w:id="1300" w:author="Awet Teka" w:date="2025-09-13T13:54:00Z" w16du:dateUtc="2025-09-13T10:54:00Z"/>
        </w:rPr>
      </w:pPr>
      <w:del w:id="1301" w:author="Awet Teka" w:date="2025-09-13T13:54:00Z" w16du:dateUtc="2025-09-13T10:54:00Z">
        <w:r w:rsidDel="00790ECC">
          <w:delText xml:space="preserve">Table </w:delText>
        </w:r>
        <w:r w:rsidR="000E3585" w:rsidDel="00790ECC">
          <w:fldChar w:fldCharType="begin"/>
        </w:r>
        <w:r w:rsidR="000E3585" w:rsidDel="00790ECC">
          <w:delInstrText xml:space="preserve"> SEQ Table \* ARABIC </w:delInstrText>
        </w:r>
        <w:r w:rsidR="000E3585" w:rsidDel="00790ECC">
          <w:fldChar w:fldCharType="separate"/>
        </w:r>
        <w:r w:rsidR="000E3585" w:rsidDel="00790ECC">
          <w:rPr>
            <w:noProof/>
          </w:rPr>
          <w:delText>13</w:delText>
        </w:r>
        <w:r w:rsidR="000E3585" w:rsidDel="00790ECC">
          <w:rPr>
            <w:noProof/>
          </w:rPr>
          <w:fldChar w:fldCharType="end"/>
        </w:r>
        <w:r w:rsidDel="00790ECC">
          <w:delText xml:space="preserve">. </w:delText>
        </w:r>
        <w:r w:rsidRPr="00F9180D" w:rsidDel="00790ECC">
          <w:delText>Intervention Requirements for road sections</w:delText>
        </w:r>
      </w:del>
    </w:p>
    <w:tbl>
      <w:tblPr>
        <w:tblStyle w:val="LightList"/>
        <w:tblW w:w="0" w:type="auto"/>
        <w:tblLook w:val="04A0" w:firstRow="1" w:lastRow="0" w:firstColumn="1" w:lastColumn="0" w:noHBand="0" w:noVBand="1"/>
      </w:tblPr>
      <w:tblGrid>
        <w:gridCol w:w="2177"/>
        <w:gridCol w:w="4841"/>
        <w:gridCol w:w="1602"/>
      </w:tblGrid>
      <w:tr w:rsidR="003C3B16" w:rsidDel="00790ECC" w14:paraId="04CD205A" w14:textId="70034298" w:rsidTr="002D4EAB">
        <w:trPr>
          <w:cnfStyle w:val="100000000000" w:firstRow="1" w:lastRow="0" w:firstColumn="0" w:lastColumn="0" w:oddVBand="0" w:evenVBand="0" w:oddHBand="0" w:evenHBand="0" w:firstRowFirstColumn="0" w:firstRowLastColumn="0" w:lastRowFirstColumn="0" w:lastRowLastColumn="0"/>
          <w:del w:id="1302" w:author="Awet Teka" w:date="2025-09-13T13:54:00Z"/>
        </w:trPr>
        <w:tc>
          <w:tcPr>
            <w:cnfStyle w:val="001000000000" w:firstRow="0" w:lastRow="0" w:firstColumn="1" w:lastColumn="0" w:oddVBand="0" w:evenVBand="0" w:oddHBand="0" w:evenHBand="0" w:firstRowFirstColumn="0" w:firstRowLastColumn="0" w:lastRowFirstColumn="0" w:lastRowLastColumn="0"/>
            <w:tcW w:w="2880" w:type="dxa"/>
          </w:tcPr>
          <w:p w14:paraId="7067D0FA" w14:textId="1C6AD2CD" w:rsidR="003C3B16" w:rsidDel="00790ECC" w:rsidRDefault="003C3B16" w:rsidP="002D4EAB">
            <w:pPr>
              <w:rPr>
                <w:del w:id="1303" w:author="Awet Teka" w:date="2025-09-13T13:54:00Z" w16du:dateUtc="2025-09-13T10:54:00Z"/>
              </w:rPr>
            </w:pPr>
            <w:del w:id="1304" w:author="Awet Teka" w:date="2025-09-13T13:54:00Z" w16du:dateUtc="2025-09-13T10:54:00Z">
              <w:r w:rsidDel="00790ECC">
                <w:delText>Field</w:delText>
              </w:r>
            </w:del>
          </w:p>
        </w:tc>
        <w:tc>
          <w:tcPr>
            <w:tcW w:w="2880" w:type="dxa"/>
          </w:tcPr>
          <w:p w14:paraId="59C901B4" w14:textId="498ADCE0" w:rsidR="003C3B16" w:rsidDel="00790ECC" w:rsidRDefault="003C3B16" w:rsidP="002D4EAB">
            <w:pPr>
              <w:cnfStyle w:val="100000000000" w:firstRow="1" w:lastRow="0" w:firstColumn="0" w:lastColumn="0" w:oddVBand="0" w:evenVBand="0" w:oddHBand="0" w:evenHBand="0" w:firstRowFirstColumn="0" w:firstRowLastColumn="0" w:lastRowFirstColumn="0" w:lastRowLastColumn="0"/>
              <w:rPr>
                <w:del w:id="1305" w:author="Awet Teka" w:date="2025-09-13T13:54:00Z" w16du:dateUtc="2025-09-13T10:54:00Z"/>
              </w:rPr>
            </w:pPr>
            <w:del w:id="1306" w:author="Awet Teka" w:date="2025-09-13T13:54:00Z" w16du:dateUtc="2025-09-13T10:54:00Z">
              <w:r w:rsidDel="00790ECC">
                <w:delText>Type</w:delText>
              </w:r>
            </w:del>
          </w:p>
        </w:tc>
        <w:tc>
          <w:tcPr>
            <w:tcW w:w="2880" w:type="dxa"/>
          </w:tcPr>
          <w:p w14:paraId="0F532C09" w14:textId="474653A2" w:rsidR="003C3B16" w:rsidDel="00790ECC" w:rsidRDefault="003C3B16" w:rsidP="002D4EAB">
            <w:pPr>
              <w:cnfStyle w:val="100000000000" w:firstRow="1" w:lastRow="0" w:firstColumn="0" w:lastColumn="0" w:oddVBand="0" w:evenVBand="0" w:oddHBand="0" w:evenHBand="0" w:firstRowFirstColumn="0" w:firstRowLastColumn="0" w:lastRowFirstColumn="0" w:lastRowLastColumn="0"/>
              <w:rPr>
                <w:del w:id="1307" w:author="Awet Teka" w:date="2025-09-13T13:54:00Z" w16du:dateUtc="2025-09-13T10:54:00Z"/>
              </w:rPr>
            </w:pPr>
            <w:del w:id="1308" w:author="Awet Teka" w:date="2025-09-13T13:54:00Z" w16du:dateUtc="2025-09-13T10:54:00Z">
              <w:r w:rsidDel="00790ECC">
                <w:delText>Description</w:delText>
              </w:r>
            </w:del>
          </w:p>
        </w:tc>
      </w:tr>
      <w:tr w:rsidR="003C3B16" w:rsidDel="00790ECC" w14:paraId="11864CF1" w14:textId="5F77450A" w:rsidTr="002D4EAB">
        <w:trPr>
          <w:cnfStyle w:val="000000100000" w:firstRow="0" w:lastRow="0" w:firstColumn="0" w:lastColumn="0" w:oddVBand="0" w:evenVBand="0" w:oddHBand="1" w:evenHBand="0" w:firstRowFirstColumn="0" w:firstRowLastColumn="0" w:lastRowFirstColumn="0" w:lastRowLastColumn="0"/>
          <w:del w:id="1309" w:author="Awet Teka" w:date="2025-09-13T13:54:00Z"/>
        </w:trPr>
        <w:tc>
          <w:tcPr>
            <w:cnfStyle w:val="001000000000" w:firstRow="0" w:lastRow="0" w:firstColumn="1" w:lastColumn="0" w:oddVBand="0" w:evenVBand="0" w:oddHBand="0" w:evenHBand="0" w:firstRowFirstColumn="0" w:firstRowLastColumn="0" w:lastRowFirstColumn="0" w:lastRowLastColumn="0"/>
            <w:tcW w:w="2880" w:type="dxa"/>
          </w:tcPr>
          <w:p w14:paraId="4C5ED052" w14:textId="5BB0636E" w:rsidR="003C3B16" w:rsidDel="00790ECC" w:rsidRDefault="003C3B16" w:rsidP="002D4EAB">
            <w:pPr>
              <w:rPr>
                <w:del w:id="1310" w:author="Awet Teka" w:date="2025-09-13T13:54:00Z" w16du:dateUtc="2025-09-13T10:54:00Z"/>
              </w:rPr>
            </w:pPr>
            <w:del w:id="1311" w:author="Awet Teka" w:date="2025-09-13T13:54:00Z" w16du:dateUtc="2025-09-13T10:54:00Z">
              <w:r w:rsidDel="00790ECC">
                <w:delText>intervention_id</w:delText>
              </w:r>
            </w:del>
          </w:p>
        </w:tc>
        <w:tc>
          <w:tcPr>
            <w:tcW w:w="2880" w:type="dxa"/>
          </w:tcPr>
          <w:p w14:paraId="6C6AB965" w14:textId="654DABE4" w:rsidR="003C3B16" w:rsidDel="00790ECC" w:rsidRDefault="003C3B16" w:rsidP="002D4EAB">
            <w:pPr>
              <w:cnfStyle w:val="000000100000" w:firstRow="0" w:lastRow="0" w:firstColumn="0" w:lastColumn="0" w:oddVBand="0" w:evenVBand="0" w:oddHBand="1" w:evenHBand="0" w:firstRowFirstColumn="0" w:firstRowLastColumn="0" w:lastRowFirstColumn="0" w:lastRowLastColumn="0"/>
              <w:rPr>
                <w:del w:id="1312" w:author="Awet Teka" w:date="2025-09-13T13:54:00Z" w16du:dateUtc="2025-09-13T10:54:00Z"/>
              </w:rPr>
            </w:pPr>
            <w:del w:id="1313" w:author="Awet Teka" w:date="2025-09-13T13:54:00Z" w16du:dateUtc="2025-09-13T10:54:00Z">
              <w:r w:rsidDel="00790ECC">
                <w:delText>BIGSERIAL, PK</w:delText>
              </w:r>
            </w:del>
          </w:p>
        </w:tc>
        <w:tc>
          <w:tcPr>
            <w:tcW w:w="2880" w:type="dxa"/>
          </w:tcPr>
          <w:p w14:paraId="55574F33" w14:textId="6D187CC3" w:rsidR="003C3B16" w:rsidDel="00790ECC" w:rsidRDefault="003C3B16" w:rsidP="002D4EAB">
            <w:pPr>
              <w:cnfStyle w:val="000000100000" w:firstRow="0" w:lastRow="0" w:firstColumn="0" w:lastColumn="0" w:oddVBand="0" w:evenVBand="0" w:oddHBand="1" w:evenHBand="0" w:firstRowFirstColumn="0" w:firstRowLastColumn="0" w:lastRowFirstColumn="0" w:lastRowLastColumn="0"/>
              <w:rPr>
                <w:del w:id="1314" w:author="Awet Teka" w:date="2025-09-13T13:54:00Z" w16du:dateUtc="2025-09-13T10:54:00Z"/>
              </w:rPr>
            </w:pPr>
            <w:del w:id="1315" w:author="Awet Teka" w:date="2025-09-13T13:54:00Z" w16du:dateUtc="2025-09-13T10:54:00Z">
              <w:r w:rsidDel="00790ECC">
                <w:delText>Intervention record ID</w:delText>
              </w:r>
            </w:del>
          </w:p>
        </w:tc>
      </w:tr>
      <w:tr w:rsidR="003C3B16" w:rsidDel="00790ECC" w14:paraId="1EB5063C" w14:textId="4DDDAB33" w:rsidTr="002D4EAB">
        <w:trPr>
          <w:del w:id="1316" w:author="Awet Teka" w:date="2025-09-13T13:54:00Z"/>
        </w:trPr>
        <w:tc>
          <w:tcPr>
            <w:cnfStyle w:val="001000000000" w:firstRow="0" w:lastRow="0" w:firstColumn="1" w:lastColumn="0" w:oddVBand="0" w:evenVBand="0" w:oddHBand="0" w:evenHBand="0" w:firstRowFirstColumn="0" w:firstRowLastColumn="0" w:lastRowFirstColumn="0" w:lastRowLastColumn="0"/>
            <w:tcW w:w="2880" w:type="dxa"/>
          </w:tcPr>
          <w:p w14:paraId="6842853A" w14:textId="12AAC162" w:rsidR="003C3B16" w:rsidDel="00790ECC" w:rsidRDefault="003C3B16" w:rsidP="002D4EAB">
            <w:pPr>
              <w:rPr>
                <w:del w:id="1317" w:author="Awet Teka" w:date="2025-09-13T13:54:00Z" w16du:dateUtc="2025-09-13T10:54:00Z"/>
              </w:rPr>
            </w:pPr>
            <w:del w:id="1318" w:author="Awet Teka" w:date="2025-09-13T13:54:00Z" w16du:dateUtc="2025-09-13T10:54:00Z">
              <w:r w:rsidDel="00790ECC">
                <w:delText>section_id</w:delText>
              </w:r>
            </w:del>
          </w:p>
        </w:tc>
        <w:tc>
          <w:tcPr>
            <w:tcW w:w="2880" w:type="dxa"/>
          </w:tcPr>
          <w:p w14:paraId="5AFDED71" w14:textId="3FAD299F" w:rsidR="003C3B16" w:rsidDel="00790ECC" w:rsidRDefault="003C3B16" w:rsidP="002D4EAB">
            <w:pPr>
              <w:cnfStyle w:val="000000000000" w:firstRow="0" w:lastRow="0" w:firstColumn="0" w:lastColumn="0" w:oddVBand="0" w:evenVBand="0" w:oddHBand="0" w:evenHBand="0" w:firstRowFirstColumn="0" w:firstRowLastColumn="0" w:lastRowFirstColumn="0" w:lastRowLastColumn="0"/>
              <w:rPr>
                <w:del w:id="1319" w:author="Awet Teka" w:date="2025-09-13T13:54:00Z" w16du:dateUtc="2025-09-13T10:54:00Z"/>
              </w:rPr>
            </w:pPr>
            <w:del w:id="1320" w:author="Awet Teka" w:date="2025-09-13T13:54:00Z" w16du:dateUtc="2025-09-13T10:54:00Z">
              <w:r w:rsidDel="00790ECC">
                <w:delText>INT, FK → Road_Section</w:delText>
              </w:r>
            </w:del>
          </w:p>
        </w:tc>
        <w:tc>
          <w:tcPr>
            <w:tcW w:w="2880" w:type="dxa"/>
          </w:tcPr>
          <w:p w14:paraId="5A8AED0E" w14:textId="584799A1" w:rsidR="003C3B16" w:rsidDel="00790ECC" w:rsidRDefault="003C3B16" w:rsidP="002D4EAB">
            <w:pPr>
              <w:cnfStyle w:val="000000000000" w:firstRow="0" w:lastRow="0" w:firstColumn="0" w:lastColumn="0" w:oddVBand="0" w:evenVBand="0" w:oddHBand="0" w:evenHBand="0" w:firstRowFirstColumn="0" w:firstRowLastColumn="0" w:lastRowFirstColumn="0" w:lastRowLastColumn="0"/>
              <w:rPr>
                <w:del w:id="1321" w:author="Awet Teka" w:date="2025-09-13T13:54:00Z" w16du:dateUtc="2025-09-13T10:54:00Z"/>
              </w:rPr>
            </w:pPr>
            <w:del w:id="1322" w:author="Awet Teka" w:date="2025-09-13T13:54:00Z" w16du:dateUtc="2025-09-13T10:54:00Z">
              <w:r w:rsidDel="00790ECC">
                <w:delText>Linked section</w:delText>
              </w:r>
            </w:del>
          </w:p>
        </w:tc>
      </w:tr>
      <w:tr w:rsidR="003C3B16" w:rsidDel="00790ECC" w14:paraId="3E4F7625" w14:textId="4D24E26F" w:rsidTr="002D4EAB">
        <w:trPr>
          <w:cnfStyle w:val="000000100000" w:firstRow="0" w:lastRow="0" w:firstColumn="0" w:lastColumn="0" w:oddVBand="0" w:evenVBand="0" w:oddHBand="1" w:evenHBand="0" w:firstRowFirstColumn="0" w:firstRowLastColumn="0" w:lastRowFirstColumn="0" w:lastRowLastColumn="0"/>
          <w:del w:id="1323" w:author="Awet Teka" w:date="2025-09-13T13:54:00Z"/>
        </w:trPr>
        <w:tc>
          <w:tcPr>
            <w:cnfStyle w:val="001000000000" w:firstRow="0" w:lastRow="0" w:firstColumn="1" w:lastColumn="0" w:oddVBand="0" w:evenVBand="0" w:oddHBand="0" w:evenHBand="0" w:firstRowFirstColumn="0" w:firstRowLastColumn="0" w:lastRowFirstColumn="0" w:lastRowLastColumn="0"/>
            <w:tcW w:w="2880" w:type="dxa"/>
          </w:tcPr>
          <w:p w14:paraId="21BCDE9A" w14:textId="5D98F927" w:rsidR="003C3B16" w:rsidDel="00790ECC" w:rsidRDefault="003C3B16" w:rsidP="002D4EAB">
            <w:pPr>
              <w:rPr>
                <w:del w:id="1324" w:author="Awet Teka" w:date="2025-09-13T13:54:00Z" w16du:dateUtc="2025-09-13T10:54:00Z"/>
              </w:rPr>
            </w:pPr>
            <w:del w:id="1325" w:author="Awet Teka" w:date="2025-09-13T13:54:00Z" w16du:dateUtc="2025-09-13T10:54:00Z">
              <w:r w:rsidDel="00790ECC">
                <w:delText>intervention_type</w:delText>
              </w:r>
            </w:del>
          </w:p>
        </w:tc>
        <w:tc>
          <w:tcPr>
            <w:tcW w:w="2880" w:type="dxa"/>
          </w:tcPr>
          <w:p w14:paraId="65B47343" w14:textId="6D1A138A" w:rsidR="003C3B16" w:rsidDel="00790ECC" w:rsidRDefault="003C3B16" w:rsidP="002D4EAB">
            <w:pPr>
              <w:cnfStyle w:val="000000100000" w:firstRow="0" w:lastRow="0" w:firstColumn="0" w:lastColumn="0" w:oddVBand="0" w:evenVBand="0" w:oddHBand="1" w:evenHBand="0" w:firstRowFirstColumn="0" w:firstRowLastColumn="0" w:lastRowFirstColumn="0" w:lastRowLastColumn="0"/>
              <w:rPr>
                <w:del w:id="1326" w:author="Awet Teka" w:date="2025-09-13T13:54:00Z" w16du:dateUtc="2025-09-13T10:54:00Z"/>
              </w:rPr>
            </w:pPr>
            <w:del w:id="1327" w:author="Awet Teka" w:date="2025-09-13T13:54:00Z" w16du:dateUtc="2025-09-13T10:54:00Z">
              <w:r w:rsidDel="00790ECC">
                <w:delText>ENUM('Routine','Periodic','Spot Repair','Rehabilitation')</w:delText>
              </w:r>
            </w:del>
          </w:p>
        </w:tc>
        <w:tc>
          <w:tcPr>
            <w:tcW w:w="2880" w:type="dxa"/>
          </w:tcPr>
          <w:p w14:paraId="56B6CFD1" w14:textId="0BB5810F" w:rsidR="003C3B16" w:rsidDel="00790ECC" w:rsidRDefault="003C3B16" w:rsidP="002D4EAB">
            <w:pPr>
              <w:cnfStyle w:val="000000100000" w:firstRow="0" w:lastRow="0" w:firstColumn="0" w:lastColumn="0" w:oddVBand="0" w:evenVBand="0" w:oddHBand="1" w:evenHBand="0" w:firstRowFirstColumn="0" w:firstRowLastColumn="0" w:lastRowFirstColumn="0" w:lastRowLastColumn="0"/>
              <w:rPr>
                <w:del w:id="1328" w:author="Awet Teka" w:date="2025-09-13T13:54:00Z" w16du:dateUtc="2025-09-13T10:54:00Z"/>
              </w:rPr>
            </w:pPr>
            <w:del w:id="1329" w:author="Awet Teka" w:date="2025-09-13T13:54:00Z" w16du:dateUtc="2025-09-13T10:54:00Z">
              <w:r w:rsidDel="00790ECC">
                <w:delText>Type of intervention</w:delText>
              </w:r>
            </w:del>
          </w:p>
        </w:tc>
      </w:tr>
      <w:tr w:rsidR="003C3B16" w:rsidDel="00790ECC" w14:paraId="1CC803D8" w14:textId="6DEEA26D" w:rsidTr="002D4EAB">
        <w:trPr>
          <w:del w:id="1330" w:author="Awet Teka" w:date="2025-09-13T13:54:00Z"/>
        </w:trPr>
        <w:tc>
          <w:tcPr>
            <w:cnfStyle w:val="001000000000" w:firstRow="0" w:lastRow="0" w:firstColumn="1" w:lastColumn="0" w:oddVBand="0" w:evenVBand="0" w:oddHBand="0" w:evenHBand="0" w:firstRowFirstColumn="0" w:firstRowLastColumn="0" w:lastRowFirstColumn="0" w:lastRowLastColumn="0"/>
            <w:tcW w:w="2880" w:type="dxa"/>
          </w:tcPr>
          <w:p w14:paraId="09742E87" w14:textId="3E00F1F3" w:rsidR="003C3B16" w:rsidDel="00790ECC" w:rsidRDefault="003C3B16" w:rsidP="002D4EAB">
            <w:pPr>
              <w:rPr>
                <w:del w:id="1331" w:author="Awet Teka" w:date="2025-09-13T13:54:00Z" w16du:dateUtc="2025-09-13T10:54:00Z"/>
              </w:rPr>
            </w:pPr>
            <w:del w:id="1332" w:author="Awet Teka" w:date="2025-09-13T13:54:00Z" w16du:dateUtc="2025-09-13T10:54:00Z">
              <w:r w:rsidDel="00790ECC">
                <w:delText>intervention_scope</w:delText>
              </w:r>
            </w:del>
          </w:p>
        </w:tc>
        <w:tc>
          <w:tcPr>
            <w:tcW w:w="2880" w:type="dxa"/>
          </w:tcPr>
          <w:p w14:paraId="4929B6A7" w14:textId="2BE30D4F" w:rsidR="003C3B16" w:rsidDel="00790ECC" w:rsidRDefault="003C3B16" w:rsidP="002D4EAB">
            <w:pPr>
              <w:cnfStyle w:val="000000000000" w:firstRow="0" w:lastRow="0" w:firstColumn="0" w:lastColumn="0" w:oddVBand="0" w:evenVBand="0" w:oddHBand="0" w:evenHBand="0" w:firstRowFirstColumn="0" w:firstRowLastColumn="0" w:lastRowFirstColumn="0" w:lastRowLastColumn="0"/>
              <w:rPr>
                <w:del w:id="1333" w:author="Awet Teka" w:date="2025-09-13T13:54:00Z" w16du:dateUtc="2025-09-13T10:54:00Z"/>
              </w:rPr>
            </w:pPr>
            <w:del w:id="1334" w:author="Awet Teka" w:date="2025-09-13T13:54:00Z" w16du:dateUtc="2025-09-13T10:54:00Z">
              <w:r w:rsidDel="00790ECC">
                <w:delText>ENUM('Full Section','Partial Section')</w:delText>
              </w:r>
            </w:del>
          </w:p>
        </w:tc>
        <w:tc>
          <w:tcPr>
            <w:tcW w:w="2880" w:type="dxa"/>
          </w:tcPr>
          <w:p w14:paraId="6050F4B1" w14:textId="61C216B9" w:rsidR="003C3B16" w:rsidDel="00790ECC" w:rsidRDefault="003C3B16" w:rsidP="002D4EAB">
            <w:pPr>
              <w:cnfStyle w:val="000000000000" w:firstRow="0" w:lastRow="0" w:firstColumn="0" w:lastColumn="0" w:oddVBand="0" w:evenVBand="0" w:oddHBand="0" w:evenHBand="0" w:firstRowFirstColumn="0" w:firstRowLastColumn="0" w:lastRowFirstColumn="0" w:lastRowLastColumn="0"/>
              <w:rPr>
                <w:del w:id="1335" w:author="Awet Teka" w:date="2025-09-13T13:54:00Z" w16du:dateUtc="2025-09-13T10:54:00Z"/>
              </w:rPr>
            </w:pPr>
            <w:del w:id="1336" w:author="Awet Teka" w:date="2025-09-13T13:54:00Z" w16du:dateUtc="2025-09-13T10:54:00Z">
              <w:r w:rsidDel="00790ECC">
                <w:delText>Scope</w:delText>
              </w:r>
            </w:del>
          </w:p>
        </w:tc>
      </w:tr>
      <w:tr w:rsidR="003C3B16" w:rsidDel="00790ECC" w14:paraId="7546CE9C" w14:textId="6973C581" w:rsidTr="002D4EAB">
        <w:trPr>
          <w:cnfStyle w:val="000000100000" w:firstRow="0" w:lastRow="0" w:firstColumn="0" w:lastColumn="0" w:oddVBand="0" w:evenVBand="0" w:oddHBand="1" w:evenHBand="0" w:firstRowFirstColumn="0" w:firstRowLastColumn="0" w:lastRowFirstColumn="0" w:lastRowLastColumn="0"/>
          <w:del w:id="1337" w:author="Awet Teka" w:date="2025-09-13T13:54:00Z"/>
        </w:trPr>
        <w:tc>
          <w:tcPr>
            <w:cnfStyle w:val="001000000000" w:firstRow="0" w:lastRow="0" w:firstColumn="1" w:lastColumn="0" w:oddVBand="0" w:evenVBand="0" w:oddHBand="0" w:evenHBand="0" w:firstRowFirstColumn="0" w:firstRowLastColumn="0" w:lastRowFirstColumn="0" w:lastRowLastColumn="0"/>
            <w:tcW w:w="2880" w:type="dxa"/>
          </w:tcPr>
          <w:p w14:paraId="40482B44" w14:textId="2AFE4215" w:rsidR="003C3B16" w:rsidDel="00790ECC" w:rsidRDefault="003C3B16" w:rsidP="002D4EAB">
            <w:pPr>
              <w:rPr>
                <w:del w:id="1338" w:author="Awet Teka" w:date="2025-09-13T13:54:00Z" w16du:dateUtc="2025-09-13T10:54:00Z"/>
              </w:rPr>
            </w:pPr>
            <w:del w:id="1339" w:author="Awet Teka" w:date="2025-09-13T13:54:00Z" w16du:dateUtc="2025-09-13T10:54:00Z">
              <w:r w:rsidDel="00790ECC">
                <w:delText>start_chainage_km</w:delText>
              </w:r>
            </w:del>
          </w:p>
        </w:tc>
        <w:tc>
          <w:tcPr>
            <w:tcW w:w="2880" w:type="dxa"/>
          </w:tcPr>
          <w:p w14:paraId="2BB0B994" w14:textId="02476EC2" w:rsidR="003C3B16" w:rsidDel="00790ECC" w:rsidRDefault="003C3B16" w:rsidP="002D4EAB">
            <w:pPr>
              <w:cnfStyle w:val="000000100000" w:firstRow="0" w:lastRow="0" w:firstColumn="0" w:lastColumn="0" w:oddVBand="0" w:evenVBand="0" w:oddHBand="1" w:evenHBand="0" w:firstRowFirstColumn="0" w:firstRowLastColumn="0" w:lastRowFirstColumn="0" w:lastRowLastColumn="0"/>
              <w:rPr>
                <w:del w:id="1340" w:author="Awet Teka" w:date="2025-09-13T13:54:00Z" w16du:dateUtc="2025-09-13T10:54:00Z"/>
              </w:rPr>
            </w:pPr>
            <w:del w:id="1341" w:author="Awet Teka" w:date="2025-09-13T13:54:00Z" w16du:dateUtc="2025-09-13T10:54:00Z">
              <w:r w:rsidDel="00790ECC">
                <w:delText>DECIMAL(8,3)</w:delText>
              </w:r>
            </w:del>
          </w:p>
        </w:tc>
        <w:tc>
          <w:tcPr>
            <w:tcW w:w="2880" w:type="dxa"/>
          </w:tcPr>
          <w:p w14:paraId="35CC2F7E" w14:textId="4496D4F0" w:rsidR="003C3B16" w:rsidDel="00790ECC" w:rsidRDefault="003C3B16" w:rsidP="002D4EAB">
            <w:pPr>
              <w:cnfStyle w:val="000000100000" w:firstRow="0" w:lastRow="0" w:firstColumn="0" w:lastColumn="0" w:oddVBand="0" w:evenVBand="0" w:oddHBand="1" w:evenHBand="0" w:firstRowFirstColumn="0" w:firstRowLastColumn="0" w:lastRowFirstColumn="0" w:lastRowLastColumn="0"/>
              <w:rPr>
                <w:del w:id="1342" w:author="Awet Teka" w:date="2025-09-13T13:54:00Z" w16du:dateUtc="2025-09-13T10:54:00Z"/>
              </w:rPr>
            </w:pPr>
            <w:del w:id="1343" w:author="Awet Teka" w:date="2025-09-13T13:54:00Z" w16du:dateUtc="2025-09-13T10:54:00Z">
              <w:r w:rsidDel="00790ECC">
                <w:delText>Start chainage</w:delText>
              </w:r>
            </w:del>
          </w:p>
        </w:tc>
      </w:tr>
      <w:tr w:rsidR="003C3B16" w:rsidDel="00790ECC" w14:paraId="12F0FBA8" w14:textId="67B40D3F" w:rsidTr="002D4EAB">
        <w:trPr>
          <w:del w:id="1344" w:author="Awet Teka" w:date="2025-09-13T13:54:00Z"/>
        </w:trPr>
        <w:tc>
          <w:tcPr>
            <w:cnfStyle w:val="001000000000" w:firstRow="0" w:lastRow="0" w:firstColumn="1" w:lastColumn="0" w:oddVBand="0" w:evenVBand="0" w:oddHBand="0" w:evenHBand="0" w:firstRowFirstColumn="0" w:firstRowLastColumn="0" w:lastRowFirstColumn="0" w:lastRowLastColumn="0"/>
            <w:tcW w:w="2880" w:type="dxa"/>
          </w:tcPr>
          <w:p w14:paraId="38712EB5" w14:textId="008C79D2" w:rsidR="003C3B16" w:rsidDel="00790ECC" w:rsidRDefault="003C3B16" w:rsidP="002D4EAB">
            <w:pPr>
              <w:rPr>
                <w:del w:id="1345" w:author="Awet Teka" w:date="2025-09-13T13:54:00Z" w16du:dateUtc="2025-09-13T10:54:00Z"/>
              </w:rPr>
            </w:pPr>
            <w:del w:id="1346" w:author="Awet Teka" w:date="2025-09-13T13:54:00Z" w16du:dateUtc="2025-09-13T10:54:00Z">
              <w:r w:rsidDel="00790ECC">
                <w:delText>end_chainage_km</w:delText>
              </w:r>
            </w:del>
          </w:p>
        </w:tc>
        <w:tc>
          <w:tcPr>
            <w:tcW w:w="2880" w:type="dxa"/>
          </w:tcPr>
          <w:p w14:paraId="6919AF4B" w14:textId="70DC2C08" w:rsidR="003C3B16" w:rsidDel="00790ECC" w:rsidRDefault="003C3B16" w:rsidP="002D4EAB">
            <w:pPr>
              <w:cnfStyle w:val="000000000000" w:firstRow="0" w:lastRow="0" w:firstColumn="0" w:lastColumn="0" w:oddVBand="0" w:evenVBand="0" w:oddHBand="0" w:evenHBand="0" w:firstRowFirstColumn="0" w:firstRowLastColumn="0" w:lastRowFirstColumn="0" w:lastRowLastColumn="0"/>
              <w:rPr>
                <w:del w:id="1347" w:author="Awet Teka" w:date="2025-09-13T13:54:00Z" w16du:dateUtc="2025-09-13T10:54:00Z"/>
              </w:rPr>
            </w:pPr>
            <w:del w:id="1348" w:author="Awet Teka" w:date="2025-09-13T13:54:00Z" w16du:dateUtc="2025-09-13T10:54:00Z">
              <w:r w:rsidDel="00790ECC">
                <w:delText>DECIMAL(8,3)</w:delText>
              </w:r>
            </w:del>
          </w:p>
        </w:tc>
        <w:tc>
          <w:tcPr>
            <w:tcW w:w="2880" w:type="dxa"/>
          </w:tcPr>
          <w:p w14:paraId="1966AC69" w14:textId="0744711D" w:rsidR="003C3B16" w:rsidDel="00790ECC" w:rsidRDefault="003C3B16" w:rsidP="002D4EAB">
            <w:pPr>
              <w:cnfStyle w:val="000000000000" w:firstRow="0" w:lastRow="0" w:firstColumn="0" w:lastColumn="0" w:oddVBand="0" w:evenVBand="0" w:oddHBand="0" w:evenHBand="0" w:firstRowFirstColumn="0" w:firstRowLastColumn="0" w:lastRowFirstColumn="0" w:lastRowLastColumn="0"/>
              <w:rPr>
                <w:del w:id="1349" w:author="Awet Teka" w:date="2025-09-13T13:54:00Z" w16du:dateUtc="2025-09-13T10:54:00Z"/>
              </w:rPr>
            </w:pPr>
            <w:del w:id="1350" w:author="Awet Teka" w:date="2025-09-13T13:54:00Z" w16du:dateUtc="2025-09-13T10:54:00Z">
              <w:r w:rsidDel="00790ECC">
                <w:delText>End chainage</w:delText>
              </w:r>
            </w:del>
          </w:p>
        </w:tc>
      </w:tr>
      <w:tr w:rsidR="003C3B16" w:rsidDel="00790ECC" w14:paraId="3BA5AD79" w14:textId="5BED09D2" w:rsidTr="002D4EAB">
        <w:trPr>
          <w:cnfStyle w:val="000000100000" w:firstRow="0" w:lastRow="0" w:firstColumn="0" w:lastColumn="0" w:oddVBand="0" w:evenVBand="0" w:oddHBand="1" w:evenHBand="0" w:firstRowFirstColumn="0" w:firstRowLastColumn="0" w:lastRowFirstColumn="0" w:lastRowLastColumn="0"/>
          <w:del w:id="1351" w:author="Awet Teka" w:date="2025-09-13T13:54:00Z"/>
        </w:trPr>
        <w:tc>
          <w:tcPr>
            <w:cnfStyle w:val="001000000000" w:firstRow="0" w:lastRow="0" w:firstColumn="1" w:lastColumn="0" w:oddVBand="0" w:evenVBand="0" w:oddHBand="0" w:evenHBand="0" w:firstRowFirstColumn="0" w:firstRowLastColumn="0" w:lastRowFirstColumn="0" w:lastRowLastColumn="0"/>
            <w:tcW w:w="2880" w:type="dxa"/>
          </w:tcPr>
          <w:p w14:paraId="41F328C2" w14:textId="4FC17665" w:rsidR="003C3B16" w:rsidDel="00790ECC" w:rsidRDefault="003C3B16" w:rsidP="002D4EAB">
            <w:pPr>
              <w:rPr>
                <w:del w:id="1352" w:author="Awet Teka" w:date="2025-09-13T13:54:00Z" w16du:dateUtc="2025-09-13T10:54:00Z"/>
              </w:rPr>
            </w:pPr>
            <w:del w:id="1353" w:author="Awet Teka" w:date="2025-09-13T13:54:00Z" w16du:dateUtc="2025-09-13T10:54:00Z">
              <w:r w:rsidDel="00790ECC">
                <w:delText>length_km</w:delText>
              </w:r>
            </w:del>
          </w:p>
        </w:tc>
        <w:tc>
          <w:tcPr>
            <w:tcW w:w="2880" w:type="dxa"/>
          </w:tcPr>
          <w:p w14:paraId="286F7451" w14:textId="19A8E5AE" w:rsidR="003C3B16" w:rsidDel="00790ECC" w:rsidRDefault="003C3B16" w:rsidP="002D4EAB">
            <w:pPr>
              <w:cnfStyle w:val="000000100000" w:firstRow="0" w:lastRow="0" w:firstColumn="0" w:lastColumn="0" w:oddVBand="0" w:evenVBand="0" w:oddHBand="1" w:evenHBand="0" w:firstRowFirstColumn="0" w:firstRowLastColumn="0" w:lastRowFirstColumn="0" w:lastRowLastColumn="0"/>
              <w:rPr>
                <w:del w:id="1354" w:author="Awet Teka" w:date="2025-09-13T13:54:00Z" w16du:dateUtc="2025-09-13T10:54:00Z"/>
              </w:rPr>
            </w:pPr>
            <w:del w:id="1355" w:author="Awet Teka" w:date="2025-09-13T13:54:00Z" w16du:dateUtc="2025-09-13T10:54:00Z">
              <w:r w:rsidDel="00790ECC">
                <w:delText>DECIMAL(8,3)</w:delText>
              </w:r>
            </w:del>
          </w:p>
        </w:tc>
        <w:tc>
          <w:tcPr>
            <w:tcW w:w="2880" w:type="dxa"/>
          </w:tcPr>
          <w:p w14:paraId="56CE1919" w14:textId="6FA65A8F" w:rsidR="003C3B16" w:rsidDel="00790ECC" w:rsidRDefault="003C3B16" w:rsidP="002D4EAB">
            <w:pPr>
              <w:cnfStyle w:val="000000100000" w:firstRow="0" w:lastRow="0" w:firstColumn="0" w:lastColumn="0" w:oddVBand="0" w:evenVBand="0" w:oddHBand="1" w:evenHBand="0" w:firstRowFirstColumn="0" w:firstRowLastColumn="0" w:lastRowFirstColumn="0" w:lastRowLastColumn="0"/>
              <w:rPr>
                <w:del w:id="1356" w:author="Awet Teka" w:date="2025-09-13T13:54:00Z" w16du:dateUtc="2025-09-13T10:54:00Z"/>
              </w:rPr>
            </w:pPr>
            <w:del w:id="1357" w:author="Awet Teka" w:date="2025-09-13T13:54:00Z" w16du:dateUtc="2025-09-13T10:54:00Z">
              <w:r w:rsidDel="00790ECC">
                <w:delText>Length of intervention</w:delText>
              </w:r>
            </w:del>
          </w:p>
        </w:tc>
      </w:tr>
      <w:tr w:rsidR="003C3B16" w:rsidDel="00790ECC" w14:paraId="274C3428" w14:textId="01F19EE2" w:rsidTr="002D4EAB">
        <w:trPr>
          <w:del w:id="1358" w:author="Awet Teka" w:date="2025-09-13T13:54:00Z"/>
        </w:trPr>
        <w:tc>
          <w:tcPr>
            <w:cnfStyle w:val="001000000000" w:firstRow="0" w:lastRow="0" w:firstColumn="1" w:lastColumn="0" w:oddVBand="0" w:evenVBand="0" w:oddHBand="0" w:evenHBand="0" w:firstRowFirstColumn="0" w:firstRowLastColumn="0" w:lastRowFirstColumn="0" w:lastRowLastColumn="0"/>
            <w:tcW w:w="2880" w:type="dxa"/>
          </w:tcPr>
          <w:p w14:paraId="5DFCC92E" w14:textId="75E432F2" w:rsidR="003C3B16" w:rsidDel="00790ECC" w:rsidRDefault="003C3B16" w:rsidP="002D4EAB">
            <w:pPr>
              <w:rPr>
                <w:del w:id="1359" w:author="Awet Teka" w:date="2025-09-13T13:54:00Z" w16du:dateUtc="2025-09-13T10:54:00Z"/>
              </w:rPr>
            </w:pPr>
            <w:del w:id="1360" w:author="Awet Teka" w:date="2025-09-13T13:54:00Z" w16du:dateUtc="2025-09-13T10:54:00Z">
              <w:r w:rsidDel="00790ECC">
                <w:delText>estimated_cost</w:delText>
              </w:r>
            </w:del>
          </w:p>
        </w:tc>
        <w:tc>
          <w:tcPr>
            <w:tcW w:w="2880" w:type="dxa"/>
          </w:tcPr>
          <w:p w14:paraId="45BEDBD4" w14:textId="214CDBDB" w:rsidR="003C3B16" w:rsidDel="00790ECC" w:rsidRDefault="003C3B16" w:rsidP="002D4EAB">
            <w:pPr>
              <w:cnfStyle w:val="000000000000" w:firstRow="0" w:lastRow="0" w:firstColumn="0" w:lastColumn="0" w:oddVBand="0" w:evenVBand="0" w:oddHBand="0" w:evenHBand="0" w:firstRowFirstColumn="0" w:firstRowLastColumn="0" w:lastRowFirstColumn="0" w:lastRowLastColumn="0"/>
              <w:rPr>
                <w:del w:id="1361" w:author="Awet Teka" w:date="2025-09-13T13:54:00Z" w16du:dateUtc="2025-09-13T10:54:00Z"/>
              </w:rPr>
            </w:pPr>
            <w:del w:id="1362" w:author="Awet Teka" w:date="2025-09-13T13:54:00Z" w16du:dateUtc="2025-09-13T10:54:00Z">
              <w:r w:rsidDel="00790ECC">
                <w:delText>NUMERIC(12,2)</w:delText>
              </w:r>
            </w:del>
          </w:p>
        </w:tc>
        <w:tc>
          <w:tcPr>
            <w:tcW w:w="2880" w:type="dxa"/>
          </w:tcPr>
          <w:p w14:paraId="46041FFE" w14:textId="08E2DAD4" w:rsidR="003C3B16" w:rsidDel="00790ECC" w:rsidRDefault="003C3B16" w:rsidP="002D4EAB">
            <w:pPr>
              <w:cnfStyle w:val="000000000000" w:firstRow="0" w:lastRow="0" w:firstColumn="0" w:lastColumn="0" w:oddVBand="0" w:evenVBand="0" w:oddHBand="0" w:evenHBand="0" w:firstRowFirstColumn="0" w:firstRowLastColumn="0" w:lastRowFirstColumn="0" w:lastRowLastColumn="0"/>
              <w:rPr>
                <w:del w:id="1363" w:author="Awet Teka" w:date="2025-09-13T13:54:00Z" w16du:dateUtc="2025-09-13T10:54:00Z"/>
              </w:rPr>
            </w:pPr>
            <w:del w:id="1364" w:author="Awet Teka" w:date="2025-09-13T13:54:00Z" w16du:dateUtc="2025-09-13T10:54:00Z">
              <w:r w:rsidDel="00790ECC">
                <w:delText>Cost estimate</w:delText>
              </w:r>
            </w:del>
          </w:p>
        </w:tc>
      </w:tr>
      <w:tr w:rsidR="003C3B16" w:rsidDel="00790ECC" w14:paraId="34DAE30F" w14:textId="03C49F05" w:rsidTr="002D4EAB">
        <w:trPr>
          <w:cnfStyle w:val="000000100000" w:firstRow="0" w:lastRow="0" w:firstColumn="0" w:lastColumn="0" w:oddVBand="0" w:evenVBand="0" w:oddHBand="1" w:evenHBand="0" w:firstRowFirstColumn="0" w:firstRowLastColumn="0" w:lastRowFirstColumn="0" w:lastRowLastColumn="0"/>
          <w:del w:id="1365" w:author="Awet Teka" w:date="2025-09-13T13:54:00Z"/>
        </w:trPr>
        <w:tc>
          <w:tcPr>
            <w:cnfStyle w:val="001000000000" w:firstRow="0" w:lastRow="0" w:firstColumn="1" w:lastColumn="0" w:oddVBand="0" w:evenVBand="0" w:oddHBand="0" w:evenHBand="0" w:firstRowFirstColumn="0" w:firstRowLastColumn="0" w:lastRowFirstColumn="0" w:lastRowLastColumn="0"/>
            <w:tcW w:w="2880" w:type="dxa"/>
          </w:tcPr>
          <w:p w14:paraId="3179B70D" w14:textId="2CD252C1" w:rsidR="003C3B16" w:rsidDel="00790ECC" w:rsidRDefault="003C3B16" w:rsidP="002D4EAB">
            <w:pPr>
              <w:rPr>
                <w:del w:id="1366" w:author="Awet Teka" w:date="2025-09-13T13:54:00Z" w16du:dateUtc="2025-09-13T10:54:00Z"/>
              </w:rPr>
            </w:pPr>
            <w:del w:id="1367" w:author="Awet Teka" w:date="2025-09-13T13:54:00Z" w16du:dateUtc="2025-09-13T10:54:00Z">
              <w:r w:rsidDel="00790ECC">
                <w:delText>calculated_mci</w:delText>
              </w:r>
            </w:del>
          </w:p>
        </w:tc>
        <w:tc>
          <w:tcPr>
            <w:tcW w:w="2880" w:type="dxa"/>
          </w:tcPr>
          <w:p w14:paraId="2570435E" w14:textId="510943AB" w:rsidR="003C3B16" w:rsidDel="00790ECC" w:rsidRDefault="003C3B16" w:rsidP="002D4EAB">
            <w:pPr>
              <w:cnfStyle w:val="000000100000" w:firstRow="0" w:lastRow="0" w:firstColumn="0" w:lastColumn="0" w:oddVBand="0" w:evenVBand="0" w:oddHBand="1" w:evenHBand="0" w:firstRowFirstColumn="0" w:firstRowLastColumn="0" w:lastRowFirstColumn="0" w:lastRowLastColumn="0"/>
              <w:rPr>
                <w:del w:id="1368" w:author="Awet Teka" w:date="2025-09-13T13:54:00Z" w16du:dateUtc="2025-09-13T10:54:00Z"/>
              </w:rPr>
            </w:pPr>
            <w:del w:id="1369" w:author="Awet Teka" w:date="2025-09-13T13:54:00Z" w16du:dateUtc="2025-09-13T10:54:00Z">
              <w:r w:rsidDel="00790ECC">
                <w:delText>DECIMAL(3,1)</w:delText>
              </w:r>
            </w:del>
          </w:p>
        </w:tc>
        <w:tc>
          <w:tcPr>
            <w:tcW w:w="2880" w:type="dxa"/>
          </w:tcPr>
          <w:p w14:paraId="5ED5383A" w14:textId="215CE4DC" w:rsidR="003C3B16" w:rsidDel="00790ECC" w:rsidRDefault="003C3B16" w:rsidP="002D4EAB">
            <w:pPr>
              <w:cnfStyle w:val="000000100000" w:firstRow="0" w:lastRow="0" w:firstColumn="0" w:lastColumn="0" w:oddVBand="0" w:evenVBand="0" w:oddHBand="1" w:evenHBand="0" w:firstRowFirstColumn="0" w:firstRowLastColumn="0" w:lastRowFirstColumn="0" w:lastRowLastColumn="0"/>
              <w:rPr>
                <w:del w:id="1370" w:author="Awet Teka" w:date="2025-09-13T13:54:00Z" w16du:dateUtc="2025-09-13T10:54:00Z"/>
              </w:rPr>
            </w:pPr>
            <w:del w:id="1371" w:author="Awet Teka" w:date="2025-09-13T13:54:00Z" w16du:dateUtc="2025-09-13T10:54:00Z">
              <w:r w:rsidDel="00790ECC">
                <w:delText>MCI value</w:delText>
              </w:r>
            </w:del>
          </w:p>
        </w:tc>
      </w:tr>
      <w:tr w:rsidR="003C3B16" w:rsidDel="00790ECC" w14:paraId="0F34FCA9" w14:textId="11362867" w:rsidTr="002D4EAB">
        <w:trPr>
          <w:del w:id="1372" w:author="Awet Teka" w:date="2025-09-13T13:54:00Z"/>
        </w:trPr>
        <w:tc>
          <w:tcPr>
            <w:cnfStyle w:val="001000000000" w:firstRow="0" w:lastRow="0" w:firstColumn="1" w:lastColumn="0" w:oddVBand="0" w:evenVBand="0" w:oddHBand="0" w:evenHBand="0" w:firstRowFirstColumn="0" w:firstRowLastColumn="0" w:lastRowFirstColumn="0" w:lastRowLastColumn="0"/>
            <w:tcW w:w="2880" w:type="dxa"/>
          </w:tcPr>
          <w:p w14:paraId="4C45960F" w14:textId="30576FD2" w:rsidR="003C3B16" w:rsidDel="00790ECC" w:rsidRDefault="003C3B16" w:rsidP="002D4EAB">
            <w:pPr>
              <w:rPr>
                <w:del w:id="1373" w:author="Awet Teka" w:date="2025-09-13T13:54:00Z" w16du:dateUtc="2025-09-13T10:54:00Z"/>
              </w:rPr>
            </w:pPr>
            <w:del w:id="1374" w:author="Awet Teka" w:date="2025-09-13T13:54:00Z" w16du:dateUtc="2025-09-13T10:54:00Z">
              <w:r w:rsidDel="00790ECC">
                <w:delText>priority_score</w:delText>
              </w:r>
            </w:del>
          </w:p>
        </w:tc>
        <w:tc>
          <w:tcPr>
            <w:tcW w:w="2880" w:type="dxa"/>
          </w:tcPr>
          <w:p w14:paraId="249A8E99" w14:textId="5FE560B0" w:rsidR="003C3B16" w:rsidDel="00790ECC" w:rsidRDefault="003C3B16" w:rsidP="002D4EAB">
            <w:pPr>
              <w:cnfStyle w:val="000000000000" w:firstRow="0" w:lastRow="0" w:firstColumn="0" w:lastColumn="0" w:oddVBand="0" w:evenVBand="0" w:oddHBand="0" w:evenHBand="0" w:firstRowFirstColumn="0" w:firstRowLastColumn="0" w:lastRowFirstColumn="0" w:lastRowLastColumn="0"/>
              <w:rPr>
                <w:del w:id="1375" w:author="Awet Teka" w:date="2025-09-13T13:54:00Z" w16du:dateUtc="2025-09-13T10:54:00Z"/>
              </w:rPr>
            </w:pPr>
            <w:del w:id="1376" w:author="Awet Teka" w:date="2025-09-13T13:54:00Z" w16du:dateUtc="2025-09-13T10:54:00Z">
              <w:r w:rsidDel="00790ECC">
                <w:delText>DECIMAL(8,2)</w:delText>
              </w:r>
            </w:del>
          </w:p>
        </w:tc>
        <w:tc>
          <w:tcPr>
            <w:tcW w:w="2880" w:type="dxa"/>
          </w:tcPr>
          <w:p w14:paraId="585D528E" w14:textId="0DB91A64" w:rsidR="003C3B16" w:rsidDel="00790ECC" w:rsidRDefault="003C3B16" w:rsidP="002D4EAB">
            <w:pPr>
              <w:cnfStyle w:val="000000000000" w:firstRow="0" w:lastRow="0" w:firstColumn="0" w:lastColumn="0" w:oddVBand="0" w:evenVBand="0" w:oddHBand="0" w:evenHBand="0" w:firstRowFirstColumn="0" w:firstRowLastColumn="0" w:lastRowFirstColumn="0" w:lastRowLastColumn="0"/>
              <w:rPr>
                <w:del w:id="1377" w:author="Awet Teka" w:date="2025-09-13T13:54:00Z" w16du:dateUtc="2025-09-13T10:54:00Z"/>
              </w:rPr>
            </w:pPr>
            <w:del w:id="1378" w:author="Awet Teka" w:date="2025-09-13T13:54:00Z" w16du:dateUtc="2025-09-13T10:54:00Z">
              <w:r w:rsidDel="00790ECC">
                <w:delText>Priority score</w:delText>
              </w:r>
            </w:del>
          </w:p>
        </w:tc>
      </w:tr>
      <w:tr w:rsidR="003C3B16" w:rsidDel="00790ECC" w14:paraId="25E5BC6D" w14:textId="2A32F68A" w:rsidTr="002D4EAB">
        <w:trPr>
          <w:cnfStyle w:val="000000100000" w:firstRow="0" w:lastRow="0" w:firstColumn="0" w:lastColumn="0" w:oddVBand="0" w:evenVBand="0" w:oddHBand="1" w:evenHBand="0" w:firstRowFirstColumn="0" w:firstRowLastColumn="0" w:lastRowFirstColumn="0" w:lastRowLastColumn="0"/>
          <w:del w:id="1379" w:author="Awet Teka" w:date="2025-09-13T13:54:00Z"/>
        </w:trPr>
        <w:tc>
          <w:tcPr>
            <w:cnfStyle w:val="001000000000" w:firstRow="0" w:lastRow="0" w:firstColumn="1" w:lastColumn="0" w:oddVBand="0" w:evenVBand="0" w:oddHBand="0" w:evenHBand="0" w:firstRowFirstColumn="0" w:firstRowLastColumn="0" w:lastRowFirstColumn="0" w:lastRowLastColumn="0"/>
            <w:tcW w:w="2880" w:type="dxa"/>
          </w:tcPr>
          <w:p w14:paraId="7ECDA885" w14:textId="773093FE" w:rsidR="003C3B16" w:rsidDel="00790ECC" w:rsidRDefault="003C3B16" w:rsidP="002D4EAB">
            <w:pPr>
              <w:rPr>
                <w:del w:id="1380" w:author="Awet Teka" w:date="2025-09-13T13:54:00Z" w16du:dateUtc="2025-09-13T10:54:00Z"/>
              </w:rPr>
            </w:pPr>
            <w:del w:id="1381" w:author="Awet Teka" w:date="2025-09-13T13:54:00Z" w16du:dateUtc="2025-09-13T10:54:00Z">
              <w:r w:rsidDel="00790ECC">
                <w:delText>intervention_year</w:delText>
              </w:r>
            </w:del>
          </w:p>
        </w:tc>
        <w:tc>
          <w:tcPr>
            <w:tcW w:w="2880" w:type="dxa"/>
          </w:tcPr>
          <w:p w14:paraId="32C7014F" w14:textId="2D29D25A" w:rsidR="003C3B16" w:rsidDel="00790ECC" w:rsidRDefault="003C3B16" w:rsidP="002D4EAB">
            <w:pPr>
              <w:cnfStyle w:val="000000100000" w:firstRow="0" w:lastRow="0" w:firstColumn="0" w:lastColumn="0" w:oddVBand="0" w:evenVBand="0" w:oddHBand="1" w:evenHBand="0" w:firstRowFirstColumn="0" w:firstRowLastColumn="0" w:lastRowFirstColumn="0" w:lastRowLastColumn="0"/>
              <w:rPr>
                <w:del w:id="1382" w:author="Awet Teka" w:date="2025-09-13T13:54:00Z" w16du:dateUtc="2025-09-13T10:54:00Z"/>
              </w:rPr>
            </w:pPr>
            <w:del w:id="1383" w:author="Awet Teka" w:date="2025-09-13T13:54:00Z" w16du:dateUtc="2025-09-13T10:54:00Z">
              <w:r w:rsidDel="00790ECC">
                <w:delText>INT</w:delText>
              </w:r>
            </w:del>
          </w:p>
        </w:tc>
        <w:tc>
          <w:tcPr>
            <w:tcW w:w="2880" w:type="dxa"/>
          </w:tcPr>
          <w:p w14:paraId="178A0B71" w14:textId="5CBBC2F4" w:rsidR="003C3B16" w:rsidDel="00790ECC" w:rsidRDefault="003C3B16" w:rsidP="002D4EAB">
            <w:pPr>
              <w:cnfStyle w:val="000000100000" w:firstRow="0" w:lastRow="0" w:firstColumn="0" w:lastColumn="0" w:oddVBand="0" w:evenVBand="0" w:oddHBand="1" w:evenHBand="0" w:firstRowFirstColumn="0" w:firstRowLastColumn="0" w:lastRowFirstColumn="0" w:lastRowLastColumn="0"/>
              <w:rPr>
                <w:del w:id="1384" w:author="Awet Teka" w:date="2025-09-13T13:54:00Z" w16du:dateUtc="2025-09-13T10:54:00Z"/>
              </w:rPr>
            </w:pPr>
            <w:del w:id="1385" w:author="Awet Teka" w:date="2025-09-13T13:54:00Z" w16du:dateUtc="2025-09-13T10:54:00Z">
              <w:r w:rsidDel="00790ECC">
                <w:delText>Planned year</w:delText>
              </w:r>
            </w:del>
          </w:p>
        </w:tc>
      </w:tr>
      <w:tr w:rsidR="003C3B16" w:rsidDel="00790ECC" w14:paraId="5CB88475" w14:textId="181CD20C" w:rsidTr="002D4EAB">
        <w:trPr>
          <w:del w:id="1386" w:author="Awet Teka" w:date="2025-09-13T13:54:00Z"/>
        </w:trPr>
        <w:tc>
          <w:tcPr>
            <w:cnfStyle w:val="001000000000" w:firstRow="0" w:lastRow="0" w:firstColumn="1" w:lastColumn="0" w:oddVBand="0" w:evenVBand="0" w:oddHBand="0" w:evenHBand="0" w:firstRowFirstColumn="0" w:firstRowLastColumn="0" w:lastRowFirstColumn="0" w:lastRowLastColumn="0"/>
            <w:tcW w:w="2880" w:type="dxa"/>
          </w:tcPr>
          <w:p w14:paraId="797A7B49" w14:textId="39877019" w:rsidR="003C3B16" w:rsidDel="00790ECC" w:rsidRDefault="003C3B16" w:rsidP="002D4EAB">
            <w:pPr>
              <w:rPr>
                <w:del w:id="1387" w:author="Awet Teka" w:date="2025-09-13T13:54:00Z" w16du:dateUtc="2025-09-13T10:54:00Z"/>
              </w:rPr>
            </w:pPr>
            <w:del w:id="1388" w:author="Awet Teka" w:date="2025-09-13T13:54:00Z" w16du:dateUtc="2025-09-13T10:54:00Z">
              <w:r w:rsidDel="00790ECC">
                <w:delText>status</w:delText>
              </w:r>
            </w:del>
          </w:p>
        </w:tc>
        <w:tc>
          <w:tcPr>
            <w:tcW w:w="2880" w:type="dxa"/>
          </w:tcPr>
          <w:p w14:paraId="6AD8899E" w14:textId="2019226F" w:rsidR="003C3B16" w:rsidDel="00790ECC" w:rsidRDefault="003C3B16" w:rsidP="002D4EAB">
            <w:pPr>
              <w:cnfStyle w:val="000000000000" w:firstRow="0" w:lastRow="0" w:firstColumn="0" w:lastColumn="0" w:oddVBand="0" w:evenVBand="0" w:oddHBand="0" w:evenHBand="0" w:firstRowFirstColumn="0" w:firstRowLastColumn="0" w:lastRowFirstColumn="0" w:lastRowLastColumn="0"/>
              <w:rPr>
                <w:del w:id="1389" w:author="Awet Teka" w:date="2025-09-13T13:54:00Z" w16du:dateUtc="2025-09-13T10:54:00Z"/>
              </w:rPr>
            </w:pPr>
            <w:del w:id="1390" w:author="Awet Teka" w:date="2025-09-13T13:54:00Z" w16du:dateUtc="2025-09-13T10:54:00Z">
              <w:r w:rsidDel="00790ECC">
                <w:delText>ENUM('Pending','Approved','Completed','Deferred')</w:delText>
              </w:r>
            </w:del>
          </w:p>
        </w:tc>
        <w:tc>
          <w:tcPr>
            <w:tcW w:w="2880" w:type="dxa"/>
          </w:tcPr>
          <w:p w14:paraId="10245409" w14:textId="6FAE987C" w:rsidR="003C3B16" w:rsidDel="00790ECC" w:rsidRDefault="003C3B16" w:rsidP="002D4EAB">
            <w:pPr>
              <w:cnfStyle w:val="000000000000" w:firstRow="0" w:lastRow="0" w:firstColumn="0" w:lastColumn="0" w:oddVBand="0" w:evenVBand="0" w:oddHBand="0" w:evenHBand="0" w:firstRowFirstColumn="0" w:firstRowLastColumn="0" w:lastRowFirstColumn="0" w:lastRowLastColumn="0"/>
              <w:rPr>
                <w:del w:id="1391" w:author="Awet Teka" w:date="2025-09-13T13:54:00Z" w16du:dateUtc="2025-09-13T10:54:00Z"/>
              </w:rPr>
            </w:pPr>
            <w:del w:id="1392" w:author="Awet Teka" w:date="2025-09-13T13:54:00Z" w16du:dateUtc="2025-09-13T10:54:00Z">
              <w:r w:rsidDel="00790ECC">
                <w:delText>Status</w:delText>
              </w:r>
            </w:del>
          </w:p>
        </w:tc>
      </w:tr>
      <w:tr w:rsidR="003C3B16" w:rsidDel="00790ECC" w14:paraId="35955B1E" w14:textId="59F00F17" w:rsidTr="002D4EAB">
        <w:trPr>
          <w:cnfStyle w:val="000000100000" w:firstRow="0" w:lastRow="0" w:firstColumn="0" w:lastColumn="0" w:oddVBand="0" w:evenVBand="0" w:oddHBand="1" w:evenHBand="0" w:firstRowFirstColumn="0" w:firstRowLastColumn="0" w:lastRowFirstColumn="0" w:lastRowLastColumn="0"/>
          <w:del w:id="1393" w:author="Awet Teka" w:date="2025-09-13T13:54:00Z"/>
        </w:trPr>
        <w:tc>
          <w:tcPr>
            <w:cnfStyle w:val="001000000000" w:firstRow="0" w:lastRow="0" w:firstColumn="1" w:lastColumn="0" w:oddVBand="0" w:evenVBand="0" w:oddHBand="0" w:evenHBand="0" w:firstRowFirstColumn="0" w:firstRowLastColumn="0" w:lastRowFirstColumn="0" w:lastRowLastColumn="0"/>
            <w:tcW w:w="2880" w:type="dxa"/>
          </w:tcPr>
          <w:p w14:paraId="2DBE5645" w14:textId="7C574CFE" w:rsidR="003C3B16" w:rsidDel="00790ECC" w:rsidRDefault="003C3B16" w:rsidP="002D4EAB">
            <w:pPr>
              <w:rPr>
                <w:del w:id="1394" w:author="Awet Teka" w:date="2025-09-13T13:54:00Z" w16du:dateUtc="2025-09-13T10:54:00Z"/>
              </w:rPr>
            </w:pPr>
            <w:del w:id="1395" w:author="Awet Teka" w:date="2025-09-13T13:54:00Z" w16du:dateUtc="2025-09-13T10:54:00Z">
              <w:r w:rsidDel="00790ECC">
                <w:delText>created_date</w:delText>
              </w:r>
            </w:del>
          </w:p>
        </w:tc>
        <w:tc>
          <w:tcPr>
            <w:tcW w:w="2880" w:type="dxa"/>
          </w:tcPr>
          <w:p w14:paraId="7A005FC4" w14:textId="59EEC7D7" w:rsidR="003C3B16" w:rsidDel="00790ECC" w:rsidRDefault="003C3B16" w:rsidP="002D4EAB">
            <w:pPr>
              <w:cnfStyle w:val="000000100000" w:firstRow="0" w:lastRow="0" w:firstColumn="0" w:lastColumn="0" w:oddVBand="0" w:evenVBand="0" w:oddHBand="1" w:evenHBand="0" w:firstRowFirstColumn="0" w:firstRowLastColumn="0" w:lastRowFirstColumn="0" w:lastRowLastColumn="0"/>
              <w:rPr>
                <w:del w:id="1396" w:author="Awet Teka" w:date="2025-09-13T13:54:00Z" w16du:dateUtc="2025-09-13T10:54:00Z"/>
              </w:rPr>
            </w:pPr>
            <w:del w:id="1397" w:author="Awet Teka" w:date="2025-09-13T13:54:00Z" w16du:dateUtc="2025-09-13T10:54:00Z">
              <w:r w:rsidDel="00790ECC">
                <w:delText>TIMESTAMP</w:delText>
              </w:r>
            </w:del>
          </w:p>
        </w:tc>
        <w:tc>
          <w:tcPr>
            <w:tcW w:w="2880" w:type="dxa"/>
          </w:tcPr>
          <w:p w14:paraId="7B66E613" w14:textId="0B83CA2E" w:rsidR="003C3B16" w:rsidDel="00790ECC" w:rsidRDefault="003C3B16" w:rsidP="002D4EAB">
            <w:pPr>
              <w:cnfStyle w:val="000000100000" w:firstRow="0" w:lastRow="0" w:firstColumn="0" w:lastColumn="0" w:oddVBand="0" w:evenVBand="0" w:oddHBand="1" w:evenHBand="0" w:firstRowFirstColumn="0" w:firstRowLastColumn="0" w:lastRowFirstColumn="0" w:lastRowLastColumn="0"/>
              <w:rPr>
                <w:del w:id="1398" w:author="Awet Teka" w:date="2025-09-13T13:54:00Z" w16du:dateUtc="2025-09-13T10:54:00Z"/>
              </w:rPr>
            </w:pPr>
            <w:del w:id="1399" w:author="Awet Teka" w:date="2025-09-13T13:54:00Z" w16du:dateUtc="2025-09-13T10:54:00Z">
              <w:r w:rsidDel="00790ECC">
                <w:delText>Created on</w:delText>
              </w:r>
            </w:del>
          </w:p>
        </w:tc>
      </w:tr>
      <w:tr w:rsidR="003C3B16" w:rsidDel="00790ECC" w14:paraId="536F0DE7" w14:textId="5EE9F8E4" w:rsidTr="002D4EAB">
        <w:trPr>
          <w:del w:id="1400" w:author="Awet Teka" w:date="2025-09-13T13:54:00Z"/>
        </w:trPr>
        <w:tc>
          <w:tcPr>
            <w:cnfStyle w:val="001000000000" w:firstRow="0" w:lastRow="0" w:firstColumn="1" w:lastColumn="0" w:oddVBand="0" w:evenVBand="0" w:oddHBand="0" w:evenHBand="0" w:firstRowFirstColumn="0" w:firstRowLastColumn="0" w:lastRowFirstColumn="0" w:lastRowLastColumn="0"/>
            <w:tcW w:w="2880" w:type="dxa"/>
          </w:tcPr>
          <w:p w14:paraId="3DD55D3F" w14:textId="6782D40E" w:rsidR="003C3B16" w:rsidDel="00790ECC" w:rsidRDefault="003C3B16" w:rsidP="002D4EAB">
            <w:pPr>
              <w:rPr>
                <w:del w:id="1401" w:author="Awet Teka" w:date="2025-09-13T13:54:00Z" w16du:dateUtc="2025-09-13T10:54:00Z"/>
              </w:rPr>
            </w:pPr>
            <w:del w:id="1402" w:author="Awet Teka" w:date="2025-09-13T13:54:00Z" w16du:dateUtc="2025-09-13T10:54:00Z">
              <w:r w:rsidDel="00790ECC">
                <w:delText>modified_date</w:delText>
              </w:r>
            </w:del>
          </w:p>
        </w:tc>
        <w:tc>
          <w:tcPr>
            <w:tcW w:w="2880" w:type="dxa"/>
          </w:tcPr>
          <w:p w14:paraId="3D672170" w14:textId="323397D6" w:rsidR="003C3B16" w:rsidDel="00790ECC" w:rsidRDefault="003C3B16" w:rsidP="002D4EAB">
            <w:pPr>
              <w:cnfStyle w:val="000000000000" w:firstRow="0" w:lastRow="0" w:firstColumn="0" w:lastColumn="0" w:oddVBand="0" w:evenVBand="0" w:oddHBand="0" w:evenHBand="0" w:firstRowFirstColumn="0" w:firstRowLastColumn="0" w:lastRowFirstColumn="0" w:lastRowLastColumn="0"/>
              <w:rPr>
                <w:del w:id="1403" w:author="Awet Teka" w:date="2025-09-13T13:54:00Z" w16du:dateUtc="2025-09-13T10:54:00Z"/>
              </w:rPr>
            </w:pPr>
            <w:del w:id="1404" w:author="Awet Teka" w:date="2025-09-13T13:54:00Z" w16du:dateUtc="2025-09-13T10:54:00Z">
              <w:r w:rsidDel="00790ECC">
                <w:delText>TIMESTAMP</w:delText>
              </w:r>
            </w:del>
          </w:p>
        </w:tc>
        <w:tc>
          <w:tcPr>
            <w:tcW w:w="2880" w:type="dxa"/>
          </w:tcPr>
          <w:p w14:paraId="387AA094" w14:textId="4E16E207" w:rsidR="003C3B16" w:rsidDel="00790ECC" w:rsidRDefault="003C3B16" w:rsidP="002D4EAB">
            <w:pPr>
              <w:cnfStyle w:val="000000000000" w:firstRow="0" w:lastRow="0" w:firstColumn="0" w:lastColumn="0" w:oddVBand="0" w:evenVBand="0" w:oddHBand="0" w:evenHBand="0" w:firstRowFirstColumn="0" w:firstRowLastColumn="0" w:lastRowFirstColumn="0" w:lastRowLastColumn="0"/>
              <w:rPr>
                <w:del w:id="1405" w:author="Awet Teka" w:date="2025-09-13T13:54:00Z" w16du:dateUtc="2025-09-13T10:54:00Z"/>
              </w:rPr>
            </w:pPr>
            <w:del w:id="1406" w:author="Awet Teka" w:date="2025-09-13T13:54:00Z" w16du:dateUtc="2025-09-13T10:54:00Z">
              <w:r w:rsidDel="00790ECC">
                <w:delText>Last modified</w:delText>
              </w:r>
            </w:del>
          </w:p>
        </w:tc>
      </w:tr>
    </w:tbl>
    <w:p w14:paraId="66754356" w14:textId="50FE1C97" w:rsidR="003C3B16" w:rsidDel="00790ECC" w:rsidRDefault="003C3B16" w:rsidP="003C3B16">
      <w:pPr>
        <w:rPr>
          <w:del w:id="1407" w:author="Awet Teka" w:date="2025-09-13T13:54:00Z" w16du:dateUtc="2025-09-13T10:54:00Z"/>
        </w:rPr>
      </w:pPr>
    </w:p>
    <w:p w14:paraId="7D657A7D" w14:textId="54D1E43E" w:rsidR="003C3B16" w:rsidDel="00790ECC" w:rsidRDefault="003C3B16" w:rsidP="00B430E5">
      <w:pPr>
        <w:pStyle w:val="Heading3"/>
        <w:rPr>
          <w:del w:id="1408" w:author="Awet Teka" w:date="2025-09-13T13:54:00Z" w16du:dateUtc="2025-09-13T10:54:00Z"/>
        </w:rPr>
      </w:pPr>
      <w:del w:id="1409" w:author="Awet Teka" w:date="2025-09-13T13:54:00Z" w16du:dateUtc="2025-09-13T10:54:00Z">
        <w:r w:rsidDel="00790ECC">
          <w:delText>Intervention Requirements for structures</w:delText>
        </w:r>
      </w:del>
    </w:p>
    <w:p w14:paraId="4BCBA414" w14:textId="6991ABEF" w:rsidR="003C3B16" w:rsidDel="00790ECC" w:rsidRDefault="003C3B16" w:rsidP="003C3B16">
      <w:pPr>
        <w:rPr>
          <w:del w:id="1410" w:author="Awet Teka" w:date="2025-09-13T13:54:00Z" w16du:dateUtc="2025-09-13T10:54:00Z"/>
        </w:rPr>
      </w:pPr>
      <w:del w:id="1411" w:author="Awet Teka" w:date="2025-09-13T13:54:00Z" w16du:dateUtc="2025-09-13T10:54:00Z">
        <w:r w:rsidDel="00790ECC">
          <w:delText>Defines interventions required for structures (bridges, culverts, drifts), including cost and prioritization.</w:delText>
        </w:r>
      </w:del>
    </w:p>
    <w:p w14:paraId="55A971F2" w14:textId="4BFFF96E" w:rsidR="009337F0" w:rsidDel="00790ECC" w:rsidRDefault="009337F0" w:rsidP="009337F0">
      <w:pPr>
        <w:pStyle w:val="Caption"/>
        <w:keepNext/>
        <w:rPr>
          <w:del w:id="1412" w:author="Awet Teka" w:date="2025-09-13T13:54:00Z" w16du:dateUtc="2025-09-13T10:54:00Z"/>
        </w:rPr>
      </w:pPr>
      <w:del w:id="1413" w:author="Awet Teka" w:date="2025-09-13T13:54:00Z" w16du:dateUtc="2025-09-13T10:54:00Z">
        <w:r w:rsidDel="00790ECC">
          <w:delText xml:space="preserve">Table </w:delText>
        </w:r>
        <w:r w:rsidR="000E3585" w:rsidDel="00790ECC">
          <w:fldChar w:fldCharType="begin"/>
        </w:r>
        <w:r w:rsidR="000E3585" w:rsidDel="00790ECC">
          <w:delInstrText xml:space="preserve"> SEQ Table \* ARABIC </w:delInstrText>
        </w:r>
        <w:r w:rsidR="000E3585" w:rsidDel="00790ECC">
          <w:fldChar w:fldCharType="separate"/>
        </w:r>
        <w:r w:rsidR="000E3585" w:rsidDel="00790ECC">
          <w:rPr>
            <w:noProof/>
          </w:rPr>
          <w:delText>14</w:delText>
        </w:r>
        <w:r w:rsidR="000E3585" w:rsidDel="00790ECC">
          <w:rPr>
            <w:noProof/>
          </w:rPr>
          <w:fldChar w:fldCharType="end"/>
        </w:r>
        <w:r w:rsidDel="00790ECC">
          <w:delText>. Intervention requirements for structures</w:delText>
        </w:r>
      </w:del>
    </w:p>
    <w:tbl>
      <w:tblPr>
        <w:tblStyle w:val="LightList"/>
        <w:tblW w:w="0" w:type="auto"/>
        <w:tblLook w:val="04A0" w:firstRow="1" w:lastRow="0" w:firstColumn="1" w:lastColumn="0" w:noHBand="0" w:noVBand="1"/>
      </w:tblPr>
      <w:tblGrid>
        <w:gridCol w:w="2589"/>
        <w:gridCol w:w="4749"/>
        <w:gridCol w:w="1282"/>
      </w:tblGrid>
      <w:tr w:rsidR="003C3B16" w:rsidDel="00790ECC" w14:paraId="0DC69181" w14:textId="6EAFF566" w:rsidTr="003C3B16">
        <w:trPr>
          <w:cnfStyle w:val="100000000000" w:firstRow="1" w:lastRow="0" w:firstColumn="0" w:lastColumn="0" w:oddVBand="0" w:evenVBand="0" w:oddHBand="0" w:evenHBand="0" w:firstRowFirstColumn="0" w:firstRowLastColumn="0" w:lastRowFirstColumn="0" w:lastRowLastColumn="0"/>
          <w:del w:id="1414" w:author="Awet Teka" w:date="2025-09-13T13:54:00Z"/>
        </w:trPr>
        <w:tc>
          <w:tcPr>
            <w:cnfStyle w:val="001000000000" w:firstRow="0" w:lastRow="0" w:firstColumn="1" w:lastColumn="0" w:oddVBand="0" w:evenVBand="0" w:oddHBand="0" w:evenHBand="0" w:firstRowFirstColumn="0" w:firstRowLastColumn="0" w:lastRowFirstColumn="0" w:lastRowLastColumn="0"/>
            <w:tcW w:w="2594" w:type="dxa"/>
          </w:tcPr>
          <w:p w14:paraId="5E6271AC" w14:textId="3E5A9F79" w:rsidR="003C3B16" w:rsidDel="00790ECC" w:rsidRDefault="003C3B16" w:rsidP="002D4EAB">
            <w:pPr>
              <w:rPr>
                <w:del w:id="1415" w:author="Awet Teka" w:date="2025-09-13T13:54:00Z" w16du:dateUtc="2025-09-13T10:54:00Z"/>
              </w:rPr>
            </w:pPr>
            <w:del w:id="1416" w:author="Awet Teka" w:date="2025-09-13T13:54:00Z" w16du:dateUtc="2025-09-13T10:54:00Z">
              <w:r w:rsidDel="00790ECC">
                <w:delText>Field</w:delText>
              </w:r>
            </w:del>
          </w:p>
        </w:tc>
        <w:tc>
          <w:tcPr>
            <w:tcW w:w="4864" w:type="dxa"/>
          </w:tcPr>
          <w:p w14:paraId="01AFCE98" w14:textId="091F0D7B" w:rsidR="003C3B16" w:rsidDel="00790ECC" w:rsidRDefault="003C3B16" w:rsidP="002D4EAB">
            <w:pPr>
              <w:cnfStyle w:val="100000000000" w:firstRow="1" w:lastRow="0" w:firstColumn="0" w:lastColumn="0" w:oddVBand="0" w:evenVBand="0" w:oddHBand="0" w:evenHBand="0" w:firstRowFirstColumn="0" w:firstRowLastColumn="0" w:lastRowFirstColumn="0" w:lastRowLastColumn="0"/>
              <w:rPr>
                <w:del w:id="1417" w:author="Awet Teka" w:date="2025-09-13T13:54:00Z" w16du:dateUtc="2025-09-13T10:54:00Z"/>
              </w:rPr>
            </w:pPr>
            <w:del w:id="1418" w:author="Awet Teka" w:date="2025-09-13T13:54:00Z" w16du:dateUtc="2025-09-13T10:54:00Z">
              <w:r w:rsidDel="00790ECC">
                <w:delText>Type</w:delText>
              </w:r>
            </w:del>
          </w:p>
        </w:tc>
        <w:tc>
          <w:tcPr>
            <w:tcW w:w="1398" w:type="dxa"/>
          </w:tcPr>
          <w:p w14:paraId="50956167" w14:textId="5B51DD9F" w:rsidR="003C3B16" w:rsidDel="00790ECC" w:rsidRDefault="003C3B16" w:rsidP="002D4EAB">
            <w:pPr>
              <w:cnfStyle w:val="100000000000" w:firstRow="1" w:lastRow="0" w:firstColumn="0" w:lastColumn="0" w:oddVBand="0" w:evenVBand="0" w:oddHBand="0" w:evenHBand="0" w:firstRowFirstColumn="0" w:firstRowLastColumn="0" w:lastRowFirstColumn="0" w:lastRowLastColumn="0"/>
              <w:rPr>
                <w:del w:id="1419" w:author="Awet Teka" w:date="2025-09-13T13:54:00Z" w16du:dateUtc="2025-09-13T10:54:00Z"/>
              </w:rPr>
            </w:pPr>
            <w:del w:id="1420" w:author="Awet Teka" w:date="2025-09-13T13:54:00Z" w16du:dateUtc="2025-09-13T10:54:00Z">
              <w:r w:rsidDel="00790ECC">
                <w:delText>Description</w:delText>
              </w:r>
            </w:del>
          </w:p>
        </w:tc>
      </w:tr>
      <w:tr w:rsidR="003C3B16" w:rsidDel="00790ECC" w14:paraId="2F6ED82E" w14:textId="18EB7C74" w:rsidTr="003C3B16">
        <w:trPr>
          <w:cnfStyle w:val="000000100000" w:firstRow="0" w:lastRow="0" w:firstColumn="0" w:lastColumn="0" w:oddVBand="0" w:evenVBand="0" w:oddHBand="1" w:evenHBand="0" w:firstRowFirstColumn="0" w:firstRowLastColumn="0" w:lastRowFirstColumn="0" w:lastRowLastColumn="0"/>
          <w:del w:id="1421" w:author="Awet Teka" w:date="2025-09-13T13:54:00Z"/>
        </w:trPr>
        <w:tc>
          <w:tcPr>
            <w:cnfStyle w:val="001000000000" w:firstRow="0" w:lastRow="0" w:firstColumn="1" w:lastColumn="0" w:oddVBand="0" w:evenVBand="0" w:oddHBand="0" w:evenHBand="0" w:firstRowFirstColumn="0" w:firstRowLastColumn="0" w:lastRowFirstColumn="0" w:lastRowLastColumn="0"/>
            <w:tcW w:w="2594" w:type="dxa"/>
          </w:tcPr>
          <w:p w14:paraId="15C8A741" w14:textId="418C3FB0" w:rsidR="003C3B16" w:rsidDel="00790ECC" w:rsidRDefault="003C3B16" w:rsidP="002D4EAB">
            <w:pPr>
              <w:rPr>
                <w:del w:id="1422" w:author="Awet Teka" w:date="2025-09-13T13:54:00Z" w16du:dateUtc="2025-09-13T10:54:00Z"/>
              </w:rPr>
            </w:pPr>
            <w:del w:id="1423" w:author="Awet Teka" w:date="2025-09-13T13:54:00Z" w16du:dateUtc="2025-09-13T10:54:00Z">
              <w:r w:rsidDel="00790ECC">
                <w:delText>structure_intervention_id</w:delText>
              </w:r>
            </w:del>
          </w:p>
        </w:tc>
        <w:tc>
          <w:tcPr>
            <w:tcW w:w="4864" w:type="dxa"/>
          </w:tcPr>
          <w:p w14:paraId="4DC53497" w14:textId="4CF6D62C" w:rsidR="003C3B16" w:rsidDel="00790ECC" w:rsidRDefault="003C3B16" w:rsidP="002D4EAB">
            <w:pPr>
              <w:cnfStyle w:val="000000100000" w:firstRow="0" w:lastRow="0" w:firstColumn="0" w:lastColumn="0" w:oddVBand="0" w:evenVBand="0" w:oddHBand="1" w:evenHBand="0" w:firstRowFirstColumn="0" w:firstRowLastColumn="0" w:lastRowFirstColumn="0" w:lastRowLastColumn="0"/>
              <w:rPr>
                <w:del w:id="1424" w:author="Awet Teka" w:date="2025-09-13T13:54:00Z" w16du:dateUtc="2025-09-13T10:54:00Z"/>
              </w:rPr>
            </w:pPr>
            <w:del w:id="1425" w:author="Awet Teka" w:date="2025-09-13T13:54:00Z" w16du:dateUtc="2025-09-13T10:54:00Z">
              <w:r w:rsidDel="00790ECC">
                <w:delText>BIGSERIAL, PK</w:delText>
              </w:r>
            </w:del>
          </w:p>
        </w:tc>
        <w:tc>
          <w:tcPr>
            <w:tcW w:w="1398" w:type="dxa"/>
          </w:tcPr>
          <w:p w14:paraId="217F65BD" w14:textId="28A339C1" w:rsidR="003C3B16" w:rsidDel="00790ECC" w:rsidRDefault="003C3B16" w:rsidP="002D4EAB">
            <w:pPr>
              <w:cnfStyle w:val="000000100000" w:firstRow="0" w:lastRow="0" w:firstColumn="0" w:lastColumn="0" w:oddVBand="0" w:evenVBand="0" w:oddHBand="1" w:evenHBand="0" w:firstRowFirstColumn="0" w:firstRowLastColumn="0" w:lastRowFirstColumn="0" w:lastRowLastColumn="0"/>
              <w:rPr>
                <w:del w:id="1426" w:author="Awet Teka" w:date="2025-09-13T13:54:00Z" w16du:dateUtc="2025-09-13T10:54:00Z"/>
              </w:rPr>
            </w:pPr>
            <w:del w:id="1427" w:author="Awet Teka" w:date="2025-09-13T13:54:00Z" w16du:dateUtc="2025-09-13T10:54:00Z">
              <w:r w:rsidDel="00790ECC">
                <w:delText>Intervention record ID</w:delText>
              </w:r>
            </w:del>
          </w:p>
        </w:tc>
      </w:tr>
      <w:tr w:rsidR="003C3B16" w:rsidDel="00790ECC" w14:paraId="0E59E901" w14:textId="7B71D19F" w:rsidTr="003C3B16">
        <w:trPr>
          <w:del w:id="1428" w:author="Awet Teka" w:date="2025-09-13T13:54:00Z"/>
        </w:trPr>
        <w:tc>
          <w:tcPr>
            <w:cnfStyle w:val="001000000000" w:firstRow="0" w:lastRow="0" w:firstColumn="1" w:lastColumn="0" w:oddVBand="0" w:evenVBand="0" w:oddHBand="0" w:evenHBand="0" w:firstRowFirstColumn="0" w:firstRowLastColumn="0" w:lastRowFirstColumn="0" w:lastRowLastColumn="0"/>
            <w:tcW w:w="2594" w:type="dxa"/>
          </w:tcPr>
          <w:p w14:paraId="4A68325B" w14:textId="5E0A8044" w:rsidR="003C3B16" w:rsidDel="00790ECC" w:rsidRDefault="003C3B16" w:rsidP="002D4EAB">
            <w:pPr>
              <w:rPr>
                <w:del w:id="1429" w:author="Awet Teka" w:date="2025-09-13T13:54:00Z" w16du:dateUtc="2025-09-13T10:54:00Z"/>
              </w:rPr>
            </w:pPr>
            <w:del w:id="1430" w:author="Awet Teka" w:date="2025-09-13T13:54:00Z" w16du:dateUtc="2025-09-13T10:54:00Z">
              <w:r w:rsidDel="00790ECC">
                <w:delText>structure_id</w:delText>
              </w:r>
            </w:del>
          </w:p>
        </w:tc>
        <w:tc>
          <w:tcPr>
            <w:tcW w:w="4864" w:type="dxa"/>
          </w:tcPr>
          <w:p w14:paraId="1A609824" w14:textId="741CAF47" w:rsidR="003C3B16" w:rsidDel="00790ECC" w:rsidRDefault="003C3B16" w:rsidP="002D4EAB">
            <w:pPr>
              <w:cnfStyle w:val="000000000000" w:firstRow="0" w:lastRow="0" w:firstColumn="0" w:lastColumn="0" w:oddVBand="0" w:evenVBand="0" w:oddHBand="0" w:evenHBand="0" w:firstRowFirstColumn="0" w:firstRowLastColumn="0" w:lastRowFirstColumn="0" w:lastRowLastColumn="0"/>
              <w:rPr>
                <w:del w:id="1431" w:author="Awet Teka" w:date="2025-09-13T13:54:00Z" w16du:dateUtc="2025-09-13T10:54:00Z"/>
              </w:rPr>
            </w:pPr>
            <w:del w:id="1432" w:author="Awet Teka" w:date="2025-09-13T13:54:00Z" w16du:dateUtc="2025-09-13T10:54:00Z">
              <w:r w:rsidDel="00790ECC">
                <w:delText>INT, FK → Structure_Inventory</w:delText>
              </w:r>
            </w:del>
          </w:p>
        </w:tc>
        <w:tc>
          <w:tcPr>
            <w:tcW w:w="1398" w:type="dxa"/>
          </w:tcPr>
          <w:p w14:paraId="06B950B5" w14:textId="5D1B4D50" w:rsidR="003C3B16" w:rsidDel="00790ECC" w:rsidRDefault="003C3B16" w:rsidP="002D4EAB">
            <w:pPr>
              <w:cnfStyle w:val="000000000000" w:firstRow="0" w:lastRow="0" w:firstColumn="0" w:lastColumn="0" w:oddVBand="0" w:evenVBand="0" w:oddHBand="0" w:evenHBand="0" w:firstRowFirstColumn="0" w:firstRowLastColumn="0" w:lastRowFirstColumn="0" w:lastRowLastColumn="0"/>
              <w:rPr>
                <w:del w:id="1433" w:author="Awet Teka" w:date="2025-09-13T13:54:00Z" w16du:dateUtc="2025-09-13T10:54:00Z"/>
              </w:rPr>
            </w:pPr>
            <w:del w:id="1434" w:author="Awet Teka" w:date="2025-09-13T13:54:00Z" w16du:dateUtc="2025-09-13T10:54:00Z">
              <w:r w:rsidDel="00790ECC">
                <w:delText>Linked structure</w:delText>
              </w:r>
            </w:del>
          </w:p>
        </w:tc>
      </w:tr>
      <w:tr w:rsidR="003C3B16" w:rsidDel="00790ECC" w14:paraId="0D645648" w14:textId="12BD507F" w:rsidTr="003C3B16">
        <w:trPr>
          <w:cnfStyle w:val="000000100000" w:firstRow="0" w:lastRow="0" w:firstColumn="0" w:lastColumn="0" w:oddVBand="0" w:evenVBand="0" w:oddHBand="1" w:evenHBand="0" w:firstRowFirstColumn="0" w:firstRowLastColumn="0" w:lastRowFirstColumn="0" w:lastRowLastColumn="0"/>
          <w:del w:id="1435" w:author="Awet Teka" w:date="2025-09-13T13:54:00Z"/>
        </w:trPr>
        <w:tc>
          <w:tcPr>
            <w:cnfStyle w:val="001000000000" w:firstRow="0" w:lastRow="0" w:firstColumn="1" w:lastColumn="0" w:oddVBand="0" w:evenVBand="0" w:oddHBand="0" w:evenHBand="0" w:firstRowFirstColumn="0" w:firstRowLastColumn="0" w:lastRowFirstColumn="0" w:lastRowLastColumn="0"/>
            <w:tcW w:w="2594" w:type="dxa"/>
          </w:tcPr>
          <w:p w14:paraId="2A4C7626" w14:textId="515AD7CE" w:rsidR="003C3B16" w:rsidDel="00790ECC" w:rsidRDefault="003C3B16" w:rsidP="002D4EAB">
            <w:pPr>
              <w:rPr>
                <w:del w:id="1436" w:author="Awet Teka" w:date="2025-09-13T13:54:00Z" w16du:dateUtc="2025-09-13T10:54:00Z"/>
              </w:rPr>
            </w:pPr>
            <w:del w:id="1437" w:author="Awet Teka" w:date="2025-09-13T13:54:00Z" w16du:dateUtc="2025-09-13T10:54:00Z">
              <w:r w:rsidDel="00790ECC">
                <w:delText>intervention_type</w:delText>
              </w:r>
            </w:del>
          </w:p>
        </w:tc>
        <w:tc>
          <w:tcPr>
            <w:tcW w:w="4864" w:type="dxa"/>
          </w:tcPr>
          <w:p w14:paraId="525D5EC7" w14:textId="51FEBEAA" w:rsidR="003C3B16" w:rsidDel="00790ECC" w:rsidRDefault="003C3B16" w:rsidP="002D4EAB">
            <w:pPr>
              <w:cnfStyle w:val="000000100000" w:firstRow="0" w:lastRow="0" w:firstColumn="0" w:lastColumn="0" w:oddVBand="0" w:evenVBand="0" w:oddHBand="1" w:evenHBand="0" w:firstRowFirstColumn="0" w:firstRowLastColumn="0" w:lastRowFirstColumn="0" w:lastRowLastColumn="0"/>
              <w:rPr>
                <w:del w:id="1438" w:author="Awet Teka" w:date="2025-09-13T13:54:00Z" w16du:dateUtc="2025-09-13T10:54:00Z"/>
              </w:rPr>
            </w:pPr>
            <w:del w:id="1439" w:author="Awet Teka" w:date="2025-09-13T13:54:00Z" w16du:dateUtc="2025-09-13T10:54:00Z">
              <w:r w:rsidDel="00790ECC">
                <w:delText>ENUM(...)</w:delText>
              </w:r>
            </w:del>
          </w:p>
        </w:tc>
        <w:tc>
          <w:tcPr>
            <w:tcW w:w="1398" w:type="dxa"/>
          </w:tcPr>
          <w:p w14:paraId="6309E35D" w14:textId="5F5D20B9" w:rsidR="003C3B16" w:rsidDel="00790ECC" w:rsidRDefault="003C3B16" w:rsidP="002D4EAB">
            <w:pPr>
              <w:cnfStyle w:val="000000100000" w:firstRow="0" w:lastRow="0" w:firstColumn="0" w:lastColumn="0" w:oddVBand="0" w:evenVBand="0" w:oddHBand="1" w:evenHBand="0" w:firstRowFirstColumn="0" w:firstRowLastColumn="0" w:lastRowFirstColumn="0" w:lastRowLastColumn="0"/>
              <w:rPr>
                <w:del w:id="1440" w:author="Awet Teka" w:date="2025-09-13T13:54:00Z" w16du:dateUtc="2025-09-13T10:54:00Z"/>
              </w:rPr>
            </w:pPr>
            <w:del w:id="1441" w:author="Awet Teka" w:date="2025-09-13T13:54:00Z" w16du:dateUtc="2025-09-13T10:54:00Z">
              <w:r w:rsidDel="00790ECC">
                <w:delText>Type of intervention</w:delText>
              </w:r>
            </w:del>
          </w:p>
        </w:tc>
      </w:tr>
      <w:tr w:rsidR="003C3B16" w:rsidDel="00790ECC" w14:paraId="44C092F6" w14:textId="7346882B" w:rsidTr="003C3B16">
        <w:trPr>
          <w:del w:id="1442" w:author="Awet Teka" w:date="2025-09-13T13:54:00Z"/>
        </w:trPr>
        <w:tc>
          <w:tcPr>
            <w:cnfStyle w:val="001000000000" w:firstRow="0" w:lastRow="0" w:firstColumn="1" w:lastColumn="0" w:oddVBand="0" w:evenVBand="0" w:oddHBand="0" w:evenHBand="0" w:firstRowFirstColumn="0" w:firstRowLastColumn="0" w:lastRowFirstColumn="0" w:lastRowLastColumn="0"/>
            <w:tcW w:w="2594" w:type="dxa"/>
          </w:tcPr>
          <w:p w14:paraId="5D4EC66C" w14:textId="571E0C53" w:rsidR="003C3B16" w:rsidDel="00790ECC" w:rsidRDefault="003C3B16" w:rsidP="002D4EAB">
            <w:pPr>
              <w:rPr>
                <w:del w:id="1443" w:author="Awet Teka" w:date="2025-09-13T13:54:00Z" w16du:dateUtc="2025-09-13T10:54:00Z"/>
              </w:rPr>
            </w:pPr>
            <w:del w:id="1444" w:author="Awet Teka" w:date="2025-09-13T13:54:00Z" w16du:dateUtc="2025-09-13T10:54:00Z">
              <w:r w:rsidDel="00790ECC">
                <w:delText>required_length_m</w:delText>
              </w:r>
            </w:del>
          </w:p>
        </w:tc>
        <w:tc>
          <w:tcPr>
            <w:tcW w:w="4864" w:type="dxa"/>
          </w:tcPr>
          <w:p w14:paraId="321EF4E7" w14:textId="40BF6F83" w:rsidR="003C3B16" w:rsidDel="00790ECC" w:rsidRDefault="003C3B16" w:rsidP="002D4EAB">
            <w:pPr>
              <w:cnfStyle w:val="000000000000" w:firstRow="0" w:lastRow="0" w:firstColumn="0" w:lastColumn="0" w:oddVBand="0" w:evenVBand="0" w:oddHBand="0" w:evenHBand="0" w:firstRowFirstColumn="0" w:firstRowLastColumn="0" w:lastRowFirstColumn="0" w:lastRowLastColumn="0"/>
              <w:rPr>
                <w:del w:id="1445" w:author="Awet Teka" w:date="2025-09-13T13:54:00Z" w16du:dateUtc="2025-09-13T10:54:00Z"/>
              </w:rPr>
            </w:pPr>
            <w:del w:id="1446" w:author="Awet Teka" w:date="2025-09-13T13:54:00Z" w16du:dateUtc="2025-09-13T10:54:00Z">
              <w:r w:rsidDel="00790ECC">
                <w:delText>DECIMAL(6,2)</w:delText>
              </w:r>
            </w:del>
          </w:p>
        </w:tc>
        <w:tc>
          <w:tcPr>
            <w:tcW w:w="1398" w:type="dxa"/>
          </w:tcPr>
          <w:p w14:paraId="68A60953" w14:textId="41DDC11F" w:rsidR="003C3B16" w:rsidDel="00790ECC" w:rsidRDefault="003C3B16" w:rsidP="002D4EAB">
            <w:pPr>
              <w:cnfStyle w:val="000000000000" w:firstRow="0" w:lastRow="0" w:firstColumn="0" w:lastColumn="0" w:oddVBand="0" w:evenVBand="0" w:oddHBand="0" w:evenHBand="0" w:firstRowFirstColumn="0" w:firstRowLastColumn="0" w:lastRowFirstColumn="0" w:lastRowLastColumn="0"/>
              <w:rPr>
                <w:del w:id="1447" w:author="Awet Teka" w:date="2025-09-13T13:54:00Z" w16du:dateUtc="2025-09-13T10:54:00Z"/>
              </w:rPr>
            </w:pPr>
            <w:del w:id="1448" w:author="Awet Teka" w:date="2025-09-13T13:54:00Z" w16du:dateUtc="2025-09-13T10:54:00Z">
              <w:r w:rsidDel="00790ECC">
                <w:delText>Length required</w:delText>
              </w:r>
            </w:del>
          </w:p>
        </w:tc>
      </w:tr>
      <w:tr w:rsidR="003C3B16" w:rsidDel="00790ECC" w14:paraId="491DD4B2" w14:textId="583E2B5C" w:rsidTr="003C3B16">
        <w:trPr>
          <w:cnfStyle w:val="000000100000" w:firstRow="0" w:lastRow="0" w:firstColumn="0" w:lastColumn="0" w:oddVBand="0" w:evenVBand="0" w:oddHBand="1" w:evenHBand="0" w:firstRowFirstColumn="0" w:firstRowLastColumn="0" w:lastRowFirstColumn="0" w:lastRowLastColumn="0"/>
          <w:del w:id="1449" w:author="Awet Teka" w:date="2025-09-13T13:54:00Z"/>
        </w:trPr>
        <w:tc>
          <w:tcPr>
            <w:cnfStyle w:val="001000000000" w:firstRow="0" w:lastRow="0" w:firstColumn="1" w:lastColumn="0" w:oddVBand="0" w:evenVBand="0" w:oddHBand="0" w:evenHBand="0" w:firstRowFirstColumn="0" w:firstRowLastColumn="0" w:lastRowFirstColumn="0" w:lastRowLastColumn="0"/>
            <w:tcW w:w="2594" w:type="dxa"/>
          </w:tcPr>
          <w:p w14:paraId="2AD2D118" w14:textId="5DC0485F" w:rsidR="003C3B16" w:rsidDel="00790ECC" w:rsidRDefault="003C3B16" w:rsidP="002D4EAB">
            <w:pPr>
              <w:rPr>
                <w:del w:id="1450" w:author="Awet Teka" w:date="2025-09-13T13:54:00Z" w16du:dateUtc="2025-09-13T10:54:00Z"/>
              </w:rPr>
            </w:pPr>
            <w:del w:id="1451" w:author="Awet Teka" w:date="2025-09-13T13:54:00Z" w16du:dateUtc="2025-09-13T10:54:00Z">
              <w:r w:rsidDel="00790ECC">
                <w:delText>estimated_cost</w:delText>
              </w:r>
            </w:del>
          </w:p>
        </w:tc>
        <w:tc>
          <w:tcPr>
            <w:tcW w:w="4864" w:type="dxa"/>
          </w:tcPr>
          <w:p w14:paraId="74AC4481" w14:textId="42EB4DA4" w:rsidR="003C3B16" w:rsidDel="00790ECC" w:rsidRDefault="003C3B16" w:rsidP="002D4EAB">
            <w:pPr>
              <w:cnfStyle w:val="000000100000" w:firstRow="0" w:lastRow="0" w:firstColumn="0" w:lastColumn="0" w:oddVBand="0" w:evenVBand="0" w:oddHBand="1" w:evenHBand="0" w:firstRowFirstColumn="0" w:firstRowLastColumn="0" w:lastRowFirstColumn="0" w:lastRowLastColumn="0"/>
              <w:rPr>
                <w:del w:id="1452" w:author="Awet Teka" w:date="2025-09-13T13:54:00Z" w16du:dateUtc="2025-09-13T10:54:00Z"/>
              </w:rPr>
            </w:pPr>
            <w:del w:id="1453" w:author="Awet Teka" w:date="2025-09-13T13:54:00Z" w16du:dateUtc="2025-09-13T10:54:00Z">
              <w:r w:rsidDel="00790ECC">
                <w:delText>NUMERIC(12,2)</w:delText>
              </w:r>
            </w:del>
          </w:p>
        </w:tc>
        <w:tc>
          <w:tcPr>
            <w:tcW w:w="1398" w:type="dxa"/>
          </w:tcPr>
          <w:p w14:paraId="0FCD1150" w14:textId="3DCC0DE7" w:rsidR="003C3B16" w:rsidDel="00790ECC" w:rsidRDefault="003C3B16" w:rsidP="002D4EAB">
            <w:pPr>
              <w:cnfStyle w:val="000000100000" w:firstRow="0" w:lastRow="0" w:firstColumn="0" w:lastColumn="0" w:oddVBand="0" w:evenVBand="0" w:oddHBand="1" w:evenHBand="0" w:firstRowFirstColumn="0" w:firstRowLastColumn="0" w:lastRowFirstColumn="0" w:lastRowLastColumn="0"/>
              <w:rPr>
                <w:del w:id="1454" w:author="Awet Teka" w:date="2025-09-13T13:54:00Z" w16du:dateUtc="2025-09-13T10:54:00Z"/>
              </w:rPr>
            </w:pPr>
            <w:del w:id="1455" w:author="Awet Teka" w:date="2025-09-13T13:54:00Z" w16du:dateUtc="2025-09-13T10:54:00Z">
              <w:r w:rsidDel="00790ECC">
                <w:delText>Cost estimate</w:delText>
              </w:r>
            </w:del>
          </w:p>
        </w:tc>
      </w:tr>
      <w:tr w:rsidR="003C3B16" w:rsidDel="00790ECC" w14:paraId="2DF56CF9" w14:textId="0CF6B29F" w:rsidTr="003C3B16">
        <w:trPr>
          <w:del w:id="1456" w:author="Awet Teka" w:date="2025-09-13T13:54:00Z"/>
        </w:trPr>
        <w:tc>
          <w:tcPr>
            <w:cnfStyle w:val="001000000000" w:firstRow="0" w:lastRow="0" w:firstColumn="1" w:lastColumn="0" w:oddVBand="0" w:evenVBand="0" w:oddHBand="0" w:evenHBand="0" w:firstRowFirstColumn="0" w:firstRowLastColumn="0" w:lastRowFirstColumn="0" w:lastRowLastColumn="0"/>
            <w:tcW w:w="2594" w:type="dxa"/>
          </w:tcPr>
          <w:p w14:paraId="18759811" w14:textId="2F984711" w:rsidR="003C3B16" w:rsidDel="00790ECC" w:rsidRDefault="003C3B16" w:rsidP="002D4EAB">
            <w:pPr>
              <w:rPr>
                <w:del w:id="1457" w:author="Awet Teka" w:date="2025-09-13T13:54:00Z" w16du:dateUtc="2025-09-13T10:54:00Z"/>
              </w:rPr>
            </w:pPr>
            <w:del w:id="1458" w:author="Awet Teka" w:date="2025-09-13T13:54:00Z" w16du:dateUtc="2025-09-13T10:54:00Z">
              <w:r w:rsidDel="00790ECC">
                <w:delText>priority_score</w:delText>
              </w:r>
            </w:del>
          </w:p>
        </w:tc>
        <w:tc>
          <w:tcPr>
            <w:tcW w:w="4864" w:type="dxa"/>
          </w:tcPr>
          <w:p w14:paraId="72579120" w14:textId="7CBB9882" w:rsidR="003C3B16" w:rsidDel="00790ECC" w:rsidRDefault="003C3B16" w:rsidP="002D4EAB">
            <w:pPr>
              <w:cnfStyle w:val="000000000000" w:firstRow="0" w:lastRow="0" w:firstColumn="0" w:lastColumn="0" w:oddVBand="0" w:evenVBand="0" w:oddHBand="0" w:evenHBand="0" w:firstRowFirstColumn="0" w:firstRowLastColumn="0" w:lastRowFirstColumn="0" w:lastRowLastColumn="0"/>
              <w:rPr>
                <w:del w:id="1459" w:author="Awet Teka" w:date="2025-09-13T13:54:00Z" w16du:dateUtc="2025-09-13T10:54:00Z"/>
              </w:rPr>
            </w:pPr>
            <w:del w:id="1460" w:author="Awet Teka" w:date="2025-09-13T13:54:00Z" w16du:dateUtc="2025-09-13T10:54:00Z">
              <w:r w:rsidDel="00790ECC">
                <w:delText>DECIMAL(8,2)</w:delText>
              </w:r>
            </w:del>
          </w:p>
        </w:tc>
        <w:tc>
          <w:tcPr>
            <w:tcW w:w="1398" w:type="dxa"/>
          </w:tcPr>
          <w:p w14:paraId="2467675F" w14:textId="207A4005" w:rsidR="003C3B16" w:rsidDel="00790ECC" w:rsidRDefault="003C3B16" w:rsidP="002D4EAB">
            <w:pPr>
              <w:cnfStyle w:val="000000000000" w:firstRow="0" w:lastRow="0" w:firstColumn="0" w:lastColumn="0" w:oddVBand="0" w:evenVBand="0" w:oddHBand="0" w:evenHBand="0" w:firstRowFirstColumn="0" w:firstRowLastColumn="0" w:lastRowFirstColumn="0" w:lastRowLastColumn="0"/>
              <w:rPr>
                <w:del w:id="1461" w:author="Awet Teka" w:date="2025-09-13T13:54:00Z" w16du:dateUtc="2025-09-13T10:54:00Z"/>
              </w:rPr>
            </w:pPr>
            <w:del w:id="1462" w:author="Awet Teka" w:date="2025-09-13T13:54:00Z" w16du:dateUtc="2025-09-13T10:54:00Z">
              <w:r w:rsidDel="00790ECC">
                <w:delText>Priority score</w:delText>
              </w:r>
            </w:del>
          </w:p>
        </w:tc>
      </w:tr>
      <w:tr w:rsidR="003C3B16" w:rsidDel="00790ECC" w14:paraId="2A294ACF" w14:textId="2CA8A431" w:rsidTr="003C3B16">
        <w:trPr>
          <w:cnfStyle w:val="000000100000" w:firstRow="0" w:lastRow="0" w:firstColumn="0" w:lastColumn="0" w:oddVBand="0" w:evenVBand="0" w:oddHBand="1" w:evenHBand="0" w:firstRowFirstColumn="0" w:firstRowLastColumn="0" w:lastRowFirstColumn="0" w:lastRowLastColumn="0"/>
          <w:del w:id="1463" w:author="Awet Teka" w:date="2025-09-13T13:54:00Z"/>
        </w:trPr>
        <w:tc>
          <w:tcPr>
            <w:cnfStyle w:val="001000000000" w:firstRow="0" w:lastRow="0" w:firstColumn="1" w:lastColumn="0" w:oddVBand="0" w:evenVBand="0" w:oddHBand="0" w:evenHBand="0" w:firstRowFirstColumn="0" w:firstRowLastColumn="0" w:lastRowFirstColumn="0" w:lastRowLastColumn="0"/>
            <w:tcW w:w="2594" w:type="dxa"/>
          </w:tcPr>
          <w:p w14:paraId="3B624E8B" w14:textId="0160F8C0" w:rsidR="003C3B16" w:rsidDel="00790ECC" w:rsidRDefault="003C3B16" w:rsidP="002D4EAB">
            <w:pPr>
              <w:rPr>
                <w:del w:id="1464" w:author="Awet Teka" w:date="2025-09-13T13:54:00Z" w16du:dateUtc="2025-09-13T10:54:00Z"/>
              </w:rPr>
            </w:pPr>
            <w:del w:id="1465" w:author="Awet Teka" w:date="2025-09-13T13:54:00Z" w16du:dateUtc="2025-09-13T10:54:00Z">
              <w:r w:rsidDel="00790ECC">
                <w:delText>intervention_year</w:delText>
              </w:r>
            </w:del>
          </w:p>
        </w:tc>
        <w:tc>
          <w:tcPr>
            <w:tcW w:w="4864" w:type="dxa"/>
          </w:tcPr>
          <w:p w14:paraId="456C0C47" w14:textId="5318499C" w:rsidR="003C3B16" w:rsidDel="00790ECC" w:rsidRDefault="003C3B16" w:rsidP="002D4EAB">
            <w:pPr>
              <w:cnfStyle w:val="000000100000" w:firstRow="0" w:lastRow="0" w:firstColumn="0" w:lastColumn="0" w:oddVBand="0" w:evenVBand="0" w:oddHBand="1" w:evenHBand="0" w:firstRowFirstColumn="0" w:firstRowLastColumn="0" w:lastRowFirstColumn="0" w:lastRowLastColumn="0"/>
              <w:rPr>
                <w:del w:id="1466" w:author="Awet Teka" w:date="2025-09-13T13:54:00Z" w16du:dateUtc="2025-09-13T10:54:00Z"/>
              </w:rPr>
            </w:pPr>
            <w:del w:id="1467" w:author="Awet Teka" w:date="2025-09-13T13:54:00Z" w16du:dateUtc="2025-09-13T10:54:00Z">
              <w:r w:rsidDel="00790ECC">
                <w:delText>INT</w:delText>
              </w:r>
            </w:del>
          </w:p>
        </w:tc>
        <w:tc>
          <w:tcPr>
            <w:tcW w:w="1398" w:type="dxa"/>
          </w:tcPr>
          <w:p w14:paraId="5D1FDB34" w14:textId="798CE135" w:rsidR="003C3B16" w:rsidDel="00790ECC" w:rsidRDefault="003C3B16" w:rsidP="002D4EAB">
            <w:pPr>
              <w:cnfStyle w:val="000000100000" w:firstRow="0" w:lastRow="0" w:firstColumn="0" w:lastColumn="0" w:oddVBand="0" w:evenVBand="0" w:oddHBand="1" w:evenHBand="0" w:firstRowFirstColumn="0" w:firstRowLastColumn="0" w:lastRowFirstColumn="0" w:lastRowLastColumn="0"/>
              <w:rPr>
                <w:del w:id="1468" w:author="Awet Teka" w:date="2025-09-13T13:54:00Z" w16du:dateUtc="2025-09-13T10:54:00Z"/>
              </w:rPr>
            </w:pPr>
            <w:del w:id="1469" w:author="Awet Teka" w:date="2025-09-13T13:54:00Z" w16du:dateUtc="2025-09-13T10:54:00Z">
              <w:r w:rsidDel="00790ECC">
                <w:delText>Planned year</w:delText>
              </w:r>
            </w:del>
          </w:p>
        </w:tc>
      </w:tr>
      <w:tr w:rsidR="003C3B16" w:rsidDel="00790ECC" w14:paraId="762AE503" w14:textId="53E56DB8" w:rsidTr="003C3B16">
        <w:trPr>
          <w:del w:id="1470" w:author="Awet Teka" w:date="2025-09-13T13:54:00Z"/>
        </w:trPr>
        <w:tc>
          <w:tcPr>
            <w:cnfStyle w:val="001000000000" w:firstRow="0" w:lastRow="0" w:firstColumn="1" w:lastColumn="0" w:oddVBand="0" w:evenVBand="0" w:oddHBand="0" w:evenHBand="0" w:firstRowFirstColumn="0" w:firstRowLastColumn="0" w:lastRowFirstColumn="0" w:lastRowLastColumn="0"/>
            <w:tcW w:w="2594" w:type="dxa"/>
          </w:tcPr>
          <w:p w14:paraId="0D27B6C7" w14:textId="5DB3FC75" w:rsidR="003C3B16" w:rsidDel="00790ECC" w:rsidRDefault="003C3B16" w:rsidP="002D4EAB">
            <w:pPr>
              <w:rPr>
                <w:del w:id="1471" w:author="Awet Teka" w:date="2025-09-13T13:54:00Z" w16du:dateUtc="2025-09-13T10:54:00Z"/>
              </w:rPr>
            </w:pPr>
            <w:del w:id="1472" w:author="Awet Teka" w:date="2025-09-13T13:54:00Z" w16du:dateUtc="2025-09-13T10:54:00Z">
              <w:r w:rsidDel="00790ECC">
                <w:delText>status</w:delText>
              </w:r>
            </w:del>
          </w:p>
        </w:tc>
        <w:tc>
          <w:tcPr>
            <w:tcW w:w="4864" w:type="dxa"/>
          </w:tcPr>
          <w:p w14:paraId="479BA006" w14:textId="6FE12E11" w:rsidR="003C3B16" w:rsidDel="00790ECC" w:rsidRDefault="003C3B16" w:rsidP="002D4EAB">
            <w:pPr>
              <w:cnfStyle w:val="000000000000" w:firstRow="0" w:lastRow="0" w:firstColumn="0" w:lastColumn="0" w:oddVBand="0" w:evenVBand="0" w:oddHBand="0" w:evenHBand="0" w:firstRowFirstColumn="0" w:firstRowLastColumn="0" w:lastRowFirstColumn="0" w:lastRowLastColumn="0"/>
              <w:rPr>
                <w:del w:id="1473" w:author="Awet Teka" w:date="2025-09-13T13:54:00Z" w16du:dateUtc="2025-09-13T10:54:00Z"/>
              </w:rPr>
            </w:pPr>
            <w:del w:id="1474" w:author="Awet Teka" w:date="2025-09-13T13:54:00Z" w16du:dateUtc="2025-09-13T10:54:00Z">
              <w:r w:rsidDel="00790ECC">
                <w:delText>ENUM('Pending','Approved','Completed','Deferred')</w:delText>
              </w:r>
            </w:del>
          </w:p>
        </w:tc>
        <w:tc>
          <w:tcPr>
            <w:tcW w:w="1398" w:type="dxa"/>
          </w:tcPr>
          <w:p w14:paraId="3856D4B5" w14:textId="2785D266" w:rsidR="003C3B16" w:rsidDel="00790ECC" w:rsidRDefault="003C3B16" w:rsidP="002D4EAB">
            <w:pPr>
              <w:cnfStyle w:val="000000000000" w:firstRow="0" w:lastRow="0" w:firstColumn="0" w:lastColumn="0" w:oddVBand="0" w:evenVBand="0" w:oddHBand="0" w:evenHBand="0" w:firstRowFirstColumn="0" w:firstRowLastColumn="0" w:lastRowFirstColumn="0" w:lastRowLastColumn="0"/>
              <w:rPr>
                <w:del w:id="1475" w:author="Awet Teka" w:date="2025-09-13T13:54:00Z" w16du:dateUtc="2025-09-13T10:54:00Z"/>
              </w:rPr>
            </w:pPr>
            <w:del w:id="1476" w:author="Awet Teka" w:date="2025-09-13T13:54:00Z" w16du:dateUtc="2025-09-13T10:54:00Z">
              <w:r w:rsidDel="00790ECC">
                <w:delText>Status</w:delText>
              </w:r>
            </w:del>
          </w:p>
        </w:tc>
      </w:tr>
      <w:tr w:rsidR="003C3B16" w:rsidDel="00790ECC" w14:paraId="02EE628C" w14:textId="61893558" w:rsidTr="003C3B16">
        <w:trPr>
          <w:cnfStyle w:val="000000100000" w:firstRow="0" w:lastRow="0" w:firstColumn="0" w:lastColumn="0" w:oddVBand="0" w:evenVBand="0" w:oddHBand="1" w:evenHBand="0" w:firstRowFirstColumn="0" w:firstRowLastColumn="0" w:lastRowFirstColumn="0" w:lastRowLastColumn="0"/>
          <w:del w:id="1477" w:author="Awet Teka" w:date="2025-09-13T13:54:00Z"/>
        </w:trPr>
        <w:tc>
          <w:tcPr>
            <w:cnfStyle w:val="001000000000" w:firstRow="0" w:lastRow="0" w:firstColumn="1" w:lastColumn="0" w:oddVBand="0" w:evenVBand="0" w:oddHBand="0" w:evenHBand="0" w:firstRowFirstColumn="0" w:firstRowLastColumn="0" w:lastRowFirstColumn="0" w:lastRowLastColumn="0"/>
            <w:tcW w:w="2594" w:type="dxa"/>
          </w:tcPr>
          <w:p w14:paraId="66A0AC4F" w14:textId="0B3DAA7A" w:rsidR="003C3B16" w:rsidDel="00790ECC" w:rsidRDefault="003C3B16" w:rsidP="002D4EAB">
            <w:pPr>
              <w:rPr>
                <w:del w:id="1478" w:author="Awet Teka" w:date="2025-09-13T13:54:00Z" w16du:dateUtc="2025-09-13T10:54:00Z"/>
              </w:rPr>
            </w:pPr>
            <w:del w:id="1479" w:author="Awet Teka" w:date="2025-09-13T13:54:00Z" w16du:dateUtc="2025-09-13T10:54:00Z">
              <w:r w:rsidDel="00790ECC">
                <w:delText>created_date</w:delText>
              </w:r>
            </w:del>
          </w:p>
        </w:tc>
        <w:tc>
          <w:tcPr>
            <w:tcW w:w="4864" w:type="dxa"/>
          </w:tcPr>
          <w:p w14:paraId="3CFF353B" w14:textId="3D7B99B7" w:rsidR="003C3B16" w:rsidDel="00790ECC" w:rsidRDefault="003C3B16" w:rsidP="002D4EAB">
            <w:pPr>
              <w:cnfStyle w:val="000000100000" w:firstRow="0" w:lastRow="0" w:firstColumn="0" w:lastColumn="0" w:oddVBand="0" w:evenVBand="0" w:oddHBand="1" w:evenHBand="0" w:firstRowFirstColumn="0" w:firstRowLastColumn="0" w:lastRowFirstColumn="0" w:lastRowLastColumn="0"/>
              <w:rPr>
                <w:del w:id="1480" w:author="Awet Teka" w:date="2025-09-13T13:54:00Z" w16du:dateUtc="2025-09-13T10:54:00Z"/>
              </w:rPr>
            </w:pPr>
            <w:del w:id="1481" w:author="Awet Teka" w:date="2025-09-13T13:54:00Z" w16du:dateUtc="2025-09-13T10:54:00Z">
              <w:r w:rsidDel="00790ECC">
                <w:delText>TIMESTAMP</w:delText>
              </w:r>
            </w:del>
          </w:p>
        </w:tc>
        <w:tc>
          <w:tcPr>
            <w:tcW w:w="1398" w:type="dxa"/>
          </w:tcPr>
          <w:p w14:paraId="25A9ECCE" w14:textId="1E91FC4F" w:rsidR="003C3B16" w:rsidDel="00790ECC" w:rsidRDefault="003C3B16" w:rsidP="002D4EAB">
            <w:pPr>
              <w:cnfStyle w:val="000000100000" w:firstRow="0" w:lastRow="0" w:firstColumn="0" w:lastColumn="0" w:oddVBand="0" w:evenVBand="0" w:oddHBand="1" w:evenHBand="0" w:firstRowFirstColumn="0" w:firstRowLastColumn="0" w:lastRowFirstColumn="0" w:lastRowLastColumn="0"/>
              <w:rPr>
                <w:del w:id="1482" w:author="Awet Teka" w:date="2025-09-13T13:54:00Z" w16du:dateUtc="2025-09-13T10:54:00Z"/>
              </w:rPr>
            </w:pPr>
            <w:del w:id="1483" w:author="Awet Teka" w:date="2025-09-13T13:54:00Z" w16du:dateUtc="2025-09-13T10:54:00Z">
              <w:r w:rsidDel="00790ECC">
                <w:delText>Created on</w:delText>
              </w:r>
            </w:del>
          </w:p>
        </w:tc>
      </w:tr>
      <w:tr w:rsidR="003C3B16" w:rsidDel="00790ECC" w14:paraId="597A0BEF" w14:textId="6CFFE22E" w:rsidTr="003C3B16">
        <w:trPr>
          <w:del w:id="1484" w:author="Awet Teka" w:date="2025-09-13T13:54:00Z"/>
        </w:trPr>
        <w:tc>
          <w:tcPr>
            <w:cnfStyle w:val="001000000000" w:firstRow="0" w:lastRow="0" w:firstColumn="1" w:lastColumn="0" w:oddVBand="0" w:evenVBand="0" w:oddHBand="0" w:evenHBand="0" w:firstRowFirstColumn="0" w:firstRowLastColumn="0" w:lastRowFirstColumn="0" w:lastRowLastColumn="0"/>
            <w:tcW w:w="2594" w:type="dxa"/>
          </w:tcPr>
          <w:p w14:paraId="0E4741D2" w14:textId="3ED541B9" w:rsidR="003C3B16" w:rsidDel="00790ECC" w:rsidRDefault="003C3B16" w:rsidP="002D4EAB">
            <w:pPr>
              <w:rPr>
                <w:del w:id="1485" w:author="Awet Teka" w:date="2025-09-13T13:54:00Z" w16du:dateUtc="2025-09-13T10:54:00Z"/>
              </w:rPr>
            </w:pPr>
            <w:del w:id="1486" w:author="Awet Teka" w:date="2025-09-13T13:54:00Z" w16du:dateUtc="2025-09-13T10:54:00Z">
              <w:r w:rsidDel="00790ECC">
                <w:delText>modified_date</w:delText>
              </w:r>
            </w:del>
          </w:p>
        </w:tc>
        <w:tc>
          <w:tcPr>
            <w:tcW w:w="4864" w:type="dxa"/>
          </w:tcPr>
          <w:p w14:paraId="5EB4C82B" w14:textId="42A97DF0" w:rsidR="003C3B16" w:rsidDel="00790ECC" w:rsidRDefault="003C3B16" w:rsidP="002D4EAB">
            <w:pPr>
              <w:cnfStyle w:val="000000000000" w:firstRow="0" w:lastRow="0" w:firstColumn="0" w:lastColumn="0" w:oddVBand="0" w:evenVBand="0" w:oddHBand="0" w:evenHBand="0" w:firstRowFirstColumn="0" w:firstRowLastColumn="0" w:lastRowFirstColumn="0" w:lastRowLastColumn="0"/>
              <w:rPr>
                <w:del w:id="1487" w:author="Awet Teka" w:date="2025-09-13T13:54:00Z" w16du:dateUtc="2025-09-13T10:54:00Z"/>
              </w:rPr>
            </w:pPr>
            <w:del w:id="1488" w:author="Awet Teka" w:date="2025-09-13T13:54:00Z" w16du:dateUtc="2025-09-13T10:54:00Z">
              <w:r w:rsidDel="00790ECC">
                <w:delText>TIMESTAMP</w:delText>
              </w:r>
            </w:del>
          </w:p>
        </w:tc>
        <w:tc>
          <w:tcPr>
            <w:tcW w:w="1398" w:type="dxa"/>
          </w:tcPr>
          <w:p w14:paraId="586FF0E9" w14:textId="775402E4" w:rsidR="003C3B16" w:rsidDel="00790ECC" w:rsidRDefault="003C3B16" w:rsidP="002D4EAB">
            <w:pPr>
              <w:cnfStyle w:val="000000000000" w:firstRow="0" w:lastRow="0" w:firstColumn="0" w:lastColumn="0" w:oddVBand="0" w:evenVBand="0" w:oddHBand="0" w:evenHBand="0" w:firstRowFirstColumn="0" w:firstRowLastColumn="0" w:lastRowFirstColumn="0" w:lastRowLastColumn="0"/>
              <w:rPr>
                <w:del w:id="1489" w:author="Awet Teka" w:date="2025-09-13T13:54:00Z" w16du:dateUtc="2025-09-13T10:54:00Z"/>
              </w:rPr>
            </w:pPr>
            <w:del w:id="1490" w:author="Awet Teka" w:date="2025-09-13T13:54:00Z" w16du:dateUtc="2025-09-13T10:54:00Z">
              <w:r w:rsidDel="00790ECC">
                <w:delText>Last modified</w:delText>
              </w:r>
            </w:del>
          </w:p>
        </w:tc>
      </w:tr>
    </w:tbl>
    <w:p w14:paraId="05949C6D" w14:textId="015D7042" w:rsidR="003C3B16" w:rsidDel="00790ECC" w:rsidRDefault="003C3B16" w:rsidP="00B430E5">
      <w:pPr>
        <w:pStyle w:val="Heading3"/>
        <w:rPr>
          <w:del w:id="1491" w:author="Awet Teka" w:date="2025-09-13T13:54:00Z" w16du:dateUtc="2025-09-13T10:54:00Z"/>
        </w:rPr>
      </w:pPr>
      <w:del w:id="1492" w:author="Awet Teka" w:date="2025-09-13T13:54:00Z" w16du:dateUtc="2025-09-13T10:54:00Z">
        <w:r w:rsidDel="00790ECC">
          <w:delText>Cost for interventions</w:delText>
        </w:r>
      </w:del>
    </w:p>
    <w:p w14:paraId="59330B61" w14:textId="6D17444D" w:rsidR="003C3B16" w:rsidDel="00790ECC" w:rsidRDefault="003C3B16" w:rsidP="003C3B16">
      <w:pPr>
        <w:spacing w:before="240"/>
        <w:rPr>
          <w:del w:id="1493" w:author="Awet Teka" w:date="2025-09-13T13:54:00Z" w16du:dateUtc="2025-09-13T10:54:00Z"/>
        </w:rPr>
      </w:pPr>
      <w:del w:id="1494" w:author="Awet Teka" w:date="2025-09-13T13:54:00Z" w16du:dateUtc="2025-09-13T10:54:00Z">
        <w:r w:rsidDel="00790ECC">
          <w:delText>Holds cost records for intervention works, including categories, units, default costs, and validity dates.</w:delText>
        </w:r>
      </w:del>
    </w:p>
    <w:p w14:paraId="60798162" w14:textId="31DA2150" w:rsidR="009337F0" w:rsidDel="00790ECC" w:rsidRDefault="009337F0" w:rsidP="009337F0">
      <w:pPr>
        <w:pStyle w:val="Caption"/>
        <w:keepNext/>
        <w:rPr>
          <w:del w:id="1495" w:author="Awet Teka" w:date="2025-09-13T13:54:00Z" w16du:dateUtc="2025-09-13T10:54:00Z"/>
        </w:rPr>
      </w:pPr>
      <w:del w:id="1496" w:author="Awet Teka" w:date="2025-09-13T13:54:00Z" w16du:dateUtc="2025-09-13T10:54:00Z">
        <w:r w:rsidDel="00790ECC">
          <w:delText xml:space="preserve">Table </w:delText>
        </w:r>
        <w:r w:rsidR="000E3585" w:rsidDel="00790ECC">
          <w:fldChar w:fldCharType="begin"/>
        </w:r>
        <w:r w:rsidR="000E3585" w:rsidDel="00790ECC">
          <w:delInstrText xml:space="preserve"> SEQ Table \* ARABIC </w:delInstrText>
        </w:r>
        <w:r w:rsidR="000E3585" w:rsidDel="00790ECC">
          <w:fldChar w:fldCharType="separate"/>
        </w:r>
        <w:r w:rsidR="000E3585" w:rsidDel="00790ECC">
          <w:rPr>
            <w:noProof/>
          </w:rPr>
          <w:delText>15</w:delText>
        </w:r>
        <w:r w:rsidR="000E3585" w:rsidDel="00790ECC">
          <w:rPr>
            <w:noProof/>
          </w:rPr>
          <w:fldChar w:fldCharType="end"/>
        </w:r>
        <w:r w:rsidDel="00790ECC">
          <w:delText xml:space="preserve">. unit </w:delText>
        </w:r>
        <w:r w:rsidRPr="00F1757A" w:rsidDel="00790ECC">
          <w:delText>Cost for intervention</w:delText>
        </w:r>
        <w:r w:rsidDel="00790ECC">
          <w:delText xml:space="preserve"> table</w:delText>
        </w:r>
      </w:del>
    </w:p>
    <w:tbl>
      <w:tblPr>
        <w:tblStyle w:val="LightList"/>
        <w:tblW w:w="0" w:type="auto"/>
        <w:tblLook w:val="04A0" w:firstRow="1" w:lastRow="0" w:firstColumn="1" w:lastColumn="0" w:noHBand="0" w:noVBand="1"/>
      </w:tblPr>
      <w:tblGrid>
        <w:gridCol w:w="2874"/>
        <w:gridCol w:w="2355"/>
        <w:gridCol w:w="3391"/>
      </w:tblGrid>
      <w:tr w:rsidR="003C3B16" w:rsidDel="00790ECC" w14:paraId="6FDE93D0" w14:textId="0F7E9278" w:rsidTr="003C3B16">
        <w:trPr>
          <w:cnfStyle w:val="100000000000" w:firstRow="1" w:lastRow="0" w:firstColumn="0" w:lastColumn="0" w:oddVBand="0" w:evenVBand="0" w:oddHBand="0" w:evenHBand="0" w:firstRowFirstColumn="0" w:firstRowLastColumn="0" w:lastRowFirstColumn="0" w:lastRowLastColumn="0"/>
          <w:del w:id="1497" w:author="Awet Teka" w:date="2025-09-13T13:54:00Z"/>
        </w:trPr>
        <w:tc>
          <w:tcPr>
            <w:cnfStyle w:val="001000000000" w:firstRow="0" w:lastRow="0" w:firstColumn="1" w:lastColumn="0" w:oddVBand="0" w:evenVBand="0" w:oddHBand="0" w:evenHBand="0" w:firstRowFirstColumn="0" w:firstRowLastColumn="0" w:lastRowFirstColumn="0" w:lastRowLastColumn="0"/>
            <w:tcW w:w="2880" w:type="dxa"/>
          </w:tcPr>
          <w:p w14:paraId="16485B56" w14:textId="6DBA37B2" w:rsidR="003C3B16" w:rsidDel="00790ECC" w:rsidRDefault="003C3B16" w:rsidP="002D4EAB">
            <w:pPr>
              <w:rPr>
                <w:del w:id="1498" w:author="Awet Teka" w:date="2025-09-13T13:54:00Z" w16du:dateUtc="2025-09-13T10:54:00Z"/>
              </w:rPr>
            </w:pPr>
            <w:del w:id="1499" w:author="Awet Teka" w:date="2025-09-13T13:54:00Z" w16du:dateUtc="2025-09-13T10:54:00Z">
              <w:r w:rsidDel="00790ECC">
                <w:delText>Field</w:delText>
              </w:r>
            </w:del>
          </w:p>
        </w:tc>
        <w:tc>
          <w:tcPr>
            <w:tcW w:w="2358" w:type="dxa"/>
          </w:tcPr>
          <w:p w14:paraId="70E4B693" w14:textId="03FEA348" w:rsidR="003C3B16" w:rsidDel="00790ECC" w:rsidRDefault="003C3B16" w:rsidP="002D4EAB">
            <w:pPr>
              <w:cnfStyle w:val="100000000000" w:firstRow="1" w:lastRow="0" w:firstColumn="0" w:lastColumn="0" w:oddVBand="0" w:evenVBand="0" w:oddHBand="0" w:evenHBand="0" w:firstRowFirstColumn="0" w:firstRowLastColumn="0" w:lastRowFirstColumn="0" w:lastRowLastColumn="0"/>
              <w:rPr>
                <w:del w:id="1500" w:author="Awet Teka" w:date="2025-09-13T13:54:00Z" w16du:dateUtc="2025-09-13T10:54:00Z"/>
              </w:rPr>
            </w:pPr>
            <w:del w:id="1501" w:author="Awet Teka" w:date="2025-09-13T13:54:00Z" w16du:dateUtc="2025-09-13T10:54:00Z">
              <w:r w:rsidDel="00790ECC">
                <w:delText>Type</w:delText>
              </w:r>
            </w:del>
          </w:p>
        </w:tc>
        <w:tc>
          <w:tcPr>
            <w:tcW w:w="3402" w:type="dxa"/>
          </w:tcPr>
          <w:p w14:paraId="113D186C" w14:textId="2F4F47B4" w:rsidR="003C3B16" w:rsidDel="00790ECC" w:rsidRDefault="003C3B16" w:rsidP="002D4EAB">
            <w:pPr>
              <w:cnfStyle w:val="100000000000" w:firstRow="1" w:lastRow="0" w:firstColumn="0" w:lastColumn="0" w:oddVBand="0" w:evenVBand="0" w:oddHBand="0" w:evenHBand="0" w:firstRowFirstColumn="0" w:firstRowLastColumn="0" w:lastRowFirstColumn="0" w:lastRowLastColumn="0"/>
              <w:rPr>
                <w:del w:id="1502" w:author="Awet Teka" w:date="2025-09-13T13:54:00Z" w16du:dateUtc="2025-09-13T10:54:00Z"/>
              </w:rPr>
            </w:pPr>
            <w:del w:id="1503" w:author="Awet Teka" w:date="2025-09-13T13:54:00Z" w16du:dateUtc="2025-09-13T10:54:00Z">
              <w:r w:rsidDel="00790ECC">
                <w:delText>Description</w:delText>
              </w:r>
            </w:del>
          </w:p>
        </w:tc>
      </w:tr>
      <w:tr w:rsidR="003C3B16" w:rsidDel="00790ECC" w14:paraId="41CF451E" w14:textId="3A0A5052" w:rsidTr="003C3B16">
        <w:trPr>
          <w:cnfStyle w:val="000000100000" w:firstRow="0" w:lastRow="0" w:firstColumn="0" w:lastColumn="0" w:oddVBand="0" w:evenVBand="0" w:oddHBand="1" w:evenHBand="0" w:firstRowFirstColumn="0" w:firstRowLastColumn="0" w:lastRowFirstColumn="0" w:lastRowLastColumn="0"/>
          <w:del w:id="1504" w:author="Awet Teka" w:date="2025-09-13T13:54:00Z"/>
        </w:trPr>
        <w:tc>
          <w:tcPr>
            <w:cnfStyle w:val="001000000000" w:firstRow="0" w:lastRow="0" w:firstColumn="1" w:lastColumn="0" w:oddVBand="0" w:evenVBand="0" w:oddHBand="0" w:evenHBand="0" w:firstRowFirstColumn="0" w:firstRowLastColumn="0" w:lastRowFirstColumn="0" w:lastRowLastColumn="0"/>
            <w:tcW w:w="2880" w:type="dxa"/>
          </w:tcPr>
          <w:p w14:paraId="48D995B0" w14:textId="0EE6675E" w:rsidR="003C3B16" w:rsidDel="00790ECC" w:rsidRDefault="003C3B16" w:rsidP="002D4EAB">
            <w:pPr>
              <w:rPr>
                <w:del w:id="1505" w:author="Awet Teka" w:date="2025-09-13T13:54:00Z" w16du:dateUtc="2025-09-13T10:54:00Z"/>
              </w:rPr>
            </w:pPr>
            <w:del w:id="1506" w:author="Awet Teka" w:date="2025-09-13T13:54:00Z" w16du:dateUtc="2025-09-13T10:54:00Z">
              <w:r w:rsidDel="00790ECC">
                <w:delText>cost_id</w:delText>
              </w:r>
            </w:del>
          </w:p>
        </w:tc>
        <w:tc>
          <w:tcPr>
            <w:tcW w:w="2358" w:type="dxa"/>
          </w:tcPr>
          <w:p w14:paraId="5E5055FB" w14:textId="149924F0" w:rsidR="003C3B16" w:rsidDel="00790ECC" w:rsidRDefault="003C3B16" w:rsidP="002D4EAB">
            <w:pPr>
              <w:cnfStyle w:val="000000100000" w:firstRow="0" w:lastRow="0" w:firstColumn="0" w:lastColumn="0" w:oddVBand="0" w:evenVBand="0" w:oddHBand="1" w:evenHBand="0" w:firstRowFirstColumn="0" w:firstRowLastColumn="0" w:lastRowFirstColumn="0" w:lastRowLastColumn="0"/>
              <w:rPr>
                <w:del w:id="1507" w:author="Awet Teka" w:date="2025-09-13T13:54:00Z" w16du:dateUtc="2025-09-13T10:54:00Z"/>
              </w:rPr>
            </w:pPr>
            <w:del w:id="1508" w:author="Awet Teka" w:date="2025-09-13T13:54:00Z" w16du:dateUtc="2025-09-13T10:54:00Z">
              <w:r w:rsidDel="00790ECC">
                <w:delText>BIGSERIAL, PK</w:delText>
              </w:r>
            </w:del>
          </w:p>
        </w:tc>
        <w:tc>
          <w:tcPr>
            <w:tcW w:w="3402" w:type="dxa"/>
          </w:tcPr>
          <w:p w14:paraId="4AFF5E3E" w14:textId="4CAD93C2" w:rsidR="003C3B16" w:rsidDel="00790ECC" w:rsidRDefault="003C3B16" w:rsidP="002D4EAB">
            <w:pPr>
              <w:cnfStyle w:val="000000100000" w:firstRow="0" w:lastRow="0" w:firstColumn="0" w:lastColumn="0" w:oddVBand="0" w:evenVBand="0" w:oddHBand="1" w:evenHBand="0" w:firstRowFirstColumn="0" w:firstRowLastColumn="0" w:lastRowFirstColumn="0" w:lastRowLastColumn="0"/>
              <w:rPr>
                <w:del w:id="1509" w:author="Awet Teka" w:date="2025-09-13T13:54:00Z" w16du:dateUtc="2025-09-13T10:54:00Z"/>
              </w:rPr>
            </w:pPr>
            <w:del w:id="1510" w:author="Awet Teka" w:date="2025-09-13T13:54:00Z" w16du:dateUtc="2025-09-13T10:54:00Z">
              <w:r w:rsidDel="00790ECC">
                <w:delText>Cost record ID</w:delText>
              </w:r>
            </w:del>
          </w:p>
        </w:tc>
      </w:tr>
      <w:tr w:rsidR="003C3B16" w:rsidDel="00790ECC" w14:paraId="23A08BCC" w14:textId="21D26705" w:rsidTr="003C3B16">
        <w:trPr>
          <w:del w:id="1511" w:author="Awet Teka" w:date="2025-09-13T13:54:00Z"/>
        </w:trPr>
        <w:tc>
          <w:tcPr>
            <w:cnfStyle w:val="001000000000" w:firstRow="0" w:lastRow="0" w:firstColumn="1" w:lastColumn="0" w:oddVBand="0" w:evenVBand="0" w:oddHBand="0" w:evenHBand="0" w:firstRowFirstColumn="0" w:firstRowLastColumn="0" w:lastRowFirstColumn="0" w:lastRowLastColumn="0"/>
            <w:tcW w:w="2880" w:type="dxa"/>
          </w:tcPr>
          <w:p w14:paraId="479B6C82" w14:textId="0AE138D9" w:rsidR="003C3B16" w:rsidDel="00790ECC" w:rsidRDefault="003C3B16" w:rsidP="002D4EAB">
            <w:pPr>
              <w:rPr>
                <w:del w:id="1512" w:author="Awet Teka" w:date="2025-09-13T13:54:00Z" w16du:dateUtc="2025-09-13T10:54:00Z"/>
              </w:rPr>
            </w:pPr>
            <w:del w:id="1513" w:author="Awet Teka" w:date="2025-09-13T13:54:00Z" w16du:dateUtc="2025-09-13T10:54:00Z">
              <w:r w:rsidDel="00790ECC">
                <w:delText>work_code</w:delText>
              </w:r>
            </w:del>
          </w:p>
        </w:tc>
        <w:tc>
          <w:tcPr>
            <w:tcW w:w="2358" w:type="dxa"/>
          </w:tcPr>
          <w:p w14:paraId="309EA48C" w14:textId="4BC64411" w:rsidR="003C3B16" w:rsidDel="00790ECC" w:rsidRDefault="003C3B16" w:rsidP="002D4EAB">
            <w:pPr>
              <w:cnfStyle w:val="000000000000" w:firstRow="0" w:lastRow="0" w:firstColumn="0" w:lastColumn="0" w:oddVBand="0" w:evenVBand="0" w:oddHBand="0" w:evenHBand="0" w:firstRowFirstColumn="0" w:firstRowLastColumn="0" w:lastRowFirstColumn="0" w:lastRowLastColumn="0"/>
              <w:rPr>
                <w:del w:id="1514" w:author="Awet Teka" w:date="2025-09-13T13:54:00Z" w16du:dateUtc="2025-09-13T10:54:00Z"/>
              </w:rPr>
            </w:pPr>
            <w:del w:id="1515" w:author="Awet Teka" w:date="2025-09-13T13:54:00Z" w16du:dateUtc="2025-09-13T10:54:00Z">
              <w:r w:rsidDel="00790ECC">
                <w:delText>VARCHAR(10), UNIQUE</w:delText>
              </w:r>
            </w:del>
          </w:p>
        </w:tc>
        <w:tc>
          <w:tcPr>
            <w:tcW w:w="3402" w:type="dxa"/>
          </w:tcPr>
          <w:p w14:paraId="511B6939" w14:textId="5460D4D9" w:rsidR="003C3B16" w:rsidDel="00790ECC" w:rsidRDefault="003C3B16" w:rsidP="002D4EAB">
            <w:pPr>
              <w:cnfStyle w:val="000000000000" w:firstRow="0" w:lastRow="0" w:firstColumn="0" w:lastColumn="0" w:oddVBand="0" w:evenVBand="0" w:oddHBand="0" w:evenHBand="0" w:firstRowFirstColumn="0" w:firstRowLastColumn="0" w:lastRowFirstColumn="0" w:lastRowLastColumn="0"/>
              <w:rPr>
                <w:del w:id="1516" w:author="Awet Teka" w:date="2025-09-13T13:54:00Z" w16du:dateUtc="2025-09-13T10:54:00Z"/>
              </w:rPr>
            </w:pPr>
            <w:del w:id="1517" w:author="Awet Teka" w:date="2025-09-13T13:54:00Z" w16du:dateUtc="2025-09-13T10:54:00Z">
              <w:r w:rsidDel="00790ECC">
                <w:delText>Standard work code</w:delText>
              </w:r>
            </w:del>
          </w:p>
        </w:tc>
      </w:tr>
      <w:tr w:rsidR="003C3B16" w:rsidDel="00790ECC" w14:paraId="2C152B11" w14:textId="5E78F0F2" w:rsidTr="003C3B16">
        <w:trPr>
          <w:cnfStyle w:val="000000100000" w:firstRow="0" w:lastRow="0" w:firstColumn="0" w:lastColumn="0" w:oddVBand="0" w:evenVBand="0" w:oddHBand="1" w:evenHBand="0" w:firstRowFirstColumn="0" w:firstRowLastColumn="0" w:lastRowFirstColumn="0" w:lastRowLastColumn="0"/>
          <w:del w:id="1518" w:author="Awet Teka" w:date="2025-09-13T13:54:00Z"/>
        </w:trPr>
        <w:tc>
          <w:tcPr>
            <w:cnfStyle w:val="001000000000" w:firstRow="0" w:lastRow="0" w:firstColumn="1" w:lastColumn="0" w:oddVBand="0" w:evenVBand="0" w:oddHBand="0" w:evenHBand="0" w:firstRowFirstColumn="0" w:firstRowLastColumn="0" w:lastRowFirstColumn="0" w:lastRowLastColumn="0"/>
            <w:tcW w:w="2880" w:type="dxa"/>
          </w:tcPr>
          <w:p w14:paraId="611FCDA6" w14:textId="2D24FF95" w:rsidR="003C3B16" w:rsidDel="00790ECC" w:rsidRDefault="003C3B16" w:rsidP="002D4EAB">
            <w:pPr>
              <w:rPr>
                <w:del w:id="1519" w:author="Awet Teka" w:date="2025-09-13T13:54:00Z" w16du:dateUtc="2025-09-13T10:54:00Z"/>
              </w:rPr>
            </w:pPr>
            <w:del w:id="1520" w:author="Awet Teka" w:date="2025-09-13T13:54:00Z" w16du:dateUtc="2025-09-13T10:54:00Z">
              <w:r w:rsidDel="00790ECC">
                <w:delText>category</w:delText>
              </w:r>
            </w:del>
          </w:p>
        </w:tc>
        <w:tc>
          <w:tcPr>
            <w:tcW w:w="2358" w:type="dxa"/>
          </w:tcPr>
          <w:p w14:paraId="1C215085" w14:textId="2EBADC86" w:rsidR="003C3B16" w:rsidDel="00790ECC" w:rsidRDefault="003C3B16" w:rsidP="002D4EAB">
            <w:pPr>
              <w:cnfStyle w:val="000000100000" w:firstRow="0" w:lastRow="0" w:firstColumn="0" w:lastColumn="0" w:oddVBand="0" w:evenVBand="0" w:oddHBand="1" w:evenHBand="0" w:firstRowFirstColumn="0" w:firstRowLastColumn="0" w:lastRowFirstColumn="0" w:lastRowLastColumn="0"/>
              <w:rPr>
                <w:del w:id="1521" w:author="Awet Teka" w:date="2025-09-13T13:54:00Z" w16du:dateUtc="2025-09-13T10:54:00Z"/>
              </w:rPr>
            </w:pPr>
            <w:del w:id="1522" w:author="Awet Teka" w:date="2025-09-13T13:54:00Z" w16du:dateUtc="2025-09-13T10:54:00Z">
              <w:r w:rsidDel="00790ECC">
                <w:delText>ENUM(...)</w:delText>
              </w:r>
            </w:del>
          </w:p>
        </w:tc>
        <w:tc>
          <w:tcPr>
            <w:tcW w:w="3402" w:type="dxa"/>
          </w:tcPr>
          <w:p w14:paraId="451AB16B" w14:textId="1F9CD3E0" w:rsidR="003C3B16" w:rsidDel="00790ECC" w:rsidRDefault="003C3B16" w:rsidP="002D4EAB">
            <w:pPr>
              <w:cnfStyle w:val="000000100000" w:firstRow="0" w:lastRow="0" w:firstColumn="0" w:lastColumn="0" w:oddVBand="0" w:evenVBand="0" w:oddHBand="1" w:evenHBand="0" w:firstRowFirstColumn="0" w:firstRowLastColumn="0" w:lastRowFirstColumn="0" w:lastRowLastColumn="0"/>
              <w:rPr>
                <w:del w:id="1523" w:author="Awet Teka" w:date="2025-09-13T13:54:00Z" w16du:dateUtc="2025-09-13T10:54:00Z"/>
              </w:rPr>
            </w:pPr>
            <w:del w:id="1524" w:author="Awet Teka" w:date="2025-09-13T13:54:00Z" w16du:dateUtc="2025-09-13T10:54:00Z">
              <w:r w:rsidDel="00790ECC">
                <w:delText>Category (Maintenance, Rehabilitation, etc.)</w:delText>
              </w:r>
            </w:del>
          </w:p>
        </w:tc>
      </w:tr>
      <w:tr w:rsidR="003C3B16" w:rsidDel="00790ECC" w14:paraId="6A9E5367" w14:textId="31CDD20E" w:rsidTr="003C3B16">
        <w:trPr>
          <w:del w:id="1525" w:author="Awet Teka" w:date="2025-09-13T13:54:00Z"/>
        </w:trPr>
        <w:tc>
          <w:tcPr>
            <w:cnfStyle w:val="001000000000" w:firstRow="0" w:lastRow="0" w:firstColumn="1" w:lastColumn="0" w:oddVBand="0" w:evenVBand="0" w:oddHBand="0" w:evenHBand="0" w:firstRowFirstColumn="0" w:firstRowLastColumn="0" w:lastRowFirstColumn="0" w:lastRowLastColumn="0"/>
            <w:tcW w:w="2880" w:type="dxa"/>
          </w:tcPr>
          <w:p w14:paraId="4321F2CF" w14:textId="4D3FCD9A" w:rsidR="003C3B16" w:rsidDel="00790ECC" w:rsidRDefault="003C3B16" w:rsidP="002D4EAB">
            <w:pPr>
              <w:rPr>
                <w:del w:id="1526" w:author="Awet Teka" w:date="2025-09-13T13:54:00Z" w16du:dateUtc="2025-09-13T10:54:00Z"/>
              </w:rPr>
            </w:pPr>
            <w:del w:id="1527" w:author="Awet Teka" w:date="2025-09-13T13:54:00Z" w16du:dateUtc="2025-09-13T10:54:00Z">
              <w:r w:rsidDel="00790ECC">
                <w:delText>description</w:delText>
              </w:r>
            </w:del>
          </w:p>
        </w:tc>
        <w:tc>
          <w:tcPr>
            <w:tcW w:w="2358" w:type="dxa"/>
          </w:tcPr>
          <w:p w14:paraId="086CBB8E" w14:textId="02EAC6C5" w:rsidR="003C3B16" w:rsidDel="00790ECC" w:rsidRDefault="003C3B16" w:rsidP="002D4EAB">
            <w:pPr>
              <w:cnfStyle w:val="000000000000" w:firstRow="0" w:lastRow="0" w:firstColumn="0" w:lastColumn="0" w:oddVBand="0" w:evenVBand="0" w:oddHBand="0" w:evenHBand="0" w:firstRowFirstColumn="0" w:firstRowLastColumn="0" w:lastRowFirstColumn="0" w:lastRowLastColumn="0"/>
              <w:rPr>
                <w:del w:id="1528" w:author="Awet Teka" w:date="2025-09-13T13:54:00Z" w16du:dateUtc="2025-09-13T10:54:00Z"/>
              </w:rPr>
            </w:pPr>
            <w:del w:id="1529" w:author="Awet Teka" w:date="2025-09-13T13:54:00Z" w16du:dateUtc="2025-09-13T10:54:00Z">
              <w:r w:rsidDel="00790ECC">
                <w:delText>TEXT</w:delText>
              </w:r>
            </w:del>
          </w:p>
        </w:tc>
        <w:tc>
          <w:tcPr>
            <w:tcW w:w="3402" w:type="dxa"/>
          </w:tcPr>
          <w:p w14:paraId="4E63ED95" w14:textId="17083B0B" w:rsidR="003C3B16" w:rsidDel="00790ECC" w:rsidRDefault="003C3B16" w:rsidP="002D4EAB">
            <w:pPr>
              <w:cnfStyle w:val="000000000000" w:firstRow="0" w:lastRow="0" w:firstColumn="0" w:lastColumn="0" w:oddVBand="0" w:evenVBand="0" w:oddHBand="0" w:evenHBand="0" w:firstRowFirstColumn="0" w:firstRowLastColumn="0" w:lastRowFirstColumn="0" w:lastRowLastColumn="0"/>
              <w:rPr>
                <w:del w:id="1530" w:author="Awet Teka" w:date="2025-09-13T13:54:00Z" w16du:dateUtc="2025-09-13T10:54:00Z"/>
              </w:rPr>
            </w:pPr>
            <w:del w:id="1531" w:author="Awet Teka" w:date="2025-09-13T13:54:00Z" w16du:dateUtc="2025-09-13T10:54:00Z">
              <w:r w:rsidDel="00790ECC">
                <w:delText>Work description</w:delText>
              </w:r>
            </w:del>
          </w:p>
        </w:tc>
      </w:tr>
      <w:tr w:rsidR="003C3B16" w:rsidDel="00790ECC" w14:paraId="4165AE6C" w14:textId="68BB62F3" w:rsidTr="003C3B16">
        <w:trPr>
          <w:cnfStyle w:val="000000100000" w:firstRow="0" w:lastRow="0" w:firstColumn="0" w:lastColumn="0" w:oddVBand="0" w:evenVBand="0" w:oddHBand="1" w:evenHBand="0" w:firstRowFirstColumn="0" w:firstRowLastColumn="0" w:lastRowFirstColumn="0" w:lastRowLastColumn="0"/>
          <w:del w:id="1532" w:author="Awet Teka" w:date="2025-09-13T13:54:00Z"/>
        </w:trPr>
        <w:tc>
          <w:tcPr>
            <w:cnfStyle w:val="001000000000" w:firstRow="0" w:lastRow="0" w:firstColumn="1" w:lastColumn="0" w:oddVBand="0" w:evenVBand="0" w:oddHBand="0" w:evenHBand="0" w:firstRowFirstColumn="0" w:firstRowLastColumn="0" w:lastRowFirstColumn="0" w:lastRowLastColumn="0"/>
            <w:tcW w:w="2880" w:type="dxa"/>
          </w:tcPr>
          <w:p w14:paraId="56F2944C" w14:textId="621BC9A1" w:rsidR="003C3B16" w:rsidDel="00790ECC" w:rsidRDefault="003C3B16" w:rsidP="002D4EAB">
            <w:pPr>
              <w:rPr>
                <w:del w:id="1533" w:author="Awet Teka" w:date="2025-09-13T13:54:00Z" w16du:dateUtc="2025-09-13T10:54:00Z"/>
              </w:rPr>
            </w:pPr>
            <w:del w:id="1534" w:author="Awet Teka" w:date="2025-09-13T13:54:00Z" w16du:dateUtc="2025-09-13T10:54:00Z">
              <w:r w:rsidDel="00790ECC">
                <w:delText>unit</w:delText>
              </w:r>
            </w:del>
          </w:p>
        </w:tc>
        <w:tc>
          <w:tcPr>
            <w:tcW w:w="2358" w:type="dxa"/>
          </w:tcPr>
          <w:p w14:paraId="33300772" w14:textId="789D56E1" w:rsidR="003C3B16" w:rsidDel="00790ECC" w:rsidRDefault="003C3B16" w:rsidP="002D4EAB">
            <w:pPr>
              <w:cnfStyle w:val="000000100000" w:firstRow="0" w:lastRow="0" w:firstColumn="0" w:lastColumn="0" w:oddVBand="0" w:evenVBand="0" w:oddHBand="1" w:evenHBand="0" w:firstRowFirstColumn="0" w:firstRowLastColumn="0" w:lastRowFirstColumn="0" w:lastRowLastColumn="0"/>
              <w:rPr>
                <w:del w:id="1535" w:author="Awet Teka" w:date="2025-09-13T13:54:00Z" w16du:dateUtc="2025-09-13T10:54:00Z"/>
              </w:rPr>
            </w:pPr>
            <w:del w:id="1536" w:author="Awet Teka" w:date="2025-09-13T13:54:00Z" w16du:dateUtc="2025-09-13T10:54:00Z">
              <w:r w:rsidDel="00790ECC">
                <w:delText>VARCHAR(20)</w:delText>
              </w:r>
            </w:del>
          </w:p>
        </w:tc>
        <w:tc>
          <w:tcPr>
            <w:tcW w:w="3402" w:type="dxa"/>
          </w:tcPr>
          <w:p w14:paraId="549A601A" w14:textId="710F0839" w:rsidR="003C3B16" w:rsidDel="00790ECC" w:rsidRDefault="003C3B16" w:rsidP="002D4EAB">
            <w:pPr>
              <w:cnfStyle w:val="000000100000" w:firstRow="0" w:lastRow="0" w:firstColumn="0" w:lastColumn="0" w:oddVBand="0" w:evenVBand="0" w:oddHBand="1" w:evenHBand="0" w:firstRowFirstColumn="0" w:firstRowLastColumn="0" w:lastRowFirstColumn="0" w:lastRowLastColumn="0"/>
              <w:rPr>
                <w:del w:id="1537" w:author="Awet Teka" w:date="2025-09-13T13:54:00Z" w16du:dateUtc="2025-09-13T10:54:00Z"/>
              </w:rPr>
            </w:pPr>
            <w:del w:id="1538" w:author="Awet Teka" w:date="2025-09-13T13:54:00Z" w16du:dateUtc="2025-09-13T10:54:00Z">
              <w:r w:rsidDel="00790ECC">
                <w:delText>Unit of measurement</w:delText>
              </w:r>
            </w:del>
          </w:p>
        </w:tc>
      </w:tr>
      <w:tr w:rsidR="003C3B16" w:rsidDel="00790ECC" w14:paraId="07EE88C8" w14:textId="21F3203A" w:rsidTr="003C3B16">
        <w:trPr>
          <w:del w:id="1539" w:author="Awet Teka" w:date="2025-09-13T13:54:00Z"/>
        </w:trPr>
        <w:tc>
          <w:tcPr>
            <w:cnfStyle w:val="001000000000" w:firstRow="0" w:lastRow="0" w:firstColumn="1" w:lastColumn="0" w:oddVBand="0" w:evenVBand="0" w:oddHBand="0" w:evenHBand="0" w:firstRowFirstColumn="0" w:firstRowLastColumn="0" w:lastRowFirstColumn="0" w:lastRowLastColumn="0"/>
            <w:tcW w:w="2880" w:type="dxa"/>
          </w:tcPr>
          <w:p w14:paraId="74E12B11" w14:textId="7D1E6FD8" w:rsidR="003C3B16" w:rsidDel="00790ECC" w:rsidRDefault="003C3B16" w:rsidP="002D4EAB">
            <w:pPr>
              <w:rPr>
                <w:del w:id="1540" w:author="Awet Teka" w:date="2025-09-13T13:54:00Z" w16du:dateUtc="2025-09-13T10:54:00Z"/>
              </w:rPr>
            </w:pPr>
            <w:del w:id="1541" w:author="Awet Teka" w:date="2025-09-13T13:54:00Z" w16du:dateUtc="2025-09-13T10:54:00Z">
              <w:r w:rsidDel="00790ECC">
                <w:delText>default_cost_birr</w:delText>
              </w:r>
            </w:del>
          </w:p>
        </w:tc>
        <w:tc>
          <w:tcPr>
            <w:tcW w:w="2358" w:type="dxa"/>
          </w:tcPr>
          <w:p w14:paraId="7D3E101A" w14:textId="39040C8C" w:rsidR="003C3B16" w:rsidDel="00790ECC" w:rsidRDefault="003C3B16" w:rsidP="002D4EAB">
            <w:pPr>
              <w:cnfStyle w:val="000000000000" w:firstRow="0" w:lastRow="0" w:firstColumn="0" w:lastColumn="0" w:oddVBand="0" w:evenVBand="0" w:oddHBand="0" w:evenHBand="0" w:firstRowFirstColumn="0" w:firstRowLastColumn="0" w:lastRowFirstColumn="0" w:lastRowLastColumn="0"/>
              <w:rPr>
                <w:del w:id="1542" w:author="Awet Teka" w:date="2025-09-13T13:54:00Z" w16du:dateUtc="2025-09-13T10:54:00Z"/>
              </w:rPr>
            </w:pPr>
            <w:del w:id="1543" w:author="Awet Teka" w:date="2025-09-13T13:54:00Z" w16du:dateUtc="2025-09-13T10:54:00Z">
              <w:r w:rsidDel="00790ECC">
                <w:delText>NUMERIC(12,2)</w:delText>
              </w:r>
            </w:del>
          </w:p>
        </w:tc>
        <w:tc>
          <w:tcPr>
            <w:tcW w:w="3402" w:type="dxa"/>
          </w:tcPr>
          <w:p w14:paraId="50FCA90F" w14:textId="2FF34036" w:rsidR="003C3B16" w:rsidDel="00790ECC" w:rsidRDefault="003C3B16" w:rsidP="002D4EAB">
            <w:pPr>
              <w:cnfStyle w:val="000000000000" w:firstRow="0" w:lastRow="0" w:firstColumn="0" w:lastColumn="0" w:oddVBand="0" w:evenVBand="0" w:oddHBand="0" w:evenHBand="0" w:firstRowFirstColumn="0" w:firstRowLastColumn="0" w:lastRowFirstColumn="0" w:lastRowLastColumn="0"/>
              <w:rPr>
                <w:del w:id="1544" w:author="Awet Teka" w:date="2025-09-13T13:54:00Z" w16du:dateUtc="2025-09-13T10:54:00Z"/>
              </w:rPr>
            </w:pPr>
            <w:del w:id="1545" w:author="Awet Teka" w:date="2025-09-13T13:54:00Z" w16du:dateUtc="2025-09-13T10:54:00Z">
              <w:r w:rsidDel="00790ECC">
                <w:delText>Default cost (ETB)</w:delText>
              </w:r>
            </w:del>
          </w:p>
        </w:tc>
      </w:tr>
      <w:tr w:rsidR="003C3B16" w:rsidDel="00790ECC" w14:paraId="0D0EF6C6" w14:textId="3690FAB1" w:rsidTr="003C3B16">
        <w:trPr>
          <w:cnfStyle w:val="000000100000" w:firstRow="0" w:lastRow="0" w:firstColumn="0" w:lastColumn="0" w:oddVBand="0" w:evenVBand="0" w:oddHBand="1" w:evenHBand="0" w:firstRowFirstColumn="0" w:firstRowLastColumn="0" w:lastRowFirstColumn="0" w:lastRowLastColumn="0"/>
          <w:del w:id="1546" w:author="Awet Teka" w:date="2025-09-13T13:54:00Z"/>
        </w:trPr>
        <w:tc>
          <w:tcPr>
            <w:cnfStyle w:val="001000000000" w:firstRow="0" w:lastRow="0" w:firstColumn="1" w:lastColumn="0" w:oddVBand="0" w:evenVBand="0" w:oddHBand="0" w:evenHBand="0" w:firstRowFirstColumn="0" w:firstRowLastColumn="0" w:lastRowFirstColumn="0" w:lastRowLastColumn="0"/>
            <w:tcW w:w="2880" w:type="dxa"/>
          </w:tcPr>
          <w:p w14:paraId="65021C72" w14:textId="25519FE3" w:rsidR="003C3B16" w:rsidDel="00790ECC" w:rsidRDefault="003C3B16" w:rsidP="002D4EAB">
            <w:pPr>
              <w:rPr>
                <w:del w:id="1547" w:author="Awet Teka" w:date="2025-09-13T13:54:00Z" w16du:dateUtc="2025-09-13T10:54:00Z"/>
              </w:rPr>
            </w:pPr>
            <w:del w:id="1548" w:author="Awet Teka" w:date="2025-09-13T13:54:00Z" w16du:dateUtc="2025-09-13T10:54:00Z">
              <w:r w:rsidDel="00790ECC">
                <w:delText>region</w:delText>
              </w:r>
            </w:del>
          </w:p>
        </w:tc>
        <w:tc>
          <w:tcPr>
            <w:tcW w:w="2358" w:type="dxa"/>
          </w:tcPr>
          <w:p w14:paraId="1D0A3FAC" w14:textId="1D64435A" w:rsidR="003C3B16" w:rsidDel="00790ECC" w:rsidRDefault="003C3B16" w:rsidP="002D4EAB">
            <w:pPr>
              <w:cnfStyle w:val="000000100000" w:firstRow="0" w:lastRow="0" w:firstColumn="0" w:lastColumn="0" w:oddVBand="0" w:evenVBand="0" w:oddHBand="1" w:evenHBand="0" w:firstRowFirstColumn="0" w:firstRowLastColumn="0" w:lastRowFirstColumn="0" w:lastRowLastColumn="0"/>
              <w:rPr>
                <w:del w:id="1549" w:author="Awet Teka" w:date="2025-09-13T13:54:00Z" w16du:dateUtc="2025-09-13T10:54:00Z"/>
              </w:rPr>
            </w:pPr>
            <w:del w:id="1550" w:author="Awet Teka" w:date="2025-09-13T13:54:00Z" w16du:dateUtc="2025-09-13T10:54:00Z">
              <w:r w:rsidDel="00790ECC">
                <w:delText>VARCHAR(100)</w:delText>
              </w:r>
            </w:del>
          </w:p>
        </w:tc>
        <w:tc>
          <w:tcPr>
            <w:tcW w:w="3402" w:type="dxa"/>
          </w:tcPr>
          <w:p w14:paraId="2D395F6F" w14:textId="6DE64925" w:rsidR="003C3B16" w:rsidDel="00790ECC" w:rsidRDefault="003C3B16" w:rsidP="002D4EAB">
            <w:pPr>
              <w:cnfStyle w:val="000000100000" w:firstRow="0" w:lastRow="0" w:firstColumn="0" w:lastColumn="0" w:oddVBand="0" w:evenVBand="0" w:oddHBand="1" w:evenHBand="0" w:firstRowFirstColumn="0" w:firstRowLastColumn="0" w:lastRowFirstColumn="0" w:lastRowLastColumn="0"/>
              <w:rPr>
                <w:del w:id="1551" w:author="Awet Teka" w:date="2025-09-13T13:54:00Z" w16du:dateUtc="2025-09-13T10:54:00Z"/>
              </w:rPr>
            </w:pPr>
            <w:del w:id="1552" w:author="Awet Teka" w:date="2025-09-13T13:54:00Z" w16du:dateUtc="2025-09-13T10:54:00Z">
              <w:r w:rsidDel="00790ECC">
                <w:delText>Regional identifier</w:delText>
              </w:r>
            </w:del>
          </w:p>
        </w:tc>
      </w:tr>
      <w:tr w:rsidR="003C3B16" w:rsidDel="00790ECC" w14:paraId="561E4CA9" w14:textId="71F3BA84" w:rsidTr="003C3B16">
        <w:trPr>
          <w:del w:id="1553" w:author="Awet Teka" w:date="2025-09-13T13:54:00Z"/>
        </w:trPr>
        <w:tc>
          <w:tcPr>
            <w:cnfStyle w:val="001000000000" w:firstRow="0" w:lastRow="0" w:firstColumn="1" w:lastColumn="0" w:oddVBand="0" w:evenVBand="0" w:oddHBand="0" w:evenHBand="0" w:firstRowFirstColumn="0" w:firstRowLastColumn="0" w:lastRowFirstColumn="0" w:lastRowLastColumn="0"/>
            <w:tcW w:w="2880" w:type="dxa"/>
          </w:tcPr>
          <w:p w14:paraId="121DCE6B" w14:textId="348DFD34" w:rsidR="003C3B16" w:rsidDel="00790ECC" w:rsidRDefault="003C3B16" w:rsidP="002D4EAB">
            <w:pPr>
              <w:rPr>
                <w:del w:id="1554" w:author="Awet Teka" w:date="2025-09-13T13:54:00Z" w16du:dateUtc="2025-09-13T10:54:00Z"/>
              </w:rPr>
            </w:pPr>
            <w:del w:id="1555" w:author="Awet Teka" w:date="2025-09-13T13:54:00Z" w16du:dateUtc="2025-09-13T10:54:00Z">
              <w:r w:rsidDel="00790ECC">
                <w:delText>effective_date</w:delText>
              </w:r>
            </w:del>
          </w:p>
        </w:tc>
        <w:tc>
          <w:tcPr>
            <w:tcW w:w="2358" w:type="dxa"/>
          </w:tcPr>
          <w:p w14:paraId="1C849319" w14:textId="5A1D296F" w:rsidR="003C3B16" w:rsidDel="00790ECC" w:rsidRDefault="003C3B16" w:rsidP="002D4EAB">
            <w:pPr>
              <w:cnfStyle w:val="000000000000" w:firstRow="0" w:lastRow="0" w:firstColumn="0" w:lastColumn="0" w:oddVBand="0" w:evenVBand="0" w:oddHBand="0" w:evenHBand="0" w:firstRowFirstColumn="0" w:firstRowLastColumn="0" w:lastRowFirstColumn="0" w:lastRowLastColumn="0"/>
              <w:rPr>
                <w:del w:id="1556" w:author="Awet Teka" w:date="2025-09-13T13:54:00Z" w16du:dateUtc="2025-09-13T10:54:00Z"/>
              </w:rPr>
            </w:pPr>
            <w:del w:id="1557" w:author="Awet Teka" w:date="2025-09-13T13:54:00Z" w16du:dateUtc="2025-09-13T10:54:00Z">
              <w:r w:rsidDel="00790ECC">
                <w:delText>DATE</w:delText>
              </w:r>
            </w:del>
          </w:p>
        </w:tc>
        <w:tc>
          <w:tcPr>
            <w:tcW w:w="3402" w:type="dxa"/>
          </w:tcPr>
          <w:p w14:paraId="250BF0B6" w14:textId="37E1F152" w:rsidR="003C3B16" w:rsidDel="00790ECC" w:rsidRDefault="003C3B16" w:rsidP="002D4EAB">
            <w:pPr>
              <w:cnfStyle w:val="000000000000" w:firstRow="0" w:lastRow="0" w:firstColumn="0" w:lastColumn="0" w:oddVBand="0" w:evenVBand="0" w:oddHBand="0" w:evenHBand="0" w:firstRowFirstColumn="0" w:firstRowLastColumn="0" w:lastRowFirstColumn="0" w:lastRowLastColumn="0"/>
              <w:rPr>
                <w:del w:id="1558" w:author="Awet Teka" w:date="2025-09-13T13:54:00Z" w16du:dateUtc="2025-09-13T10:54:00Z"/>
              </w:rPr>
            </w:pPr>
            <w:del w:id="1559" w:author="Awet Teka" w:date="2025-09-13T13:54:00Z" w16du:dateUtc="2025-09-13T10:54:00Z">
              <w:r w:rsidDel="00790ECC">
                <w:delText>Start date</w:delText>
              </w:r>
            </w:del>
          </w:p>
        </w:tc>
      </w:tr>
      <w:tr w:rsidR="003C3B16" w:rsidDel="00790ECC" w14:paraId="6EBA247B" w14:textId="2CE9326B" w:rsidTr="003C3B16">
        <w:trPr>
          <w:cnfStyle w:val="000000100000" w:firstRow="0" w:lastRow="0" w:firstColumn="0" w:lastColumn="0" w:oddVBand="0" w:evenVBand="0" w:oddHBand="1" w:evenHBand="0" w:firstRowFirstColumn="0" w:firstRowLastColumn="0" w:lastRowFirstColumn="0" w:lastRowLastColumn="0"/>
          <w:del w:id="1560" w:author="Awet Teka" w:date="2025-09-13T13:54:00Z"/>
        </w:trPr>
        <w:tc>
          <w:tcPr>
            <w:cnfStyle w:val="001000000000" w:firstRow="0" w:lastRow="0" w:firstColumn="1" w:lastColumn="0" w:oddVBand="0" w:evenVBand="0" w:oddHBand="0" w:evenHBand="0" w:firstRowFirstColumn="0" w:firstRowLastColumn="0" w:lastRowFirstColumn="0" w:lastRowLastColumn="0"/>
            <w:tcW w:w="2880" w:type="dxa"/>
          </w:tcPr>
          <w:p w14:paraId="636FC15D" w14:textId="00FEB201" w:rsidR="003C3B16" w:rsidDel="00790ECC" w:rsidRDefault="003C3B16" w:rsidP="002D4EAB">
            <w:pPr>
              <w:rPr>
                <w:del w:id="1561" w:author="Awet Teka" w:date="2025-09-13T13:54:00Z" w16du:dateUtc="2025-09-13T10:54:00Z"/>
              </w:rPr>
            </w:pPr>
            <w:del w:id="1562" w:author="Awet Teka" w:date="2025-09-13T13:54:00Z" w16du:dateUtc="2025-09-13T10:54:00Z">
              <w:r w:rsidDel="00790ECC">
                <w:delText>expiry_date</w:delText>
              </w:r>
            </w:del>
          </w:p>
        </w:tc>
        <w:tc>
          <w:tcPr>
            <w:tcW w:w="2358" w:type="dxa"/>
          </w:tcPr>
          <w:p w14:paraId="515A020C" w14:textId="787429A0" w:rsidR="003C3B16" w:rsidDel="00790ECC" w:rsidRDefault="003C3B16" w:rsidP="002D4EAB">
            <w:pPr>
              <w:cnfStyle w:val="000000100000" w:firstRow="0" w:lastRow="0" w:firstColumn="0" w:lastColumn="0" w:oddVBand="0" w:evenVBand="0" w:oddHBand="1" w:evenHBand="0" w:firstRowFirstColumn="0" w:firstRowLastColumn="0" w:lastRowFirstColumn="0" w:lastRowLastColumn="0"/>
              <w:rPr>
                <w:del w:id="1563" w:author="Awet Teka" w:date="2025-09-13T13:54:00Z" w16du:dateUtc="2025-09-13T10:54:00Z"/>
              </w:rPr>
            </w:pPr>
            <w:del w:id="1564" w:author="Awet Teka" w:date="2025-09-13T13:54:00Z" w16du:dateUtc="2025-09-13T10:54:00Z">
              <w:r w:rsidDel="00790ECC">
                <w:delText>DATE</w:delText>
              </w:r>
            </w:del>
          </w:p>
        </w:tc>
        <w:tc>
          <w:tcPr>
            <w:tcW w:w="3402" w:type="dxa"/>
          </w:tcPr>
          <w:p w14:paraId="050D6A78" w14:textId="6173A762" w:rsidR="003C3B16" w:rsidDel="00790ECC" w:rsidRDefault="003C3B16" w:rsidP="002D4EAB">
            <w:pPr>
              <w:cnfStyle w:val="000000100000" w:firstRow="0" w:lastRow="0" w:firstColumn="0" w:lastColumn="0" w:oddVBand="0" w:evenVBand="0" w:oddHBand="1" w:evenHBand="0" w:firstRowFirstColumn="0" w:firstRowLastColumn="0" w:lastRowFirstColumn="0" w:lastRowLastColumn="0"/>
              <w:rPr>
                <w:del w:id="1565" w:author="Awet Teka" w:date="2025-09-13T13:54:00Z" w16du:dateUtc="2025-09-13T10:54:00Z"/>
              </w:rPr>
            </w:pPr>
            <w:del w:id="1566" w:author="Awet Teka" w:date="2025-09-13T13:54:00Z" w16du:dateUtc="2025-09-13T10:54:00Z">
              <w:r w:rsidDel="00790ECC">
                <w:delText>End date</w:delText>
              </w:r>
            </w:del>
          </w:p>
        </w:tc>
      </w:tr>
      <w:tr w:rsidR="003C3B16" w:rsidDel="00790ECC" w14:paraId="4E56FA0E" w14:textId="6A656CF4" w:rsidTr="003C3B16">
        <w:trPr>
          <w:del w:id="1567" w:author="Awet Teka" w:date="2025-09-13T13:54:00Z"/>
        </w:trPr>
        <w:tc>
          <w:tcPr>
            <w:cnfStyle w:val="001000000000" w:firstRow="0" w:lastRow="0" w:firstColumn="1" w:lastColumn="0" w:oddVBand="0" w:evenVBand="0" w:oddHBand="0" w:evenHBand="0" w:firstRowFirstColumn="0" w:firstRowLastColumn="0" w:lastRowFirstColumn="0" w:lastRowLastColumn="0"/>
            <w:tcW w:w="2880" w:type="dxa"/>
          </w:tcPr>
          <w:p w14:paraId="761666EF" w14:textId="7887FB8C" w:rsidR="003C3B16" w:rsidDel="00790ECC" w:rsidRDefault="003C3B16" w:rsidP="002D4EAB">
            <w:pPr>
              <w:rPr>
                <w:del w:id="1568" w:author="Awet Teka" w:date="2025-09-13T13:54:00Z" w16du:dateUtc="2025-09-13T10:54:00Z"/>
              </w:rPr>
            </w:pPr>
            <w:del w:id="1569" w:author="Awet Teka" w:date="2025-09-13T13:54:00Z" w16du:dateUtc="2025-09-13T10:54:00Z">
              <w:r w:rsidDel="00790ECC">
                <w:delText>notes</w:delText>
              </w:r>
            </w:del>
          </w:p>
        </w:tc>
        <w:tc>
          <w:tcPr>
            <w:tcW w:w="2358" w:type="dxa"/>
          </w:tcPr>
          <w:p w14:paraId="5477E086" w14:textId="4A7ADF10" w:rsidR="003C3B16" w:rsidDel="00790ECC" w:rsidRDefault="003C3B16" w:rsidP="002D4EAB">
            <w:pPr>
              <w:cnfStyle w:val="000000000000" w:firstRow="0" w:lastRow="0" w:firstColumn="0" w:lastColumn="0" w:oddVBand="0" w:evenVBand="0" w:oddHBand="0" w:evenHBand="0" w:firstRowFirstColumn="0" w:firstRowLastColumn="0" w:lastRowFirstColumn="0" w:lastRowLastColumn="0"/>
              <w:rPr>
                <w:del w:id="1570" w:author="Awet Teka" w:date="2025-09-13T13:54:00Z" w16du:dateUtc="2025-09-13T10:54:00Z"/>
              </w:rPr>
            </w:pPr>
            <w:del w:id="1571" w:author="Awet Teka" w:date="2025-09-13T13:54:00Z" w16du:dateUtc="2025-09-13T10:54:00Z">
              <w:r w:rsidDel="00790ECC">
                <w:delText>TEXT</w:delText>
              </w:r>
            </w:del>
          </w:p>
        </w:tc>
        <w:tc>
          <w:tcPr>
            <w:tcW w:w="3402" w:type="dxa"/>
          </w:tcPr>
          <w:p w14:paraId="15ED5EB5" w14:textId="47001D00" w:rsidR="003C3B16" w:rsidDel="00790ECC" w:rsidRDefault="003C3B16" w:rsidP="002D4EAB">
            <w:pPr>
              <w:cnfStyle w:val="000000000000" w:firstRow="0" w:lastRow="0" w:firstColumn="0" w:lastColumn="0" w:oddVBand="0" w:evenVBand="0" w:oddHBand="0" w:evenHBand="0" w:firstRowFirstColumn="0" w:firstRowLastColumn="0" w:lastRowFirstColumn="0" w:lastRowLastColumn="0"/>
              <w:rPr>
                <w:del w:id="1572" w:author="Awet Teka" w:date="2025-09-13T13:54:00Z" w16du:dateUtc="2025-09-13T10:54:00Z"/>
              </w:rPr>
            </w:pPr>
            <w:del w:id="1573" w:author="Awet Teka" w:date="2025-09-13T13:54:00Z" w16du:dateUtc="2025-09-13T10:54:00Z">
              <w:r w:rsidDel="00790ECC">
                <w:delText>Notes</w:delText>
              </w:r>
            </w:del>
          </w:p>
        </w:tc>
      </w:tr>
    </w:tbl>
    <w:p w14:paraId="31167CCF" w14:textId="51F2B9EC" w:rsidR="007A7EA2" w:rsidRPr="00E005B6" w:rsidDel="00790ECC" w:rsidRDefault="002D4EAB" w:rsidP="000E25C4">
      <w:pPr>
        <w:pStyle w:val="Heading2"/>
        <w:rPr>
          <w:del w:id="1574" w:author="Awet Teka" w:date="2025-09-13T13:54:00Z" w16du:dateUtc="2025-09-13T10:54:00Z"/>
        </w:rPr>
      </w:pPr>
      <w:del w:id="1575" w:author="Awet Teka" w:date="2025-09-13T13:54:00Z" w16du:dateUtc="2025-09-13T10:54:00Z">
        <w:r w:rsidRPr="00E005B6" w:rsidDel="00790ECC">
          <w:delText>Prioritization Engine</w:delText>
        </w:r>
      </w:del>
    </w:p>
    <w:bookmarkEnd w:id="1294"/>
    <w:p w14:paraId="46BECEB7" w14:textId="5B410441" w:rsidR="007A7EA2" w:rsidDel="00790ECC" w:rsidRDefault="002D4EAB">
      <w:pPr>
        <w:rPr>
          <w:del w:id="1576" w:author="Awet Teka" w:date="2025-09-13T13:54:00Z" w16du:dateUtc="2025-09-13T10:54:00Z"/>
          <w:rFonts w:cs="Times New Roman"/>
        </w:rPr>
      </w:pPr>
      <w:del w:id="1577" w:author="Awet Teka" w:date="2025-09-13T13:54:00Z" w16du:dateUtc="2025-09-13T10:54:00Z">
        <w:r w:rsidRPr="00E005B6" w:rsidDel="00790ECC">
          <w:rPr>
            <w:rFonts w:cs="Times New Roman"/>
          </w:rPr>
          <w:delText>Requirements:</w:delText>
        </w:r>
        <w:r w:rsidRPr="00E005B6" w:rsidDel="00790ECC">
          <w:rPr>
            <w:rFonts w:cs="Times New Roman"/>
          </w:rPr>
          <w:br/>
          <w:delText>• Implement weighted additive scoring as described in the proposal.</w:delText>
        </w:r>
        <w:r w:rsidRPr="00E005B6" w:rsidDel="00790ECC">
          <w:rPr>
            <w:rFonts w:cs="Times New Roman"/>
          </w:rPr>
          <w:br/>
          <w:delText>• Expose weights via admin UI (w1..w5) with sensible defaults.</w:delText>
        </w:r>
        <w:r w:rsidRPr="00E005B6" w:rsidDel="00790ECC">
          <w:rPr>
            <w:rFonts w:cs="Times New Roman"/>
          </w:rPr>
          <w:br/>
          <w:delText>• Allow prioritization run for filtered subsets (by zone, woreda, road class).</w:delText>
        </w:r>
        <w:r w:rsidRPr="00E005B6" w:rsidDel="00790ECC">
          <w:rPr>
            <w:rFonts w:cs="Times New Roman"/>
          </w:rPr>
          <w:br/>
          <w:delText>• Output: ranked list, priority score, required interventions, estimated cost.</w:delText>
        </w:r>
        <w:r w:rsidRPr="00E005B6" w:rsidDel="00790ECC">
          <w:rPr>
            <w:rFonts w:cs="Times New Roman"/>
          </w:rPr>
          <w:br/>
          <w:delText>• Budget optimization mode: accept a budget ceiling and select the best set of interventions maximizing total priority within budget.</w:delText>
        </w:r>
      </w:del>
    </w:p>
    <w:p w14:paraId="57627F40" w14:textId="6EA482A6" w:rsidR="000E25C4" w:rsidDel="00790ECC" w:rsidRDefault="000E25C4" w:rsidP="00B430E5">
      <w:pPr>
        <w:pStyle w:val="Heading3"/>
        <w:rPr>
          <w:del w:id="1578" w:author="Awet Teka" w:date="2025-09-13T13:54:00Z" w16du:dateUtc="2025-09-13T10:54:00Z"/>
        </w:rPr>
      </w:pPr>
      <w:del w:id="1579" w:author="Awet Teka" w:date="2025-09-13T13:54:00Z" w16du:dateUtc="2025-09-13T10:54:00Z">
        <w:r w:rsidDel="00790ECC">
          <w:delText>benefit factors</w:delText>
        </w:r>
        <w:r w:rsidR="009337F0" w:rsidDel="00790ECC">
          <w:delText xml:space="preserve"> </w:delText>
        </w:r>
      </w:del>
    </w:p>
    <w:p w14:paraId="01DB45A4" w14:textId="67F082DA" w:rsidR="000E25C4" w:rsidDel="00790ECC" w:rsidRDefault="000E25C4" w:rsidP="000E25C4">
      <w:pPr>
        <w:rPr>
          <w:del w:id="1580" w:author="Awet Teka" w:date="2025-09-13T13:54:00Z" w16du:dateUtc="2025-09-13T10:54:00Z"/>
        </w:rPr>
      </w:pPr>
      <w:del w:id="1581" w:author="Awet Teka" w:date="2025-09-13T13:54:00Z" w16du:dateUtc="2025-09-13T10:54:00Z">
        <w:r w:rsidDel="00790ECC">
          <w:delText>Stores benefit factors used in prioritization, capturing transport, agricultural, and social indicators.</w:delText>
        </w:r>
      </w:del>
    </w:p>
    <w:p w14:paraId="66F5C99B" w14:textId="3E1A5F80" w:rsidR="009337F0" w:rsidDel="00790ECC" w:rsidRDefault="009337F0" w:rsidP="009337F0">
      <w:pPr>
        <w:pStyle w:val="Caption"/>
        <w:keepNext/>
        <w:rPr>
          <w:del w:id="1582" w:author="Awet Teka" w:date="2025-09-13T13:54:00Z" w16du:dateUtc="2025-09-13T10:54:00Z"/>
        </w:rPr>
      </w:pPr>
      <w:del w:id="1583" w:author="Awet Teka" w:date="2025-09-13T13:54:00Z" w16du:dateUtc="2025-09-13T10:54:00Z">
        <w:r w:rsidDel="00790ECC">
          <w:delText xml:space="preserve">Table </w:delText>
        </w:r>
        <w:r w:rsidR="000E3585" w:rsidDel="00790ECC">
          <w:fldChar w:fldCharType="begin"/>
        </w:r>
        <w:r w:rsidR="000E3585" w:rsidDel="00790ECC">
          <w:delInstrText xml:space="preserve"> SEQ Table \* ARABIC </w:delInstrText>
        </w:r>
        <w:r w:rsidR="000E3585" w:rsidDel="00790ECC">
          <w:fldChar w:fldCharType="separate"/>
        </w:r>
        <w:r w:rsidR="000E3585" w:rsidDel="00790ECC">
          <w:rPr>
            <w:noProof/>
          </w:rPr>
          <w:delText>16</w:delText>
        </w:r>
        <w:r w:rsidR="000E3585" w:rsidDel="00790ECC">
          <w:rPr>
            <w:noProof/>
          </w:rPr>
          <w:fldChar w:fldCharType="end"/>
        </w:r>
        <w:r w:rsidDel="00790ECC">
          <w:delText xml:space="preserve">. </w:delText>
        </w:r>
        <w:r w:rsidRPr="00EB6666" w:rsidDel="00790ECC">
          <w:delText>benefit factors</w:delText>
        </w:r>
        <w:r w:rsidDel="00790ECC">
          <w:delText xml:space="preserve"> table</w:delText>
        </w:r>
      </w:del>
    </w:p>
    <w:tbl>
      <w:tblPr>
        <w:tblStyle w:val="LightList"/>
        <w:tblW w:w="0" w:type="auto"/>
        <w:tblLook w:val="04A0" w:firstRow="1" w:lastRow="0" w:firstColumn="1" w:lastColumn="0" w:noHBand="0" w:noVBand="1"/>
      </w:tblPr>
      <w:tblGrid>
        <w:gridCol w:w="3101"/>
        <w:gridCol w:w="2774"/>
        <w:gridCol w:w="2745"/>
      </w:tblGrid>
      <w:tr w:rsidR="000E25C4" w:rsidDel="00790ECC" w14:paraId="62D40167" w14:textId="018540F0" w:rsidTr="002D4EAB">
        <w:trPr>
          <w:cnfStyle w:val="100000000000" w:firstRow="1" w:lastRow="0" w:firstColumn="0" w:lastColumn="0" w:oddVBand="0" w:evenVBand="0" w:oddHBand="0" w:evenHBand="0" w:firstRowFirstColumn="0" w:firstRowLastColumn="0" w:lastRowFirstColumn="0" w:lastRowLastColumn="0"/>
          <w:del w:id="1584" w:author="Awet Teka" w:date="2025-09-13T13:54:00Z"/>
        </w:trPr>
        <w:tc>
          <w:tcPr>
            <w:cnfStyle w:val="001000000000" w:firstRow="0" w:lastRow="0" w:firstColumn="1" w:lastColumn="0" w:oddVBand="0" w:evenVBand="0" w:oddHBand="0" w:evenHBand="0" w:firstRowFirstColumn="0" w:firstRowLastColumn="0" w:lastRowFirstColumn="0" w:lastRowLastColumn="0"/>
            <w:tcW w:w="2880" w:type="dxa"/>
          </w:tcPr>
          <w:p w14:paraId="540B4E2A" w14:textId="5090F3A0" w:rsidR="000E25C4" w:rsidDel="00790ECC" w:rsidRDefault="000E25C4" w:rsidP="002D4EAB">
            <w:pPr>
              <w:rPr>
                <w:del w:id="1585" w:author="Awet Teka" w:date="2025-09-13T13:54:00Z" w16du:dateUtc="2025-09-13T10:54:00Z"/>
              </w:rPr>
            </w:pPr>
            <w:del w:id="1586" w:author="Awet Teka" w:date="2025-09-13T13:54:00Z" w16du:dateUtc="2025-09-13T10:54:00Z">
              <w:r w:rsidDel="00790ECC">
                <w:delText>Field</w:delText>
              </w:r>
            </w:del>
          </w:p>
        </w:tc>
        <w:tc>
          <w:tcPr>
            <w:tcW w:w="2880" w:type="dxa"/>
          </w:tcPr>
          <w:p w14:paraId="50C273D5" w14:textId="01598490" w:rsidR="000E25C4" w:rsidDel="00790ECC" w:rsidRDefault="000E25C4" w:rsidP="002D4EAB">
            <w:pPr>
              <w:cnfStyle w:val="100000000000" w:firstRow="1" w:lastRow="0" w:firstColumn="0" w:lastColumn="0" w:oddVBand="0" w:evenVBand="0" w:oddHBand="0" w:evenHBand="0" w:firstRowFirstColumn="0" w:firstRowLastColumn="0" w:lastRowFirstColumn="0" w:lastRowLastColumn="0"/>
              <w:rPr>
                <w:del w:id="1587" w:author="Awet Teka" w:date="2025-09-13T13:54:00Z" w16du:dateUtc="2025-09-13T10:54:00Z"/>
              </w:rPr>
            </w:pPr>
            <w:del w:id="1588" w:author="Awet Teka" w:date="2025-09-13T13:54:00Z" w16du:dateUtc="2025-09-13T10:54:00Z">
              <w:r w:rsidDel="00790ECC">
                <w:delText>Type</w:delText>
              </w:r>
            </w:del>
          </w:p>
        </w:tc>
        <w:tc>
          <w:tcPr>
            <w:tcW w:w="2880" w:type="dxa"/>
          </w:tcPr>
          <w:p w14:paraId="4EE2834D" w14:textId="2CBD9EE3" w:rsidR="000E25C4" w:rsidDel="00790ECC" w:rsidRDefault="000E25C4" w:rsidP="002D4EAB">
            <w:pPr>
              <w:cnfStyle w:val="100000000000" w:firstRow="1" w:lastRow="0" w:firstColumn="0" w:lastColumn="0" w:oddVBand="0" w:evenVBand="0" w:oddHBand="0" w:evenHBand="0" w:firstRowFirstColumn="0" w:firstRowLastColumn="0" w:lastRowFirstColumn="0" w:lastRowLastColumn="0"/>
              <w:rPr>
                <w:del w:id="1589" w:author="Awet Teka" w:date="2025-09-13T13:54:00Z" w16du:dateUtc="2025-09-13T10:54:00Z"/>
              </w:rPr>
            </w:pPr>
            <w:del w:id="1590" w:author="Awet Teka" w:date="2025-09-13T13:54:00Z" w16du:dateUtc="2025-09-13T10:54:00Z">
              <w:r w:rsidDel="00790ECC">
                <w:delText>Description</w:delText>
              </w:r>
            </w:del>
          </w:p>
        </w:tc>
      </w:tr>
      <w:tr w:rsidR="000E25C4" w:rsidDel="00790ECC" w14:paraId="229AAADB" w14:textId="09F3033E" w:rsidTr="002D4EAB">
        <w:trPr>
          <w:cnfStyle w:val="000000100000" w:firstRow="0" w:lastRow="0" w:firstColumn="0" w:lastColumn="0" w:oddVBand="0" w:evenVBand="0" w:oddHBand="1" w:evenHBand="0" w:firstRowFirstColumn="0" w:firstRowLastColumn="0" w:lastRowFirstColumn="0" w:lastRowLastColumn="0"/>
          <w:del w:id="1591" w:author="Awet Teka" w:date="2025-09-13T13:54:00Z"/>
        </w:trPr>
        <w:tc>
          <w:tcPr>
            <w:cnfStyle w:val="001000000000" w:firstRow="0" w:lastRow="0" w:firstColumn="1" w:lastColumn="0" w:oddVBand="0" w:evenVBand="0" w:oddHBand="0" w:evenHBand="0" w:firstRowFirstColumn="0" w:firstRowLastColumn="0" w:lastRowFirstColumn="0" w:lastRowLastColumn="0"/>
            <w:tcW w:w="2880" w:type="dxa"/>
          </w:tcPr>
          <w:p w14:paraId="7A46C3DA" w14:textId="04B6270B" w:rsidR="000E25C4" w:rsidDel="00790ECC" w:rsidRDefault="000E25C4" w:rsidP="002D4EAB">
            <w:pPr>
              <w:rPr>
                <w:del w:id="1592" w:author="Awet Teka" w:date="2025-09-13T13:54:00Z" w16du:dateUtc="2025-09-13T10:54:00Z"/>
              </w:rPr>
            </w:pPr>
            <w:del w:id="1593" w:author="Awet Teka" w:date="2025-09-13T13:54:00Z" w16du:dateUtc="2025-09-13T10:54:00Z">
              <w:r w:rsidDel="00790ECC">
                <w:delText>road_id</w:delText>
              </w:r>
            </w:del>
          </w:p>
        </w:tc>
        <w:tc>
          <w:tcPr>
            <w:tcW w:w="2880" w:type="dxa"/>
          </w:tcPr>
          <w:p w14:paraId="07D47092" w14:textId="54D144DB" w:rsidR="000E25C4" w:rsidDel="00790ECC" w:rsidRDefault="000E25C4" w:rsidP="002D4EAB">
            <w:pPr>
              <w:cnfStyle w:val="000000100000" w:firstRow="0" w:lastRow="0" w:firstColumn="0" w:lastColumn="0" w:oddVBand="0" w:evenVBand="0" w:oddHBand="1" w:evenHBand="0" w:firstRowFirstColumn="0" w:firstRowLastColumn="0" w:lastRowFirstColumn="0" w:lastRowLastColumn="0"/>
              <w:rPr>
                <w:del w:id="1594" w:author="Awet Teka" w:date="2025-09-13T13:54:00Z" w16du:dateUtc="2025-09-13T10:54:00Z"/>
              </w:rPr>
            </w:pPr>
            <w:del w:id="1595" w:author="Awet Teka" w:date="2025-09-13T13:54:00Z" w16du:dateUtc="2025-09-13T10:54:00Z">
              <w:r w:rsidDel="00790ECC">
                <w:delText>INT, PK, FK → Road</w:delText>
              </w:r>
            </w:del>
          </w:p>
        </w:tc>
        <w:tc>
          <w:tcPr>
            <w:tcW w:w="2880" w:type="dxa"/>
          </w:tcPr>
          <w:p w14:paraId="7BEF3394" w14:textId="171E8C24" w:rsidR="000E25C4" w:rsidDel="00790ECC" w:rsidRDefault="000E25C4" w:rsidP="002D4EAB">
            <w:pPr>
              <w:cnfStyle w:val="000000100000" w:firstRow="0" w:lastRow="0" w:firstColumn="0" w:lastColumn="0" w:oddVBand="0" w:evenVBand="0" w:oddHBand="1" w:evenHBand="0" w:firstRowFirstColumn="0" w:firstRowLastColumn="0" w:lastRowFirstColumn="0" w:lastRowLastColumn="0"/>
              <w:rPr>
                <w:del w:id="1596" w:author="Awet Teka" w:date="2025-09-13T13:54:00Z" w16du:dateUtc="2025-09-13T10:54:00Z"/>
              </w:rPr>
            </w:pPr>
            <w:del w:id="1597" w:author="Awet Teka" w:date="2025-09-13T13:54:00Z" w16du:dateUtc="2025-09-13T10:54:00Z">
              <w:r w:rsidDel="00790ECC">
                <w:delText>Road reference</w:delText>
              </w:r>
            </w:del>
          </w:p>
        </w:tc>
      </w:tr>
      <w:tr w:rsidR="000E25C4" w:rsidDel="00790ECC" w14:paraId="7BA0426C" w14:textId="215673FC" w:rsidTr="002D4EAB">
        <w:trPr>
          <w:del w:id="1598" w:author="Awet Teka" w:date="2025-09-13T13:54:00Z"/>
        </w:trPr>
        <w:tc>
          <w:tcPr>
            <w:cnfStyle w:val="001000000000" w:firstRow="0" w:lastRow="0" w:firstColumn="1" w:lastColumn="0" w:oddVBand="0" w:evenVBand="0" w:oddHBand="0" w:evenHBand="0" w:firstRowFirstColumn="0" w:firstRowLastColumn="0" w:lastRowFirstColumn="0" w:lastRowLastColumn="0"/>
            <w:tcW w:w="2880" w:type="dxa"/>
          </w:tcPr>
          <w:p w14:paraId="2299513A" w14:textId="2DFE78F0" w:rsidR="000E25C4" w:rsidDel="00790ECC" w:rsidRDefault="000E25C4" w:rsidP="002D4EAB">
            <w:pPr>
              <w:rPr>
                <w:del w:id="1599" w:author="Awet Teka" w:date="2025-09-13T13:54:00Z" w16du:dateUtc="2025-09-13T10:54:00Z"/>
              </w:rPr>
            </w:pPr>
            <w:del w:id="1600" w:author="Awet Teka" w:date="2025-09-13T13:54:00Z" w16du:dateUtc="2025-09-13T10:54:00Z">
              <w:r w:rsidDel="00790ECC">
                <w:delText>traffic_vehicles_per_day</w:delText>
              </w:r>
            </w:del>
          </w:p>
        </w:tc>
        <w:tc>
          <w:tcPr>
            <w:tcW w:w="2880" w:type="dxa"/>
          </w:tcPr>
          <w:p w14:paraId="6ECDE45A" w14:textId="3BF7FCF4" w:rsidR="000E25C4" w:rsidDel="00790ECC" w:rsidRDefault="000E25C4" w:rsidP="002D4EAB">
            <w:pPr>
              <w:cnfStyle w:val="000000000000" w:firstRow="0" w:lastRow="0" w:firstColumn="0" w:lastColumn="0" w:oddVBand="0" w:evenVBand="0" w:oddHBand="0" w:evenHBand="0" w:firstRowFirstColumn="0" w:firstRowLastColumn="0" w:lastRowFirstColumn="0" w:lastRowLastColumn="0"/>
              <w:rPr>
                <w:del w:id="1601" w:author="Awet Teka" w:date="2025-09-13T13:54:00Z" w16du:dateUtc="2025-09-13T10:54:00Z"/>
              </w:rPr>
            </w:pPr>
            <w:del w:id="1602" w:author="Awet Teka" w:date="2025-09-13T13:54:00Z" w16du:dateUtc="2025-09-13T10:54:00Z">
              <w:r w:rsidDel="00790ECC">
                <w:delText>INT</w:delText>
              </w:r>
            </w:del>
          </w:p>
        </w:tc>
        <w:tc>
          <w:tcPr>
            <w:tcW w:w="2880" w:type="dxa"/>
          </w:tcPr>
          <w:p w14:paraId="6BBE3911" w14:textId="7CE96862" w:rsidR="000E25C4" w:rsidDel="00790ECC" w:rsidRDefault="000E25C4" w:rsidP="002D4EAB">
            <w:pPr>
              <w:cnfStyle w:val="000000000000" w:firstRow="0" w:lastRow="0" w:firstColumn="0" w:lastColumn="0" w:oddVBand="0" w:evenVBand="0" w:oddHBand="0" w:evenHBand="0" w:firstRowFirstColumn="0" w:firstRowLastColumn="0" w:lastRowFirstColumn="0" w:lastRowLastColumn="0"/>
              <w:rPr>
                <w:del w:id="1603" w:author="Awet Teka" w:date="2025-09-13T13:54:00Z" w16du:dateUtc="2025-09-13T10:54:00Z"/>
              </w:rPr>
            </w:pPr>
            <w:del w:id="1604" w:author="Awet Teka" w:date="2025-09-13T13:54:00Z" w16du:dateUtc="2025-09-13T10:54:00Z">
              <w:r w:rsidDel="00790ECC">
                <w:delText>Average daily traffic</w:delText>
              </w:r>
            </w:del>
          </w:p>
        </w:tc>
      </w:tr>
      <w:tr w:rsidR="000E25C4" w:rsidDel="00790ECC" w14:paraId="4B763726" w14:textId="35E12BBA" w:rsidTr="002D4EAB">
        <w:trPr>
          <w:cnfStyle w:val="000000100000" w:firstRow="0" w:lastRow="0" w:firstColumn="0" w:lastColumn="0" w:oddVBand="0" w:evenVBand="0" w:oddHBand="1" w:evenHBand="0" w:firstRowFirstColumn="0" w:firstRowLastColumn="0" w:lastRowFirstColumn="0" w:lastRowLastColumn="0"/>
          <w:del w:id="1605" w:author="Awet Teka" w:date="2025-09-13T13:54:00Z"/>
        </w:trPr>
        <w:tc>
          <w:tcPr>
            <w:cnfStyle w:val="001000000000" w:firstRow="0" w:lastRow="0" w:firstColumn="1" w:lastColumn="0" w:oddVBand="0" w:evenVBand="0" w:oddHBand="0" w:evenHBand="0" w:firstRowFirstColumn="0" w:firstRowLastColumn="0" w:lastRowFirstColumn="0" w:lastRowLastColumn="0"/>
            <w:tcW w:w="2880" w:type="dxa"/>
          </w:tcPr>
          <w:p w14:paraId="4E21362D" w14:textId="49D69B31" w:rsidR="000E25C4" w:rsidDel="00790ECC" w:rsidRDefault="000E25C4" w:rsidP="002D4EAB">
            <w:pPr>
              <w:rPr>
                <w:del w:id="1606" w:author="Awet Teka" w:date="2025-09-13T13:54:00Z" w16du:dateUtc="2025-09-13T10:54:00Z"/>
              </w:rPr>
            </w:pPr>
            <w:del w:id="1607" w:author="Awet Teka" w:date="2025-09-13T13:54:00Z" w16du:dateUtc="2025-09-13T10:54:00Z">
              <w:r w:rsidDel="00790ECC">
                <w:delText>trading_centers_count</w:delText>
              </w:r>
            </w:del>
          </w:p>
        </w:tc>
        <w:tc>
          <w:tcPr>
            <w:tcW w:w="2880" w:type="dxa"/>
          </w:tcPr>
          <w:p w14:paraId="6B282972" w14:textId="00D51810" w:rsidR="000E25C4" w:rsidDel="00790ECC" w:rsidRDefault="000E25C4" w:rsidP="002D4EAB">
            <w:pPr>
              <w:cnfStyle w:val="000000100000" w:firstRow="0" w:lastRow="0" w:firstColumn="0" w:lastColumn="0" w:oddVBand="0" w:evenVBand="0" w:oddHBand="1" w:evenHBand="0" w:firstRowFirstColumn="0" w:firstRowLastColumn="0" w:lastRowFirstColumn="0" w:lastRowLastColumn="0"/>
              <w:rPr>
                <w:del w:id="1608" w:author="Awet Teka" w:date="2025-09-13T13:54:00Z" w16du:dateUtc="2025-09-13T10:54:00Z"/>
              </w:rPr>
            </w:pPr>
            <w:del w:id="1609" w:author="Awet Teka" w:date="2025-09-13T13:54:00Z" w16du:dateUtc="2025-09-13T10:54:00Z">
              <w:r w:rsidDel="00790ECC">
                <w:delText>INT</w:delText>
              </w:r>
            </w:del>
          </w:p>
        </w:tc>
        <w:tc>
          <w:tcPr>
            <w:tcW w:w="2880" w:type="dxa"/>
          </w:tcPr>
          <w:p w14:paraId="7ECAF717" w14:textId="0F7FD37D" w:rsidR="000E25C4" w:rsidDel="00790ECC" w:rsidRDefault="000E25C4" w:rsidP="002D4EAB">
            <w:pPr>
              <w:cnfStyle w:val="000000100000" w:firstRow="0" w:lastRow="0" w:firstColumn="0" w:lastColumn="0" w:oddVBand="0" w:evenVBand="0" w:oddHBand="1" w:evenHBand="0" w:firstRowFirstColumn="0" w:firstRowLastColumn="0" w:lastRowFirstColumn="0" w:lastRowLastColumn="0"/>
              <w:rPr>
                <w:del w:id="1610" w:author="Awet Teka" w:date="2025-09-13T13:54:00Z" w16du:dateUtc="2025-09-13T10:54:00Z"/>
              </w:rPr>
            </w:pPr>
            <w:del w:id="1611" w:author="Awet Teka" w:date="2025-09-13T13:54:00Z" w16du:dateUtc="2025-09-13T10:54:00Z">
              <w:r w:rsidDel="00790ECC">
                <w:delText>Trading centers count</w:delText>
              </w:r>
            </w:del>
          </w:p>
        </w:tc>
      </w:tr>
      <w:tr w:rsidR="000E25C4" w:rsidDel="00790ECC" w14:paraId="7D3C08E0" w14:textId="785DFF4F" w:rsidTr="002D4EAB">
        <w:trPr>
          <w:del w:id="1612" w:author="Awet Teka" w:date="2025-09-13T13:54:00Z"/>
        </w:trPr>
        <w:tc>
          <w:tcPr>
            <w:cnfStyle w:val="001000000000" w:firstRow="0" w:lastRow="0" w:firstColumn="1" w:lastColumn="0" w:oddVBand="0" w:evenVBand="0" w:oddHBand="0" w:evenHBand="0" w:firstRowFirstColumn="0" w:firstRowLastColumn="0" w:lastRowFirstColumn="0" w:lastRowLastColumn="0"/>
            <w:tcW w:w="2880" w:type="dxa"/>
          </w:tcPr>
          <w:p w14:paraId="112E8825" w14:textId="2541E632" w:rsidR="000E25C4" w:rsidDel="00790ECC" w:rsidRDefault="000E25C4" w:rsidP="002D4EAB">
            <w:pPr>
              <w:rPr>
                <w:del w:id="1613" w:author="Awet Teka" w:date="2025-09-13T13:54:00Z" w16du:dateUtc="2025-09-13T10:54:00Z"/>
              </w:rPr>
            </w:pPr>
            <w:del w:id="1614" w:author="Awet Teka" w:date="2025-09-13T13:54:00Z" w16du:dateUtc="2025-09-13T10:54:00Z">
              <w:r w:rsidDel="00790ECC">
                <w:delText>villages_connected_count</w:delText>
              </w:r>
            </w:del>
          </w:p>
        </w:tc>
        <w:tc>
          <w:tcPr>
            <w:tcW w:w="2880" w:type="dxa"/>
          </w:tcPr>
          <w:p w14:paraId="4129B707" w14:textId="77C78923" w:rsidR="000E25C4" w:rsidDel="00790ECC" w:rsidRDefault="000E25C4" w:rsidP="002D4EAB">
            <w:pPr>
              <w:cnfStyle w:val="000000000000" w:firstRow="0" w:lastRow="0" w:firstColumn="0" w:lastColumn="0" w:oddVBand="0" w:evenVBand="0" w:oddHBand="0" w:evenHBand="0" w:firstRowFirstColumn="0" w:firstRowLastColumn="0" w:lastRowFirstColumn="0" w:lastRowLastColumn="0"/>
              <w:rPr>
                <w:del w:id="1615" w:author="Awet Teka" w:date="2025-09-13T13:54:00Z" w16du:dateUtc="2025-09-13T10:54:00Z"/>
              </w:rPr>
            </w:pPr>
            <w:del w:id="1616" w:author="Awet Teka" w:date="2025-09-13T13:54:00Z" w16du:dateUtc="2025-09-13T10:54:00Z">
              <w:r w:rsidDel="00790ECC">
                <w:delText>INT</w:delText>
              </w:r>
            </w:del>
          </w:p>
        </w:tc>
        <w:tc>
          <w:tcPr>
            <w:tcW w:w="2880" w:type="dxa"/>
          </w:tcPr>
          <w:p w14:paraId="785F5B3C" w14:textId="365BBC92" w:rsidR="000E25C4" w:rsidDel="00790ECC" w:rsidRDefault="000E25C4" w:rsidP="002D4EAB">
            <w:pPr>
              <w:cnfStyle w:val="000000000000" w:firstRow="0" w:lastRow="0" w:firstColumn="0" w:lastColumn="0" w:oddVBand="0" w:evenVBand="0" w:oddHBand="0" w:evenHBand="0" w:firstRowFirstColumn="0" w:firstRowLastColumn="0" w:lastRowFirstColumn="0" w:lastRowLastColumn="0"/>
              <w:rPr>
                <w:del w:id="1617" w:author="Awet Teka" w:date="2025-09-13T13:54:00Z" w16du:dateUtc="2025-09-13T10:54:00Z"/>
              </w:rPr>
            </w:pPr>
            <w:del w:id="1618" w:author="Awet Teka" w:date="2025-09-13T13:54:00Z" w16du:dateUtc="2025-09-13T10:54:00Z">
              <w:r w:rsidDel="00790ECC">
                <w:delText>Villages connected</w:delText>
              </w:r>
            </w:del>
          </w:p>
        </w:tc>
      </w:tr>
      <w:tr w:rsidR="000E25C4" w:rsidDel="00790ECC" w14:paraId="294E274B" w14:textId="6282F647" w:rsidTr="002D4EAB">
        <w:trPr>
          <w:cnfStyle w:val="000000100000" w:firstRow="0" w:lastRow="0" w:firstColumn="0" w:lastColumn="0" w:oddVBand="0" w:evenVBand="0" w:oddHBand="1" w:evenHBand="0" w:firstRowFirstColumn="0" w:firstRowLastColumn="0" w:lastRowFirstColumn="0" w:lastRowLastColumn="0"/>
          <w:del w:id="1619" w:author="Awet Teka" w:date="2025-09-13T13:54:00Z"/>
        </w:trPr>
        <w:tc>
          <w:tcPr>
            <w:cnfStyle w:val="001000000000" w:firstRow="0" w:lastRow="0" w:firstColumn="1" w:lastColumn="0" w:oddVBand="0" w:evenVBand="0" w:oddHBand="0" w:evenHBand="0" w:firstRowFirstColumn="0" w:firstRowLastColumn="0" w:lastRowFirstColumn="0" w:lastRowLastColumn="0"/>
            <w:tcW w:w="2880" w:type="dxa"/>
          </w:tcPr>
          <w:p w14:paraId="032D71CA" w14:textId="47D349A7" w:rsidR="000E25C4" w:rsidDel="00790ECC" w:rsidRDefault="000E25C4" w:rsidP="002D4EAB">
            <w:pPr>
              <w:rPr>
                <w:del w:id="1620" w:author="Awet Teka" w:date="2025-09-13T13:54:00Z" w16du:dateUtc="2025-09-13T10:54:00Z"/>
              </w:rPr>
            </w:pPr>
            <w:del w:id="1621" w:author="Awet Teka" w:date="2025-09-13T13:54:00Z" w16du:dateUtc="2025-09-13T10:54:00Z">
              <w:r w:rsidDel="00790ECC">
                <w:delText>road_class</w:delText>
              </w:r>
            </w:del>
          </w:p>
        </w:tc>
        <w:tc>
          <w:tcPr>
            <w:tcW w:w="2880" w:type="dxa"/>
          </w:tcPr>
          <w:p w14:paraId="017301F7" w14:textId="6F4DE502" w:rsidR="000E25C4" w:rsidDel="00790ECC" w:rsidRDefault="000E25C4" w:rsidP="002D4EAB">
            <w:pPr>
              <w:cnfStyle w:val="000000100000" w:firstRow="0" w:lastRow="0" w:firstColumn="0" w:lastColumn="0" w:oddVBand="0" w:evenVBand="0" w:oddHBand="1" w:evenHBand="0" w:firstRowFirstColumn="0" w:firstRowLastColumn="0" w:lastRowFirstColumn="0" w:lastRowLastColumn="0"/>
              <w:rPr>
                <w:del w:id="1622" w:author="Awet Teka" w:date="2025-09-13T13:54:00Z" w16du:dateUtc="2025-09-13T10:54:00Z"/>
              </w:rPr>
            </w:pPr>
            <w:del w:id="1623" w:author="Awet Teka" w:date="2025-09-13T13:54:00Z" w16du:dateUtc="2025-09-13T10:54:00Z">
              <w:r w:rsidDel="00790ECC">
                <w:delText>ENUM(...)</w:delText>
              </w:r>
            </w:del>
          </w:p>
        </w:tc>
        <w:tc>
          <w:tcPr>
            <w:tcW w:w="2880" w:type="dxa"/>
          </w:tcPr>
          <w:p w14:paraId="341F2152" w14:textId="28EE8C23" w:rsidR="000E25C4" w:rsidDel="00790ECC" w:rsidRDefault="000E25C4" w:rsidP="002D4EAB">
            <w:pPr>
              <w:cnfStyle w:val="000000100000" w:firstRow="0" w:lastRow="0" w:firstColumn="0" w:lastColumn="0" w:oddVBand="0" w:evenVBand="0" w:oddHBand="1" w:evenHBand="0" w:firstRowFirstColumn="0" w:firstRowLastColumn="0" w:lastRowFirstColumn="0" w:lastRowLastColumn="0"/>
              <w:rPr>
                <w:del w:id="1624" w:author="Awet Teka" w:date="2025-09-13T13:54:00Z" w16du:dateUtc="2025-09-13T10:54:00Z"/>
              </w:rPr>
            </w:pPr>
            <w:del w:id="1625" w:author="Awet Teka" w:date="2025-09-13T13:54:00Z" w16du:dateUtc="2025-09-13T10:54:00Z">
              <w:r w:rsidDel="00790ECC">
                <w:delText>Road class</w:delText>
              </w:r>
            </w:del>
          </w:p>
        </w:tc>
      </w:tr>
      <w:tr w:rsidR="000E25C4" w:rsidDel="00790ECC" w14:paraId="6F7F954A" w14:textId="3ACB664F" w:rsidTr="002D4EAB">
        <w:trPr>
          <w:del w:id="1626" w:author="Awet Teka" w:date="2025-09-13T13:54:00Z"/>
        </w:trPr>
        <w:tc>
          <w:tcPr>
            <w:cnfStyle w:val="001000000000" w:firstRow="0" w:lastRow="0" w:firstColumn="1" w:lastColumn="0" w:oddVBand="0" w:evenVBand="0" w:oddHBand="0" w:evenHBand="0" w:firstRowFirstColumn="0" w:firstRowLastColumn="0" w:lastRowFirstColumn="0" w:lastRowLastColumn="0"/>
            <w:tcW w:w="2880" w:type="dxa"/>
          </w:tcPr>
          <w:p w14:paraId="36462D25" w14:textId="0178E9DB" w:rsidR="000E25C4" w:rsidDel="00790ECC" w:rsidRDefault="000E25C4" w:rsidP="002D4EAB">
            <w:pPr>
              <w:rPr>
                <w:del w:id="1627" w:author="Awet Teka" w:date="2025-09-13T13:54:00Z" w16du:dateUtc="2025-09-13T10:54:00Z"/>
              </w:rPr>
            </w:pPr>
            <w:del w:id="1628" w:author="Awet Teka" w:date="2025-09-13T13:54:00Z" w16du:dateUtc="2025-09-13T10:54:00Z">
              <w:r w:rsidDel="00790ECC">
                <w:delText>farmland_percentage</w:delText>
              </w:r>
            </w:del>
          </w:p>
        </w:tc>
        <w:tc>
          <w:tcPr>
            <w:tcW w:w="2880" w:type="dxa"/>
          </w:tcPr>
          <w:p w14:paraId="3D3EABD0" w14:textId="7ED6721D" w:rsidR="000E25C4" w:rsidDel="00790ECC" w:rsidRDefault="000E25C4" w:rsidP="002D4EAB">
            <w:pPr>
              <w:cnfStyle w:val="000000000000" w:firstRow="0" w:lastRow="0" w:firstColumn="0" w:lastColumn="0" w:oddVBand="0" w:evenVBand="0" w:oddHBand="0" w:evenHBand="0" w:firstRowFirstColumn="0" w:firstRowLastColumn="0" w:lastRowFirstColumn="0" w:lastRowLastColumn="0"/>
              <w:rPr>
                <w:del w:id="1629" w:author="Awet Teka" w:date="2025-09-13T13:54:00Z" w16du:dateUtc="2025-09-13T10:54:00Z"/>
              </w:rPr>
            </w:pPr>
            <w:del w:id="1630" w:author="Awet Teka" w:date="2025-09-13T13:54:00Z" w16du:dateUtc="2025-09-13T10:54:00Z">
              <w:r w:rsidDel="00790ECC">
                <w:delText>DECIMAL(5,2)</w:delText>
              </w:r>
            </w:del>
          </w:p>
        </w:tc>
        <w:tc>
          <w:tcPr>
            <w:tcW w:w="2880" w:type="dxa"/>
          </w:tcPr>
          <w:p w14:paraId="285211BF" w14:textId="77ACC9EC" w:rsidR="000E25C4" w:rsidDel="00790ECC" w:rsidRDefault="000E25C4" w:rsidP="002D4EAB">
            <w:pPr>
              <w:cnfStyle w:val="000000000000" w:firstRow="0" w:lastRow="0" w:firstColumn="0" w:lastColumn="0" w:oddVBand="0" w:evenVBand="0" w:oddHBand="0" w:evenHBand="0" w:firstRowFirstColumn="0" w:firstRowLastColumn="0" w:lastRowFirstColumn="0" w:lastRowLastColumn="0"/>
              <w:rPr>
                <w:del w:id="1631" w:author="Awet Teka" w:date="2025-09-13T13:54:00Z" w16du:dateUtc="2025-09-13T10:54:00Z"/>
              </w:rPr>
            </w:pPr>
            <w:del w:id="1632" w:author="Awet Teka" w:date="2025-09-13T13:54:00Z" w16du:dateUtc="2025-09-13T10:54:00Z">
              <w:r w:rsidDel="00790ECC">
                <w:delText>Farmland coverage (%)</w:delText>
              </w:r>
            </w:del>
          </w:p>
        </w:tc>
      </w:tr>
      <w:tr w:rsidR="000E25C4" w:rsidDel="00790ECC" w14:paraId="7DAE38CE" w14:textId="09EBA082" w:rsidTr="002D4EAB">
        <w:trPr>
          <w:cnfStyle w:val="000000100000" w:firstRow="0" w:lastRow="0" w:firstColumn="0" w:lastColumn="0" w:oddVBand="0" w:evenVBand="0" w:oddHBand="1" w:evenHBand="0" w:firstRowFirstColumn="0" w:firstRowLastColumn="0" w:lastRowFirstColumn="0" w:lastRowLastColumn="0"/>
          <w:del w:id="1633" w:author="Awet Teka" w:date="2025-09-13T13:54:00Z"/>
        </w:trPr>
        <w:tc>
          <w:tcPr>
            <w:cnfStyle w:val="001000000000" w:firstRow="0" w:lastRow="0" w:firstColumn="1" w:lastColumn="0" w:oddVBand="0" w:evenVBand="0" w:oddHBand="0" w:evenHBand="0" w:firstRowFirstColumn="0" w:firstRowLastColumn="0" w:lastRowFirstColumn="0" w:lastRowLastColumn="0"/>
            <w:tcW w:w="2880" w:type="dxa"/>
          </w:tcPr>
          <w:p w14:paraId="0C8F2DF9" w14:textId="0B010865" w:rsidR="000E25C4" w:rsidDel="00790ECC" w:rsidRDefault="000E25C4" w:rsidP="002D4EAB">
            <w:pPr>
              <w:rPr>
                <w:del w:id="1634" w:author="Awet Teka" w:date="2025-09-13T13:54:00Z" w16du:dateUtc="2025-09-13T10:54:00Z"/>
              </w:rPr>
            </w:pPr>
            <w:del w:id="1635" w:author="Awet Teka" w:date="2025-09-13T13:54:00Z" w16du:dateUtc="2025-09-13T10:54:00Z">
              <w:r w:rsidDel="00790ECC">
                <w:delText>cooperative_centers_count</w:delText>
              </w:r>
            </w:del>
          </w:p>
        </w:tc>
        <w:tc>
          <w:tcPr>
            <w:tcW w:w="2880" w:type="dxa"/>
          </w:tcPr>
          <w:p w14:paraId="6BE3671F" w14:textId="7574803D" w:rsidR="000E25C4" w:rsidDel="00790ECC" w:rsidRDefault="000E25C4" w:rsidP="002D4EAB">
            <w:pPr>
              <w:cnfStyle w:val="000000100000" w:firstRow="0" w:lastRow="0" w:firstColumn="0" w:lastColumn="0" w:oddVBand="0" w:evenVBand="0" w:oddHBand="1" w:evenHBand="0" w:firstRowFirstColumn="0" w:firstRowLastColumn="0" w:lastRowFirstColumn="0" w:lastRowLastColumn="0"/>
              <w:rPr>
                <w:del w:id="1636" w:author="Awet Teka" w:date="2025-09-13T13:54:00Z" w16du:dateUtc="2025-09-13T10:54:00Z"/>
              </w:rPr>
            </w:pPr>
            <w:del w:id="1637" w:author="Awet Teka" w:date="2025-09-13T13:54:00Z" w16du:dateUtc="2025-09-13T10:54:00Z">
              <w:r w:rsidDel="00790ECC">
                <w:delText>INT</w:delText>
              </w:r>
            </w:del>
          </w:p>
        </w:tc>
        <w:tc>
          <w:tcPr>
            <w:tcW w:w="2880" w:type="dxa"/>
          </w:tcPr>
          <w:p w14:paraId="0DF7FCE9" w14:textId="736878B5" w:rsidR="000E25C4" w:rsidDel="00790ECC" w:rsidRDefault="000E25C4" w:rsidP="002D4EAB">
            <w:pPr>
              <w:cnfStyle w:val="000000100000" w:firstRow="0" w:lastRow="0" w:firstColumn="0" w:lastColumn="0" w:oddVBand="0" w:evenVBand="0" w:oddHBand="1" w:evenHBand="0" w:firstRowFirstColumn="0" w:firstRowLastColumn="0" w:lastRowFirstColumn="0" w:lastRowLastColumn="0"/>
              <w:rPr>
                <w:del w:id="1638" w:author="Awet Teka" w:date="2025-09-13T13:54:00Z" w16du:dateUtc="2025-09-13T10:54:00Z"/>
              </w:rPr>
            </w:pPr>
            <w:del w:id="1639" w:author="Awet Teka" w:date="2025-09-13T13:54:00Z" w16du:dateUtc="2025-09-13T10:54:00Z">
              <w:r w:rsidDel="00790ECC">
                <w:delText>Cooperative centers</w:delText>
              </w:r>
            </w:del>
          </w:p>
        </w:tc>
      </w:tr>
      <w:tr w:rsidR="000E25C4" w:rsidDel="00790ECC" w14:paraId="7988E31C" w14:textId="4F8CD2D3" w:rsidTr="002D4EAB">
        <w:trPr>
          <w:del w:id="1640" w:author="Awet Teka" w:date="2025-09-13T13:54:00Z"/>
        </w:trPr>
        <w:tc>
          <w:tcPr>
            <w:cnfStyle w:val="001000000000" w:firstRow="0" w:lastRow="0" w:firstColumn="1" w:lastColumn="0" w:oddVBand="0" w:evenVBand="0" w:oddHBand="0" w:evenHBand="0" w:firstRowFirstColumn="0" w:firstRowLastColumn="0" w:lastRowFirstColumn="0" w:lastRowLastColumn="0"/>
            <w:tcW w:w="2880" w:type="dxa"/>
          </w:tcPr>
          <w:p w14:paraId="1FC61F97" w14:textId="5B712533" w:rsidR="000E25C4" w:rsidDel="00790ECC" w:rsidRDefault="000E25C4" w:rsidP="002D4EAB">
            <w:pPr>
              <w:rPr>
                <w:del w:id="1641" w:author="Awet Teka" w:date="2025-09-13T13:54:00Z" w16du:dateUtc="2025-09-13T10:54:00Z"/>
              </w:rPr>
            </w:pPr>
            <w:del w:id="1642" w:author="Awet Teka" w:date="2025-09-13T13:54:00Z" w16du:dateUtc="2025-09-13T10:54:00Z">
              <w:r w:rsidDel="00790ECC">
                <w:delText>markets_connected_count</w:delText>
              </w:r>
            </w:del>
          </w:p>
        </w:tc>
        <w:tc>
          <w:tcPr>
            <w:tcW w:w="2880" w:type="dxa"/>
          </w:tcPr>
          <w:p w14:paraId="0EB694F0" w14:textId="6DDA5EA0" w:rsidR="000E25C4" w:rsidDel="00790ECC" w:rsidRDefault="000E25C4" w:rsidP="002D4EAB">
            <w:pPr>
              <w:cnfStyle w:val="000000000000" w:firstRow="0" w:lastRow="0" w:firstColumn="0" w:lastColumn="0" w:oddVBand="0" w:evenVBand="0" w:oddHBand="0" w:evenHBand="0" w:firstRowFirstColumn="0" w:firstRowLastColumn="0" w:lastRowFirstColumn="0" w:lastRowLastColumn="0"/>
              <w:rPr>
                <w:del w:id="1643" w:author="Awet Teka" w:date="2025-09-13T13:54:00Z" w16du:dateUtc="2025-09-13T10:54:00Z"/>
              </w:rPr>
            </w:pPr>
            <w:del w:id="1644" w:author="Awet Teka" w:date="2025-09-13T13:54:00Z" w16du:dateUtc="2025-09-13T10:54:00Z">
              <w:r w:rsidDel="00790ECC">
                <w:delText>INT</w:delText>
              </w:r>
            </w:del>
          </w:p>
        </w:tc>
        <w:tc>
          <w:tcPr>
            <w:tcW w:w="2880" w:type="dxa"/>
          </w:tcPr>
          <w:p w14:paraId="0D7C6DB1" w14:textId="0C05A4B8" w:rsidR="000E25C4" w:rsidDel="00790ECC" w:rsidRDefault="000E25C4" w:rsidP="002D4EAB">
            <w:pPr>
              <w:cnfStyle w:val="000000000000" w:firstRow="0" w:lastRow="0" w:firstColumn="0" w:lastColumn="0" w:oddVBand="0" w:evenVBand="0" w:oddHBand="0" w:evenHBand="0" w:firstRowFirstColumn="0" w:firstRowLastColumn="0" w:lastRowFirstColumn="0" w:lastRowLastColumn="0"/>
              <w:rPr>
                <w:del w:id="1645" w:author="Awet Teka" w:date="2025-09-13T13:54:00Z" w16du:dateUtc="2025-09-13T10:54:00Z"/>
              </w:rPr>
            </w:pPr>
            <w:del w:id="1646" w:author="Awet Teka" w:date="2025-09-13T13:54:00Z" w16du:dateUtc="2025-09-13T10:54:00Z">
              <w:r w:rsidDel="00790ECC">
                <w:delText>Markets connected</w:delText>
              </w:r>
            </w:del>
          </w:p>
        </w:tc>
      </w:tr>
      <w:tr w:rsidR="000E25C4" w:rsidDel="00790ECC" w14:paraId="6F2DDA9A" w14:textId="3F0441B7" w:rsidTr="002D4EAB">
        <w:trPr>
          <w:cnfStyle w:val="000000100000" w:firstRow="0" w:lastRow="0" w:firstColumn="0" w:lastColumn="0" w:oddVBand="0" w:evenVBand="0" w:oddHBand="1" w:evenHBand="0" w:firstRowFirstColumn="0" w:firstRowLastColumn="0" w:lastRowFirstColumn="0" w:lastRowLastColumn="0"/>
          <w:del w:id="1647" w:author="Awet Teka" w:date="2025-09-13T13:54:00Z"/>
        </w:trPr>
        <w:tc>
          <w:tcPr>
            <w:cnfStyle w:val="001000000000" w:firstRow="0" w:lastRow="0" w:firstColumn="1" w:lastColumn="0" w:oddVBand="0" w:evenVBand="0" w:oddHBand="0" w:evenHBand="0" w:firstRowFirstColumn="0" w:firstRowLastColumn="0" w:lastRowFirstColumn="0" w:lastRowLastColumn="0"/>
            <w:tcW w:w="2880" w:type="dxa"/>
          </w:tcPr>
          <w:p w14:paraId="137D91C6" w14:textId="32472431" w:rsidR="000E25C4" w:rsidDel="00790ECC" w:rsidRDefault="000E25C4" w:rsidP="002D4EAB">
            <w:pPr>
              <w:rPr>
                <w:del w:id="1648" w:author="Awet Teka" w:date="2025-09-13T13:54:00Z" w16du:dateUtc="2025-09-13T10:54:00Z"/>
              </w:rPr>
            </w:pPr>
            <w:del w:id="1649" w:author="Awet Teka" w:date="2025-09-13T13:54:00Z" w16du:dateUtc="2025-09-13T10:54:00Z">
              <w:r w:rsidDel="00790ECC">
                <w:delText>health_centers_count</w:delText>
              </w:r>
            </w:del>
          </w:p>
        </w:tc>
        <w:tc>
          <w:tcPr>
            <w:tcW w:w="2880" w:type="dxa"/>
          </w:tcPr>
          <w:p w14:paraId="534E2249" w14:textId="4A9568BE" w:rsidR="000E25C4" w:rsidDel="00790ECC" w:rsidRDefault="000E25C4" w:rsidP="002D4EAB">
            <w:pPr>
              <w:cnfStyle w:val="000000100000" w:firstRow="0" w:lastRow="0" w:firstColumn="0" w:lastColumn="0" w:oddVBand="0" w:evenVBand="0" w:oddHBand="1" w:evenHBand="0" w:firstRowFirstColumn="0" w:firstRowLastColumn="0" w:lastRowFirstColumn="0" w:lastRowLastColumn="0"/>
              <w:rPr>
                <w:del w:id="1650" w:author="Awet Teka" w:date="2025-09-13T13:54:00Z" w16du:dateUtc="2025-09-13T10:54:00Z"/>
              </w:rPr>
            </w:pPr>
            <w:del w:id="1651" w:author="Awet Teka" w:date="2025-09-13T13:54:00Z" w16du:dateUtc="2025-09-13T10:54:00Z">
              <w:r w:rsidDel="00790ECC">
                <w:delText>INT</w:delText>
              </w:r>
            </w:del>
          </w:p>
        </w:tc>
        <w:tc>
          <w:tcPr>
            <w:tcW w:w="2880" w:type="dxa"/>
          </w:tcPr>
          <w:p w14:paraId="77861DB0" w14:textId="1278CAAE" w:rsidR="000E25C4" w:rsidDel="00790ECC" w:rsidRDefault="000E25C4" w:rsidP="002D4EAB">
            <w:pPr>
              <w:cnfStyle w:val="000000100000" w:firstRow="0" w:lastRow="0" w:firstColumn="0" w:lastColumn="0" w:oddVBand="0" w:evenVBand="0" w:oddHBand="1" w:evenHBand="0" w:firstRowFirstColumn="0" w:firstRowLastColumn="0" w:lastRowFirstColumn="0" w:lastRowLastColumn="0"/>
              <w:rPr>
                <w:del w:id="1652" w:author="Awet Teka" w:date="2025-09-13T13:54:00Z" w16du:dateUtc="2025-09-13T10:54:00Z"/>
              </w:rPr>
            </w:pPr>
            <w:del w:id="1653" w:author="Awet Teka" w:date="2025-09-13T13:54:00Z" w16du:dateUtc="2025-09-13T10:54:00Z">
              <w:r w:rsidDel="00790ECC">
                <w:delText>Health centers</w:delText>
              </w:r>
            </w:del>
          </w:p>
        </w:tc>
      </w:tr>
      <w:tr w:rsidR="000E25C4" w:rsidDel="00790ECC" w14:paraId="5FCCA598" w14:textId="44497029" w:rsidTr="002D4EAB">
        <w:trPr>
          <w:del w:id="1654" w:author="Awet Teka" w:date="2025-09-13T13:54:00Z"/>
        </w:trPr>
        <w:tc>
          <w:tcPr>
            <w:cnfStyle w:val="001000000000" w:firstRow="0" w:lastRow="0" w:firstColumn="1" w:lastColumn="0" w:oddVBand="0" w:evenVBand="0" w:oddHBand="0" w:evenHBand="0" w:firstRowFirstColumn="0" w:firstRowLastColumn="0" w:lastRowFirstColumn="0" w:lastRowLastColumn="0"/>
            <w:tcW w:w="2880" w:type="dxa"/>
          </w:tcPr>
          <w:p w14:paraId="4D2834EA" w14:textId="0D50968C" w:rsidR="000E25C4" w:rsidDel="00790ECC" w:rsidRDefault="000E25C4" w:rsidP="002D4EAB">
            <w:pPr>
              <w:rPr>
                <w:del w:id="1655" w:author="Awet Teka" w:date="2025-09-13T13:54:00Z" w16du:dateUtc="2025-09-13T10:54:00Z"/>
              </w:rPr>
            </w:pPr>
            <w:del w:id="1656" w:author="Awet Teka" w:date="2025-09-13T13:54:00Z" w16du:dateUtc="2025-09-13T10:54:00Z">
              <w:r w:rsidDel="00790ECC">
                <w:delText>educational_institutions_count</w:delText>
              </w:r>
            </w:del>
          </w:p>
        </w:tc>
        <w:tc>
          <w:tcPr>
            <w:tcW w:w="2880" w:type="dxa"/>
          </w:tcPr>
          <w:p w14:paraId="1A82CF4D" w14:textId="52F153A1" w:rsidR="000E25C4" w:rsidDel="00790ECC" w:rsidRDefault="000E25C4" w:rsidP="002D4EAB">
            <w:pPr>
              <w:cnfStyle w:val="000000000000" w:firstRow="0" w:lastRow="0" w:firstColumn="0" w:lastColumn="0" w:oddVBand="0" w:evenVBand="0" w:oddHBand="0" w:evenHBand="0" w:firstRowFirstColumn="0" w:firstRowLastColumn="0" w:lastRowFirstColumn="0" w:lastRowLastColumn="0"/>
              <w:rPr>
                <w:del w:id="1657" w:author="Awet Teka" w:date="2025-09-13T13:54:00Z" w16du:dateUtc="2025-09-13T10:54:00Z"/>
              </w:rPr>
            </w:pPr>
            <w:del w:id="1658" w:author="Awet Teka" w:date="2025-09-13T13:54:00Z" w16du:dateUtc="2025-09-13T10:54:00Z">
              <w:r w:rsidDel="00790ECC">
                <w:delText>INT</w:delText>
              </w:r>
            </w:del>
          </w:p>
        </w:tc>
        <w:tc>
          <w:tcPr>
            <w:tcW w:w="2880" w:type="dxa"/>
          </w:tcPr>
          <w:p w14:paraId="27576BBB" w14:textId="2CCCB506" w:rsidR="000E25C4" w:rsidDel="00790ECC" w:rsidRDefault="000E25C4" w:rsidP="002D4EAB">
            <w:pPr>
              <w:cnfStyle w:val="000000000000" w:firstRow="0" w:lastRow="0" w:firstColumn="0" w:lastColumn="0" w:oddVBand="0" w:evenVBand="0" w:oddHBand="0" w:evenHBand="0" w:firstRowFirstColumn="0" w:firstRowLastColumn="0" w:lastRowFirstColumn="0" w:lastRowLastColumn="0"/>
              <w:rPr>
                <w:del w:id="1659" w:author="Awet Teka" w:date="2025-09-13T13:54:00Z" w16du:dateUtc="2025-09-13T10:54:00Z"/>
              </w:rPr>
            </w:pPr>
            <w:del w:id="1660" w:author="Awet Teka" w:date="2025-09-13T13:54:00Z" w16du:dateUtc="2025-09-13T10:54:00Z">
              <w:r w:rsidDel="00790ECC">
                <w:delText>Schools</w:delText>
              </w:r>
            </w:del>
          </w:p>
        </w:tc>
      </w:tr>
      <w:tr w:rsidR="000E25C4" w:rsidDel="00790ECC" w14:paraId="4FE30C5D" w14:textId="7981521D" w:rsidTr="002D4EAB">
        <w:trPr>
          <w:cnfStyle w:val="000000100000" w:firstRow="0" w:lastRow="0" w:firstColumn="0" w:lastColumn="0" w:oddVBand="0" w:evenVBand="0" w:oddHBand="1" w:evenHBand="0" w:firstRowFirstColumn="0" w:firstRowLastColumn="0" w:lastRowFirstColumn="0" w:lastRowLastColumn="0"/>
          <w:del w:id="1661" w:author="Awet Teka" w:date="2025-09-13T13:54:00Z"/>
        </w:trPr>
        <w:tc>
          <w:tcPr>
            <w:cnfStyle w:val="001000000000" w:firstRow="0" w:lastRow="0" w:firstColumn="1" w:lastColumn="0" w:oddVBand="0" w:evenVBand="0" w:oddHBand="0" w:evenHBand="0" w:firstRowFirstColumn="0" w:firstRowLastColumn="0" w:lastRowFirstColumn="0" w:lastRowLastColumn="0"/>
            <w:tcW w:w="2880" w:type="dxa"/>
          </w:tcPr>
          <w:p w14:paraId="48F9AF0E" w14:textId="27A37967" w:rsidR="000E25C4" w:rsidDel="00790ECC" w:rsidRDefault="000E25C4" w:rsidP="002D4EAB">
            <w:pPr>
              <w:rPr>
                <w:del w:id="1662" w:author="Awet Teka" w:date="2025-09-13T13:54:00Z" w16du:dateUtc="2025-09-13T10:54:00Z"/>
              </w:rPr>
            </w:pPr>
            <w:del w:id="1663" w:author="Awet Teka" w:date="2025-09-13T13:54:00Z" w16du:dateUtc="2025-09-13T10:54:00Z">
              <w:r w:rsidDel="00790ECC">
                <w:delText>ongoing_projects_count</w:delText>
              </w:r>
            </w:del>
          </w:p>
        </w:tc>
        <w:tc>
          <w:tcPr>
            <w:tcW w:w="2880" w:type="dxa"/>
          </w:tcPr>
          <w:p w14:paraId="2DBD8913" w14:textId="3B025CC2" w:rsidR="000E25C4" w:rsidDel="00790ECC" w:rsidRDefault="000E25C4" w:rsidP="002D4EAB">
            <w:pPr>
              <w:cnfStyle w:val="000000100000" w:firstRow="0" w:lastRow="0" w:firstColumn="0" w:lastColumn="0" w:oddVBand="0" w:evenVBand="0" w:oddHBand="1" w:evenHBand="0" w:firstRowFirstColumn="0" w:firstRowLastColumn="0" w:lastRowFirstColumn="0" w:lastRowLastColumn="0"/>
              <w:rPr>
                <w:del w:id="1664" w:author="Awet Teka" w:date="2025-09-13T13:54:00Z" w16du:dateUtc="2025-09-13T10:54:00Z"/>
              </w:rPr>
            </w:pPr>
            <w:del w:id="1665" w:author="Awet Teka" w:date="2025-09-13T13:54:00Z" w16du:dateUtc="2025-09-13T10:54:00Z">
              <w:r w:rsidDel="00790ECC">
                <w:delText>INT</w:delText>
              </w:r>
            </w:del>
          </w:p>
        </w:tc>
        <w:tc>
          <w:tcPr>
            <w:tcW w:w="2880" w:type="dxa"/>
          </w:tcPr>
          <w:p w14:paraId="5B406156" w14:textId="6630CEFB" w:rsidR="000E25C4" w:rsidDel="00790ECC" w:rsidRDefault="000E25C4" w:rsidP="002D4EAB">
            <w:pPr>
              <w:cnfStyle w:val="000000100000" w:firstRow="0" w:lastRow="0" w:firstColumn="0" w:lastColumn="0" w:oddVBand="0" w:evenVBand="0" w:oddHBand="1" w:evenHBand="0" w:firstRowFirstColumn="0" w:firstRowLastColumn="0" w:lastRowFirstColumn="0" w:lastRowLastColumn="0"/>
              <w:rPr>
                <w:del w:id="1666" w:author="Awet Teka" w:date="2025-09-13T13:54:00Z" w16du:dateUtc="2025-09-13T10:54:00Z"/>
              </w:rPr>
            </w:pPr>
            <w:del w:id="1667" w:author="Awet Teka" w:date="2025-09-13T13:54:00Z" w16du:dateUtc="2025-09-13T10:54:00Z">
              <w:r w:rsidDel="00790ECC">
                <w:delText>Ongoing projects</w:delText>
              </w:r>
            </w:del>
          </w:p>
        </w:tc>
      </w:tr>
      <w:tr w:rsidR="000E25C4" w:rsidDel="00790ECC" w14:paraId="41AE32E1" w14:textId="38E7A4DA" w:rsidTr="002D4EAB">
        <w:trPr>
          <w:del w:id="1668" w:author="Awet Teka" w:date="2025-09-13T13:54:00Z"/>
        </w:trPr>
        <w:tc>
          <w:tcPr>
            <w:cnfStyle w:val="001000000000" w:firstRow="0" w:lastRow="0" w:firstColumn="1" w:lastColumn="0" w:oddVBand="0" w:evenVBand="0" w:oddHBand="0" w:evenHBand="0" w:firstRowFirstColumn="0" w:firstRowLastColumn="0" w:lastRowFirstColumn="0" w:lastRowLastColumn="0"/>
            <w:tcW w:w="2880" w:type="dxa"/>
          </w:tcPr>
          <w:p w14:paraId="545E29BF" w14:textId="1265954E" w:rsidR="000E25C4" w:rsidDel="00790ECC" w:rsidRDefault="000E25C4" w:rsidP="002D4EAB">
            <w:pPr>
              <w:rPr>
                <w:del w:id="1669" w:author="Awet Teka" w:date="2025-09-13T13:54:00Z" w16du:dateUtc="2025-09-13T10:54:00Z"/>
              </w:rPr>
            </w:pPr>
            <w:del w:id="1670" w:author="Awet Teka" w:date="2025-09-13T13:54:00Z" w16du:dateUtc="2025-09-13T10:54:00Z">
              <w:r w:rsidDel="00790ECC">
                <w:delText>total_benefit_score</w:delText>
              </w:r>
            </w:del>
          </w:p>
        </w:tc>
        <w:tc>
          <w:tcPr>
            <w:tcW w:w="2880" w:type="dxa"/>
          </w:tcPr>
          <w:p w14:paraId="3B7455AF" w14:textId="2BEA8357" w:rsidR="000E25C4" w:rsidDel="00790ECC" w:rsidRDefault="000E25C4" w:rsidP="002D4EAB">
            <w:pPr>
              <w:cnfStyle w:val="000000000000" w:firstRow="0" w:lastRow="0" w:firstColumn="0" w:lastColumn="0" w:oddVBand="0" w:evenVBand="0" w:oddHBand="0" w:evenHBand="0" w:firstRowFirstColumn="0" w:firstRowLastColumn="0" w:lastRowFirstColumn="0" w:lastRowLastColumn="0"/>
              <w:rPr>
                <w:del w:id="1671" w:author="Awet Teka" w:date="2025-09-13T13:54:00Z" w16du:dateUtc="2025-09-13T10:54:00Z"/>
              </w:rPr>
            </w:pPr>
            <w:del w:id="1672" w:author="Awet Teka" w:date="2025-09-13T13:54:00Z" w16du:dateUtc="2025-09-13T10:54:00Z">
              <w:r w:rsidDel="00790ECC">
                <w:delText>DECIMAL(5,2)</w:delText>
              </w:r>
            </w:del>
          </w:p>
        </w:tc>
        <w:tc>
          <w:tcPr>
            <w:tcW w:w="2880" w:type="dxa"/>
          </w:tcPr>
          <w:p w14:paraId="7907F77B" w14:textId="26377747" w:rsidR="000E25C4" w:rsidDel="00790ECC" w:rsidRDefault="000E25C4" w:rsidP="002D4EAB">
            <w:pPr>
              <w:cnfStyle w:val="000000000000" w:firstRow="0" w:lastRow="0" w:firstColumn="0" w:lastColumn="0" w:oddVBand="0" w:evenVBand="0" w:oddHBand="0" w:evenHBand="0" w:firstRowFirstColumn="0" w:firstRowLastColumn="0" w:lastRowFirstColumn="0" w:lastRowLastColumn="0"/>
              <w:rPr>
                <w:del w:id="1673" w:author="Awet Teka" w:date="2025-09-13T13:54:00Z" w16du:dateUtc="2025-09-13T10:54:00Z"/>
              </w:rPr>
            </w:pPr>
            <w:del w:id="1674" w:author="Awet Teka" w:date="2025-09-13T13:54:00Z" w16du:dateUtc="2025-09-13T10:54:00Z">
              <w:r w:rsidDel="00790ECC">
                <w:delText>Benefit score (0-100)</w:delText>
              </w:r>
            </w:del>
          </w:p>
        </w:tc>
      </w:tr>
      <w:tr w:rsidR="000E25C4" w:rsidDel="00790ECC" w14:paraId="66F01A81" w14:textId="61C1FCFE" w:rsidTr="002D4EAB">
        <w:trPr>
          <w:cnfStyle w:val="000000100000" w:firstRow="0" w:lastRow="0" w:firstColumn="0" w:lastColumn="0" w:oddVBand="0" w:evenVBand="0" w:oddHBand="1" w:evenHBand="0" w:firstRowFirstColumn="0" w:firstRowLastColumn="0" w:lastRowFirstColumn="0" w:lastRowLastColumn="0"/>
          <w:del w:id="1675" w:author="Awet Teka" w:date="2025-09-13T13:54:00Z"/>
        </w:trPr>
        <w:tc>
          <w:tcPr>
            <w:cnfStyle w:val="001000000000" w:firstRow="0" w:lastRow="0" w:firstColumn="1" w:lastColumn="0" w:oddVBand="0" w:evenVBand="0" w:oddHBand="0" w:evenHBand="0" w:firstRowFirstColumn="0" w:firstRowLastColumn="0" w:lastRowFirstColumn="0" w:lastRowLastColumn="0"/>
            <w:tcW w:w="2880" w:type="dxa"/>
          </w:tcPr>
          <w:p w14:paraId="52E2ABB1" w14:textId="4954EAEF" w:rsidR="000E25C4" w:rsidDel="00790ECC" w:rsidRDefault="000E25C4" w:rsidP="002D4EAB">
            <w:pPr>
              <w:rPr>
                <w:del w:id="1676" w:author="Awet Teka" w:date="2025-09-13T13:54:00Z" w16du:dateUtc="2025-09-13T10:54:00Z"/>
              </w:rPr>
            </w:pPr>
            <w:del w:id="1677" w:author="Awet Teka" w:date="2025-09-13T13:54:00Z" w16du:dateUtc="2025-09-13T10:54:00Z">
              <w:r w:rsidDel="00790ECC">
                <w:delText>last_calculated_date</w:delText>
              </w:r>
            </w:del>
          </w:p>
        </w:tc>
        <w:tc>
          <w:tcPr>
            <w:tcW w:w="2880" w:type="dxa"/>
          </w:tcPr>
          <w:p w14:paraId="5CE189DA" w14:textId="102D1F8B" w:rsidR="000E25C4" w:rsidDel="00790ECC" w:rsidRDefault="000E25C4" w:rsidP="002D4EAB">
            <w:pPr>
              <w:cnfStyle w:val="000000100000" w:firstRow="0" w:lastRow="0" w:firstColumn="0" w:lastColumn="0" w:oddVBand="0" w:evenVBand="0" w:oddHBand="1" w:evenHBand="0" w:firstRowFirstColumn="0" w:firstRowLastColumn="0" w:lastRowFirstColumn="0" w:lastRowLastColumn="0"/>
              <w:rPr>
                <w:del w:id="1678" w:author="Awet Teka" w:date="2025-09-13T13:54:00Z" w16du:dateUtc="2025-09-13T10:54:00Z"/>
              </w:rPr>
            </w:pPr>
            <w:del w:id="1679" w:author="Awet Teka" w:date="2025-09-13T13:54:00Z" w16du:dateUtc="2025-09-13T10:54:00Z">
              <w:r w:rsidDel="00790ECC">
                <w:delText>DATE</w:delText>
              </w:r>
            </w:del>
          </w:p>
        </w:tc>
        <w:tc>
          <w:tcPr>
            <w:tcW w:w="2880" w:type="dxa"/>
          </w:tcPr>
          <w:p w14:paraId="53726741" w14:textId="173B874B" w:rsidR="000E25C4" w:rsidDel="00790ECC" w:rsidRDefault="000E25C4" w:rsidP="002D4EAB">
            <w:pPr>
              <w:cnfStyle w:val="000000100000" w:firstRow="0" w:lastRow="0" w:firstColumn="0" w:lastColumn="0" w:oddVBand="0" w:evenVBand="0" w:oddHBand="1" w:evenHBand="0" w:firstRowFirstColumn="0" w:firstRowLastColumn="0" w:lastRowFirstColumn="0" w:lastRowLastColumn="0"/>
              <w:rPr>
                <w:del w:id="1680" w:author="Awet Teka" w:date="2025-09-13T13:54:00Z" w16du:dateUtc="2025-09-13T10:54:00Z"/>
              </w:rPr>
            </w:pPr>
            <w:del w:id="1681" w:author="Awet Teka" w:date="2025-09-13T13:54:00Z" w16du:dateUtc="2025-09-13T10:54:00Z">
              <w:r w:rsidDel="00790ECC">
                <w:delText>Last calculation</w:delText>
              </w:r>
            </w:del>
          </w:p>
        </w:tc>
      </w:tr>
      <w:tr w:rsidR="000E25C4" w:rsidDel="00790ECC" w14:paraId="737108D9" w14:textId="35126646" w:rsidTr="002D4EAB">
        <w:trPr>
          <w:del w:id="1682" w:author="Awet Teka" w:date="2025-09-13T13:54:00Z"/>
        </w:trPr>
        <w:tc>
          <w:tcPr>
            <w:cnfStyle w:val="001000000000" w:firstRow="0" w:lastRow="0" w:firstColumn="1" w:lastColumn="0" w:oddVBand="0" w:evenVBand="0" w:oddHBand="0" w:evenHBand="0" w:firstRowFirstColumn="0" w:firstRowLastColumn="0" w:lastRowFirstColumn="0" w:lastRowLastColumn="0"/>
            <w:tcW w:w="2880" w:type="dxa"/>
          </w:tcPr>
          <w:p w14:paraId="2435A44D" w14:textId="0CAECE46" w:rsidR="000E25C4" w:rsidDel="00790ECC" w:rsidRDefault="000E25C4" w:rsidP="002D4EAB">
            <w:pPr>
              <w:rPr>
                <w:del w:id="1683" w:author="Awet Teka" w:date="2025-09-13T13:54:00Z" w16du:dateUtc="2025-09-13T10:54:00Z"/>
              </w:rPr>
            </w:pPr>
            <w:del w:id="1684" w:author="Awet Teka" w:date="2025-09-13T13:54:00Z" w16du:dateUtc="2025-09-13T10:54:00Z">
              <w:r w:rsidDel="00790ECC">
                <w:delText>notes</w:delText>
              </w:r>
            </w:del>
          </w:p>
        </w:tc>
        <w:tc>
          <w:tcPr>
            <w:tcW w:w="2880" w:type="dxa"/>
          </w:tcPr>
          <w:p w14:paraId="38ECE4DB" w14:textId="18488D02" w:rsidR="000E25C4" w:rsidDel="00790ECC" w:rsidRDefault="000E25C4" w:rsidP="002D4EAB">
            <w:pPr>
              <w:cnfStyle w:val="000000000000" w:firstRow="0" w:lastRow="0" w:firstColumn="0" w:lastColumn="0" w:oddVBand="0" w:evenVBand="0" w:oddHBand="0" w:evenHBand="0" w:firstRowFirstColumn="0" w:firstRowLastColumn="0" w:lastRowFirstColumn="0" w:lastRowLastColumn="0"/>
              <w:rPr>
                <w:del w:id="1685" w:author="Awet Teka" w:date="2025-09-13T13:54:00Z" w16du:dateUtc="2025-09-13T10:54:00Z"/>
              </w:rPr>
            </w:pPr>
            <w:del w:id="1686" w:author="Awet Teka" w:date="2025-09-13T13:54:00Z" w16du:dateUtc="2025-09-13T10:54:00Z">
              <w:r w:rsidDel="00790ECC">
                <w:delText>TEXT</w:delText>
              </w:r>
            </w:del>
          </w:p>
        </w:tc>
        <w:tc>
          <w:tcPr>
            <w:tcW w:w="2880" w:type="dxa"/>
          </w:tcPr>
          <w:p w14:paraId="731478F3" w14:textId="33C8AFF0" w:rsidR="000E25C4" w:rsidDel="00790ECC" w:rsidRDefault="000E25C4" w:rsidP="002D4EAB">
            <w:pPr>
              <w:cnfStyle w:val="000000000000" w:firstRow="0" w:lastRow="0" w:firstColumn="0" w:lastColumn="0" w:oddVBand="0" w:evenVBand="0" w:oddHBand="0" w:evenHBand="0" w:firstRowFirstColumn="0" w:firstRowLastColumn="0" w:lastRowFirstColumn="0" w:lastRowLastColumn="0"/>
              <w:rPr>
                <w:del w:id="1687" w:author="Awet Teka" w:date="2025-09-13T13:54:00Z" w16du:dateUtc="2025-09-13T10:54:00Z"/>
              </w:rPr>
            </w:pPr>
            <w:del w:id="1688" w:author="Awet Teka" w:date="2025-09-13T13:54:00Z" w16du:dateUtc="2025-09-13T10:54:00Z">
              <w:r w:rsidDel="00790ECC">
                <w:delText>Notes</w:delText>
              </w:r>
            </w:del>
          </w:p>
        </w:tc>
      </w:tr>
    </w:tbl>
    <w:p w14:paraId="526D4F5D" w14:textId="1DEA6E56" w:rsidR="000E25C4" w:rsidDel="00790ECC" w:rsidRDefault="000E25C4" w:rsidP="000E25C4">
      <w:pPr>
        <w:rPr>
          <w:del w:id="1689" w:author="Awet Teka" w:date="2025-09-13T13:54:00Z" w16du:dateUtc="2025-09-13T10:54:00Z"/>
        </w:rPr>
      </w:pPr>
    </w:p>
    <w:p w14:paraId="256E850A" w14:textId="4DD0067B" w:rsidR="000E25C4" w:rsidDel="00790ECC" w:rsidRDefault="000E25C4" w:rsidP="00B430E5">
      <w:pPr>
        <w:pStyle w:val="Heading3"/>
        <w:rPr>
          <w:del w:id="1690" w:author="Awet Teka" w:date="2025-09-13T13:54:00Z" w16du:dateUtc="2025-09-13T10:54:00Z"/>
        </w:rPr>
      </w:pPr>
      <w:del w:id="1691" w:author="Awet Teka" w:date="2025-09-13T13:54:00Z" w16du:dateUtc="2025-09-13T10:54:00Z">
        <w:r w:rsidDel="00790ECC">
          <w:delText>prioritization</w:delText>
        </w:r>
        <w:r w:rsidR="009337F0" w:rsidDel="00790ECC">
          <w:delText xml:space="preserve"> result</w:delText>
        </w:r>
      </w:del>
    </w:p>
    <w:p w14:paraId="490CE11C" w14:textId="43F60190" w:rsidR="000E25C4" w:rsidDel="00790ECC" w:rsidRDefault="000E25C4" w:rsidP="009337F0">
      <w:pPr>
        <w:rPr>
          <w:del w:id="1692" w:author="Awet Teka" w:date="2025-09-13T13:54:00Z" w16du:dateUtc="2025-09-13T10:54:00Z"/>
        </w:rPr>
      </w:pPr>
      <w:del w:id="1693" w:author="Awet Teka" w:date="2025-09-13T13:54:00Z" w16du:dateUtc="2025-09-13T10:54:00Z">
        <w:r w:rsidDel="00790ECC">
          <w:delText>Stores calculated prioritization results including benefit factor, ranking index, priority rank, and budget allocation.</w:delText>
        </w:r>
      </w:del>
    </w:p>
    <w:p w14:paraId="186DAE1F" w14:textId="77763936" w:rsidR="009337F0" w:rsidDel="00790ECC" w:rsidRDefault="009337F0" w:rsidP="009337F0">
      <w:pPr>
        <w:pStyle w:val="Caption"/>
        <w:rPr>
          <w:del w:id="1694" w:author="Awet Teka" w:date="2025-09-13T13:54:00Z" w16du:dateUtc="2025-09-13T10:54:00Z"/>
        </w:rPr>
      </w:pPr>
      <w:del w:id="1695" w:author="Awet Teka" w:date="2025-09-13T13:54:00Z" w16du:dateUtc="2025-09-13T10:54:00Z">
        <w:r w:rsidDel="00790ECC">
          <w:delText xml:space="preserve">Table </w:delText>
        </w:r>
        <w:r w:rsidR="000E3585" w:rsidDel="00790ECC">
          <w:fldChar w:fldCharType="begin"/>
        </w:r>
        <w:r w:rsidR="000E3585" w:rsidDel="00790ECC">
          <w:delInstrText xml:space="preserve"> SEQ Table \* ARABIC </w:delInstrText>
        </w:r>
        <w:r w:rsidR="000E3585" w:rsidDel="00790ECC">
          <w:fldChar w:fldCharType="separate"/>
        </w:r>
        <w:r w:rsidR="000E3585" w:rsidDel="00790ECC">
          <w:rPr>
            <w:noProof/>
          </w:rPr>
          <w:delText>17</w:delText>
        </w:r>
        <w:r w:rsidR="000E3585" w:rsidDel="00790ECC">
          <w:rPr>
            <w:noProof/>
          </w:rPr>
          <w:fldChar w:fldCharType="end"/>
        </w:r>
        <w:r w:rsidDel="00790ECC">
          <w:delText xml:space="preserve">. Prioritization </w:delText>
        </w:r>
        <w:r w:rsidRPr="009337F0" w:rsidDel="00790ECC">
          <w:delText>result</w:delText>
        </w:r>
        <w:r w:rsidDel="00790ECC">
          <w:delText xml:space="preserve"> table</w:delText>
        </w:r>
      </w:del>
    </w:p>
    <w:tbl>
      <w:tblPr>
        <w:tblStyle w:val="LightList"/>
        <w:tblW w:w="0" w:type="auto"/>
        <w:tblLook w:val="04A0" w:firstRow="1" w:lastRow="0" w:firstColumn="1" w:lastColumn="0" w:noHBand="0" w:noVBand="1"/>
      </w:tblPr>
      <w:tblGrid>
        <w:gridCol w:w="2876"/>
        <w:gridCol w:w="2873"/>
        <w:gridCol w:w="2871"/>
      </w:tblGrid>
      <w:tr w:rsidR="000E25C4" w:rsidDel="00790ECC" w14:paraId="571403DD" w14:textId="61EB4790" w:rsidTr="002D4EAB">
        <w:trPr>
          <w:cnfStyle w:val="100000000000" w:firstRow="1" w:lastRow="0" w:firstColumn="0" w:lastColumn="0" w:oddVBand="0" w:evenVBand="0" w:oddHBand="0" w:evenHBand="0" w:firstRowFirstColumn="0" w:firstRowLastColumn="0" w:lastRowFirstColumn="0" w:lastRowLastColumn="0"/>
          <w:del w:id="1696" w:author="Awet Teka" w:date="2025-09-13T13:54:00Z"/>
        </w:trPr>
        <w:tc>
          <w:tcPr>
            <w:cnfStyle w:val="001000000000" w:firstRow="0" w:lastRow="0" w:firstColumn="1" w:lastColumn="0" w:oddVBand="0" w:evenVBand="0" w:oddHBand="0" w:evenHBand="0" w:firstRowFirstColumn="0" w:firstRowLastColumn="0" w:lastRowFirstColumn="0" w:lastRowLastColumn="0"/>
            <w:tcW w:w="2880" w:type="dxa"/>
          </w:tcPr>
          <w:p w14:paraId="0E24BE60" w14:textId="2B5026D5" w:rsidR="000E25C4" w:rsidDel="00790ECC" w:rsidRDefault="000E25C4" w:rsidP="002D4EAB">
            <w:pPr>
              <w:rPr>
                <w:del w:id="1697" w:author="Awet Teka" w:date="2025-09-13T13:54:00Z" w16du:dateUtc="2025-09-13T10:54:00Z"/>
              </w:rPr>
            </w:pPr>
            <w:del w:id="1698" w:author="Awet Teka" w:date="2025-09-13T13:54:00Z" w16du:dateUtc="2025-09-13T10:54:00Z">
              <w:r w:rsidDel="00790ECC">
                <w:delText>Field</w:delText>
              </w:r>
            </w:del>
          </w:p>
        </w:tc>
        <w:tc>
          <w:tcPr>
            <w:tcW w:w="2880" w:type="dxa"/>
          </w:tcPr>
          <w:p w14:paraId="32A81C21" w14:textId="24DDDC2F" w:rsidR="000E25C4" w:rsidDel="00790ECC" w:rsidRDefault="000E25C4" w:rsidP="002D4EAB">
            <w:pPr>
              <w:cnfStyle w:val="100000000000" w:firstRow="1" w:lastRow="0" w:firstColumn="0" w:lastColumn="0" w:oddVBand="0" w:evenVBand="0" w:oddHBand="0" w:evenHBand="0" w:firstRowFirstColumn="0" w:firstRowLastColumn="0" w:lastRowFirstColumn="0" w:lastRowLastColumn="0"/>
              <w:rPr>
                <w:del w:id="1699" w:author="Awet Teka" w:date="2025-09-13T13:54:00Z" w16du:dateUtc="2025-09-13T10:54:00Z"/>
              </w:rPr>
            </w:pPr>
            <w:del w:id="1700" w:author="Awet Teka" w:date="2025-09-13T13:54:00Z" w16du:dateUtc="2025-09-13T10:54:00Z">
              <w:r w:rsidDel="00790ECC">
                <w:delText>Type</w:delText>
              </w:r>
            </w:del>
          </w:p>
        </w:tc>
        <w:tc>
          <w:tcPr>
            <w:tcW w:w="2880" w:type="dxa"/>
          </w:tcPr>
          <w:p w14:paraId="764BDAC1" w14:textId="462A5AD4" w:rsidR="000E25C4" w:rsidDel="00790ECC" w:rsidRDefault="000E25C4" w:rsidP="002D4EAB">
            <w:pPr>
              <w:cnfStyle w:val="100000000000" w:firstRow="1" w:lastRow="0" w:firstColumn="0" w:lastColumn="0" w:oddVBand="0" w:evenVBand="0" w:oddHBand="0" w:evenHBand="0" w:firstRowFirstColumn="0" w:firstRowLastColumn="0" w:lastRowFirstColumn="0" w:lastRowLastColumn="0"/>
              <w:rPr>
                <w:del w:id="1701" w:author="Awet Teka" w:date="2025-09-13T13:54:00Z" w16du:dateUtc="2025-09-13T10:54:00Z"/>
              </w:rPr>
            </w:pPr>
            <w:del w:id="1702" w:author="Awet Teka" w:date="2025-09-13T13:54:00Z" w16du:dateUtc="2025-09-13T10:54:00Z">
              <w:r w:rsidDel="00790ECC">
                <w:delText>Description</w:delText>
              </w:r>
            </w:del>
          </w:p>
        </w:tc>
      </w:tr>
      <w:tr w:rsidR="000E25C4" w:rsidDel="00790ECC" w14:paraId="3D634CFA" w14:textId="2519A1E8" w:rsidTr="002D4EAB">
        <w:trPr>
          <w:cnfStyle w:val="000000100000" w:firstRow="0" w:lastRow="0" w:firstColumn="0" w:lastColumn="0" w:oddVBand="0" w:evenVBand="0" w:oddHBand="1" w:evenHBand="0" w:firstRowFirstColumn="0" w:firstRowLastColumn="0" w:lastRowFirstColumn="0" w:lastRowLastColumn="0"/>
          <w:del w:id="1703" w:author="Awet Teka" w:date="2025-09-13T13:54:00Z"/>
        </w:trPr>
        <w:tc>
          <w:tcPr>
            <w:cnfStyle w:val="001000000000" w:firstRow="0" w:lastRow="0" w:firstColumn="1" w:lastColumn="0" w:oddVBand="0" w:evenVBand="0" w:oddHBand="0" w:evenHBand="0" w:firstRowFirstColumn="0" w:firstRowLastColumn="0" w:lastRowFirstColumn="0" w:lastRowLastColumn="0"/>
            <w:tcW w:w="2880" w:type="dxa"/>
          </w:tcPr>
          <w:p w14:paraId="35E528E7" w14:textId="22926D62" w:rsidR="000E25C4" w:rsidDel="00790ECC" w:rsidRDefault="000E25C4" w:rsidP="002D4EAB">
            <w:pPr>
              <w:rPr>
                <w:del w:id="1704" w:author="Awet Teka" w:date="2025-09-13T13:54:00Z" w16du:dateUtc="2025-09-13T10:54:00Z"/>
              </w:rPr>
            </w:pPr>
            <w:del w:id="1705" w:author="Awet Teka" w:date="2025-09-13T13:54:00Z" w16du:dateUtc="2025-09-13T10:54:00Z">
              <w:r w:rsidDel="00790ECC">
                <w:delText>prioritization_id</w:delText>
              </w:r>
            </w:del>
          </w:p>
        </w:tc>
        <w:tc>
          <w:tcPr>
            <w:tcW w:w="2880" w:type="dxa"/>
          </w:tcPr>
          <w:p w14:paraId="335EE3CF" w14:textId="19F11CBD" w:rsidR="000E25C4" w:rsidDel="00790ECC" w:rsidRDefault="000E25C4" w:rsidP="002D4EAB">
            <w:pPr>
              <w:cnfStyle w:val="000000100000" w:firstRow="0" w:lastRow="0" w:firstColumn="0" w:lastColumn="0" w:oddVBand="0" w:evenVBand="0" w:oddHBand="1" w:evenHBand="0" w:firstRowFirstColumn="0" w:firstRowLastColumn="0" w:lastRowFirstColumn="0" w:lastRowLastColumn="0"/>
              <w:rPr>
                <w:del w:id="1706" w:author="Awet Teka" w:date="2025-09-13T13:54:00Z" w16du:dateUtc="2025-09-13T10:54:00Z"/>
              </w:rPr>
            </w:pPr>
            <w:del w:id="1707" w:author="Awet Teka" w:date="2025-09-13T13:54:00Z" w16du:dateUtc="2025-09-13T10:54:00Z">
              <w:r w:rsidDel="00790ECC">
                <w:delText>BIGSERIAL, PK</w:delText>
              </w:r>
            </w:del>
          </w:p>
        </w:tc>
        <w:tc>
          <w:tcPr>
            <w:tcW w:w="2880" w:type="dxa"/>
          </w:tcPr>
          <w:p w14:paraId="5A565763" w14:textId="5539CA7B" w:rsidR="000E25C4" w:rsidDel="00790ECC" w:rsidRDefault="000E25C4" w:rsidP="002D4EAB">
            <w:pPr>
              <w:cnfStyle w:val="000000100000" w:firstRow="0" w:lastRow="0" w:firstColumn="0" w:lastColumn="0" w:oddVBand="0" w:evenVBand="0" w:oddHBand="1" w:evenHBand="0" w:firstRowFirstColumn="0" w:firstRowLastColumn="0" w:lastRowFirstColumn="0" w:lastRowLastColumn="0"/>
              <w:rPr>
                <w:del w:id="1708" w:author="Awet Teka" w:date="2025-09-13T13:54:00Z" w16du:dateUtc="2025-09-13T10:54:00Z"/>
              </w:rPr>
            </w:pPr>
            <w:del w:id="1709" w:author="Awet Teka" w:date="2025-09-13T13:54:00Z" w16du:dateUtc="2025-09-13T10:54:00Z">
              <w:r w:rsidDel="00790ECC">
                <w:delText>Prioritization record ID</w:delText>
              </w:r>
            </w:del>
          </w:p>
        </w:tc>
      </w:tr>
      <w:tr w:rsidR="000E25C4" w:rsidDel="00790ECC" w14:paraId="0275A895" w14:textId="519FD664" w:rsidTr="002D4EAB">
        <w:trPr>
          <w:del w:id="1710" w:author="Awet Teka" w:date="2025-09-13T13:54:00Z"/>
        </w:trPr>
        <w:tc>
          <w:tcPr>
            <w:cnfStyle w:val="001000000000" w:firstRow="0" w:lastRow="0" w:firstColumn="1" w:lastColumn="0" w:oddVBand="0" w:evenVBand="0" w:oddHBand="0" w:evenHBand="0" w:firstRowFirstColumn="0" w:firstRowLastColumn="0" w:lastRowFirstColumn="0" w:lastRowLastColumn="0"/>
            <w:tcW w:w="2880" w:type="dxa"/>
          </w:tcPr>
          <w:p w14:paraId="258CEEC2" w14:textId="3838CCA9" w:rsidR="000E25C4" w:rsidDel="00790ECC" w:rsidRDefault="000E25C4" w:rsidP="002D4EAB">
            <w:pPr>
              <w:rPr>
                <w:del w:id="1711" w:author="Awet Teka" w:date="2025-09-13T13:54:00Z" w16du:dateUtc="2025-09-13T10:54:00Z"/>
              </w:rPr>
            </w:pPr>
            <w:del w:id="1712" w:author="Awet Teka" w:date="2025-09-13T13:54:00Z" w16du:dateUtc="2025-09-13T10:54:00Z">
              <w:r w:rsidDel="00790ECC">
                <w:delText>road_id</w:delText>
              </w:r>
            </w:del>
          </w:p>
        </w:tc>
        <w:tc>
          <w:tcPr>
            <w:tcW w:w="2880" w:type="dxa"/>
          </w:tcPr>
          <w:p w14:paraId="2AB05D72" w14:textId="6763B0A9" w:rsidR="000E25C4" w:rsidDel="00790ECC" w:rsidRDefault="000E25C4" w:rsidP="002D4EAB">
            <w:pPr>
              <w:cnfStyle w:val="000000000000" w:firstRow="0" w:lastRow="0" w:firstColumn="0" w:lastColumn="0" w:oddVBand="0" w:evenVBand="0" w:oddHBand="0" w:evenHBand="0" w:firstRowFirstColumn="0" w:firstRowLastColumn="0" w:lastRowFirstColumn="0" w:lastRowLastColumn="0"/>
              <w:rPr>
                <w:del w:id="1713" w:author="Awet Teka" w:date="2025-09-13T13:54:00Z" w16du:dateUtc="2025-09-13T10:54:00Z"/>
              </w:rPr>
            </w:pPr>
            <w:del w:id="1714" w:author="Awet Teka" w:date="2025-09-13T13:54:00Z" w16du:dateUtc="2025-09-13T10:54:00Z">
              <w:r w:rsidDel="00790ECC">
                <w:delText>INT, FK → Road</w:delText>
              </w:r>
            </w:del>
          </w:p>
        </w:tc>
        <w:tc>
          <w:tcPr>
            <w:tcW w:w="2880" w:type="dxa"/>
          </w:tcPr>
          <w:p w14:paraId="4AFDB781" w14:textId="3B2D3D92" w:rsidR="000E25C4" w:rsidDel="00790ECC" w:rsidRDefault="000E25C4" w:rsidP="002D4EAB">
            <w:pPr>
              <w:cnfStyle w:val="000000000000" w:firstRow="0" w:lastRow="0" w:firstColumn="0" w:lastColumn="0" w:oddVBand="0" w:evenVBand="0" w:oddHBand="0" w:evenHBand="0" w:firstRowFirstColumn="0" w:firstRowLastColumn="0" w:lastRowFirstColumn="0" w:lastRowLastColumn="0"/>
              <w:rPr>
                <w:del w:id="1715" w:author="Awet Teka" w:date="2025-09-13T13:54:00Z" w16du:dateUtc="2025-09-13T10:54:00Z"/>
              </w:rPr>
            </w:pPr>
            <w:del w:id="1716" w:author="Awet Teka" w:date="2025-09-13T13:54:00Z" w16du:dateUtc="2025-09-13T10:54:00Z">
              <w:r w:rsidDel="00790ECC">
                <w:delText>Road reference</w:delText>
              </w:r>
            </w:del>
          </w:p>
        </w:tc>
      </w:tr>
      <w:tr w:rsidR="000E25C4" w:rsidDel="00790ECC" w14:paraId="0A34004A" w14:textId="1C7E6EF2" w:rsidTr="002D4EAB">
        <w:trPr>
          <w:cnfStyle w:val="000000100000" w:firstRow="0" w:lastRow="0" w:firstColumn="0" w:lastColumn="0" w:oddVBand="0" w:evenVBand="0" w:oddHBand="1" w:evenHBand="0" w:firstRowFirstColumn="0" w:firstRowLastColumn="0" w:lastRowFirstColumn="0" w:lastRowLastColumn="0"/>
          <w:del w:id="1717" w:author="Awet Teka" w:date="2025-09-13T13:54:00Z"/>
        </w:trPr>
        <w:tc>
          <w:tcPr>
            <w:cnfStyle w:val="001000000000" w:firstRow="0" w:lastRow="0" w:firstColumn="1" w:lastColumn="0" w:oddVBand="0" w:evenVBand="0" w:oddHBand="0" w:evenHBand="0" w:firstRowFirstColumn="0" w:firstRowLastColumn="0" w:lastRowFirstColumn="0" w:lastRowLastColumn="0"/>
            <w:tcW w:w="2880" w:type="dxa"/>
          </w:tcPr>
          <w:p w14:paraId="76D11200" w14:textId="57F82137" w:rsidR="000E25C4" w:rsidDel="00790ECC" w:rsidRDefault="000E25C4" w:rsidP="002D4EAB">
            <w:pPr>
              <w:rPr>
                <w:del w:id="1718" w:author="Awet Teka" w:date="2025-09-13T13:54:00Z" w16du:dateUtc="2025-09-13T10:54:00Z"/>
              </w:rPr>
            </w:pPr>
            <w:del w:id="1719" w:author="Awet Teka" w:date="2025-09-13T13:54:00Z" w16du:dateUtc="2025-09-13T10:54:00Z">
              <w:r w:rsidDel="00790ECC">
                <w:delText>fiscal_year</w:delText>
              </w:r>
            </w:del>
          </w:p>
        </w:tc>
        <w:tc>
          <w:tcPr>
            <w:tcW w:w="2880" w:type="dxa"/>
          </w:tcPr>
          <w:p w14:paraId="4DAC7AD8" w14:textId="741851D6" w:rsidR="000E25C4" w:rsidDel="00790ECC" w:rsidRDefault="000E25C4" w:rsidP="002D4EAB">
            <w:pPr>
              <w:cnfStyle w:val="000000100000" w:firstRow="0" w:lastRow="0" w:firstColumn="0" w:lastColumn="0" w:oddVBand="0" w:evenVBand="0" w:oddHBand="1" w:evenHBand="0" w:firstRowFirstColumn="0" w:firstRowLastColumn="0" w:lastRowFirstColumn="0" w:lastRowLastColumn="0"/>
              <w:rPr>
                <w:del w:id="1720" w:author="Awet Teka" w:date="2025-09-13T13:54:00Z" w16du:dateUtc="2025-09-13T10:54:00Z"/>
              </w:rPr>
            </w:pPr>
            <w:del w:id="1721" w:author="Awet Teka" w:date="2025-09-13T13:54:00Z" w16du:dateUtc="2025-09-13T10:54:00Z">
              <w:r w:rsidDel="00790ECC">
                <w:delText>INT</w:delText>
              </w:r>
            </w:del>
          </w:p>
        </w:tc>
        <w:tc>
          <w:tcPr>
            <w:tcW w:w="2880" w:type="dxa"/>
          </w:tcPr>
          <w:p w14:paraId="6CF19026" w14:textId="36314DB2" w:rsidR="000E25C4" w:rsidDel="00790ECC" w:rsidRDefault="000E25C4" w:rsidP="002D4EAB">
            <w:pPr>
              <w:cnfStyle w:val="000000100000" w:firstRow="0" w:lastRow="0" w:firstColumn="0" w:lastColumn="0" w:oddVBand="0" w:evenVBand="0" w:oddHBand="1" w:evenHBand="0" w:firstRowFirstColumn="0" w:firstRowLastColumn="0" w:lastRowFirstColumn="0" w:lastRowLastColumn="0"/>
              <w:rPr>
                <w:del w:id="1722" w:author="Awet Teka" w:date="2025-09-13T13:54:00Z" w16du:dateUtc="2025-09-13T10:54:00Z"/>
              </w:rPr>
            </w:pPr>
            <w:del w:id="1723" w:author="Awet Teka" w:date="2025-09-13T13:54:00Z" w16du:dateUtc="2025-09-13T10:54:00Z">
              <w:r w:rsidDel="00790ECC">
                <w:delText>Fiscal year</w:delText>
              </w:r>
            </w:del>
          </w:p>
        </w:tc>
      </w:tr>
      <w:tr w:rsidR="000E25C4" w:rsidDel="00790ECC" w14:paraId="3A6566D8" w14:textId="5A13A247" w:rsidTr="002D4EAB">
        <w:trPr>
          <w:del w:id="1724" w:author="Awet Teka" w:date="2025-09-13T13:54:00Z"/>
        </w:trPr>
        <w:tc>
          <w:tcPr>
            <w:cnfStyle w:val="001000000000" w:firstRow="0" w:lastRow="0" w:firstColumn="1" w:lastColumn="0" w:oddVBand="0" w:evenVBand="0" w:oddHBand="0" w:evenHBand="0" w:firstRowFirstColumn="0" w:firstRowLastColumn="0" w:lastRowFirstColumn="0" w:lastRowLastColumn="0"/>
            <w:tcW w:w="2880" w:type="dxa"/>
          </w:tcPr>
          <w:p w14:paraId="07FBBB60" w14:textId="0CBE7C53" w:rsidR="000E25C4" w:rsidDel="00790ECC" w:rsidRDefault="000E25C4" w:rsidP="002D4EAB">
            <w:pPr>
              <w:rPr>
                <w:del w:id="1725" w:author="Awet Teka" w:date="2025-09-13T13:54:00Z" w16du:dateUtc="2025-09-13T10:54:00Z"/>
              </w:rPr>
            </w:pPr>
            <w:del w:id="1726" w:author="Awet Teka" w:date="2025-09-13T13:54:00Z" w16du:dateUtc="2025-09-13T10:54:00Z">
              <w:r w:rsidDel="00790ECC">
                <w:delText>population_served</w:delText>
              </w:r>
            </w:del>
          </w:p>
        </w:tc>
        <w:tc>
          <w:tcPr>
            <w:tcW w:w="2880" w:type="dxa"/>
          </w:tcPr>
          <w:p w14:paraId="5F5016F5" w14:textId="58AD6177" w:rsidR="000E25C4" w:rsidDel="00790ECC" w:rsidRDefault="000E25C4" w:rsidP="002D4EAB">
            <w:pPr>
              <w:cnfStyle w:val="000000000000" w:firstRow="0" w:lastRow="0" w:firstColumn="0" w:lastColumn="0" w:oddVBand="0" w:evenVBand="0" w:oddHBand="0" w:evenHBand="0" w:firstRowFirstColumn="0" w:firstRowLastColumn="0" w:lastRowFirstColumn="0" w:lastRowLastColumn="0"/>
              <w:rPr>
                <w:del w:id="1727" w:author="Awet Teka" w:date="2025-09-13T13:54:00Z" w16du:dateUtc="2025-09-13T10:54:00Z"/>
              </w:rPr>
            </w:pPr>
            <w:del w:id="1728" w:author="Awet Teka" w:date="2025-09-13T13:54:00Z" w16du:dateUtc="2025-09-13T10:54:00Z">
              <w:r w:rsidDel="00790ECC">
                <w:delText>INT</w:delText>
              </w:r>
            </w:del>
          </w:p>
        </w:tc>
        <w:tc>
          <w:tcPr>
            <w:tcW w:w="2880" w:type="dxa"/>
          </w:tcPr>
          <w:p w14:paraId="1E8DA0FA" w14:textId="04E180B7" w:rsidR="000E25C4" w:rsidDel="00790ECC" w:rsidRDefault="000E25C4" w:rsidP="002D4EAB">
            <w:pPr>
              <w:cnfStyle w:val="000000000000" w:firstRow="0" w:lastRow="0" w:firstColumn="0" w:lastColumn="0" w:oddVBand="0" w:evenVBand="0" w:oddHBand="0" w:evenHBand="0" w:firstRowFirstColumn="0" w:firstRowLastColumn="0" w:lastRowFirstColumn="0" w:lastRowLastColumn="0"/>
              <w:rPr>
                <w:del w:id="1729" w:author="Awet Teka" w:date="2025-09-13T13:54:00Z" w16du:dateUtc="2025-09-13T10:54:00Z"/>
              </w:rPr>
            </w:pPr>
            <w:del w:id="1730" w:author="Awet Teka" w:date="2025-09-13T13:54:00Z" w16du:dateUtc="2025-09-13T10:54:00Z">
              <w:r w:rsidDel="00790ECC">
                <w:delText>Population in corridor</w:delText>
              </w:r>
            </w:del>
          </w:p>
        </w:tc>
      </w:tr>
      <w:tr w:rsidR="000E25C4" w:rsidDel="00790ECC" w14:paraId="7ACB1254" w14:textId="1A4ED81F" w:rsidTr="002D4EAB">
        <w:trPr>
          <w:cnfStyle w:val="000000100000" w:firstRow="0" w:lastRow="0" w:firstColumn="0" w:lastColumn="0" w:oddVBand="0" w:evenVBand="0" w:oddHBand="1" w:evenHBand="0" w:firstRowFirstColumn="0" w:firstRowLastColumn="0" w:lastRowFirstColumn="0" w:lastRowLastColumn="0"/>
          <w:del w:id="1731" w:author="Awet Teka" w:date="2025-09-13T13:54:00Z"/>
        </w:trPr>
        <w:tc>
          <w:tcPr>
            <w:cnfStyle w:val="001000000000" w:firstRow="0" w:lastRow="0" w:firstColumn="1" w:lastColumn="0" w:oddVBand="0" w:evenVBand="0" w:oddHBand="0" w:evenHBand="0" w:firstRowFirstColumn="0" w:firstRowLastColumn="0" w:lastRowFirstColumn="0" w:lastRowLastColumn="0"/>
            <w:tcW w:w="2880" w:type="dxa"/>
          </w:tcPr>
          <w:p w14:paraId="5F274602" w14:textId="07A6D7DA" w:rsidR="000E25C4" w:rsidDel="00790ECC" w:rsidRDefault="000E25C4" w:rsidP="002D4EAB">
            <w:pPr>
              <w:rPr>
                <w:del w:id="1732" w:author="Awet Teka" w:date="2025-09-13T13:54:00Z" w16du:dateUtc="2025-09-13T10:54:00Z"/>
              </w:rPr>
            </w:pPr>
            <w:del w:id="1733" w:author="Awet Teka" w:date="2025-09-13T13:54:00Z" w16du:dateUtc="2025-09-13T10:54:00Z">
              <w:r w:rsidDel="00790ECC">
                <w:delText>benefit_factor</w:delText>
              </w:r>
            </w:del>
          </w:p>
        </w:tc>
        <w:tc>
          <w:tcPr>
            <w:tcW w:w="2880" w:type="dxa"/>
          </w:tcPr>
          <w:p w14:paraId="00B596E4" w14:textId="4E4F8D28" w:rsidR="000E25C4" w:rsidDel="00790ECC" w:rsidRDefault="000E25C4" w:rsidP="002D4EAB">
            <w:pPr>
              <w:cnfStyle w:val="000000100000" w:firstRow="0" w:lastRow="0" w:firstColumn="0" w:lastColumn="0" w:oddVBand="0" w:evenVBand="0" w:oddHBand="1" w:evenHBand="0" w:firstRowFirstColumn="0" w:firstRowLastColumn="0" w:lastRowFirstColumn="0" w:lastRowLastColumn="0"/>
              <w:rPr>
                <w:del w:id="1734" w:author="Awet Teka" w:date="2025-09-13T13:54:00Z" w16du:dateUtc="2025-09-13T10:54:00Z"/>
              </w:rPr>
            </w:pPr>
            <w:del w:id="1735" w:author="Awet Teka" w:date="2025-09-13T13:54:00Z" w16du:dateUtc="2025-09-13T10:54:00Z">
              <w:r w:rsidDel="00790ECC">
                <w:delText>DECIMAL(5,2)</w:delText>
              </w:r>
            </w:del>
          </w:p>
        </w:tc>
        <w:tc>
          <w:tcPr>
            <w:tcW w:w="2880" w:type="dxa"/>
          </w:tcPr>
          <w:p w14:paraId="516A6C56" w14:textId="2780FBF6" w:rsidR="000E25C4" w:rsidDel="00790ECC" w:rsidRDefault="000E25C4" w:rsidP="002D4EAB">
            <w:pPr>
              <w:cnfStyle w:val="000000100000" w:firstRow="0" w:lastRow="0" w:firstColumn="0" w:lastColumn="0" w:oddVBand="0" w:evenVBand="0" w:oddHBand="1" w:evenHBand="0" w:firstRowFirstColumn="0" w:firstRowLastColumn="0" w:lastRowFirstColumn="0" w:lastRowLastColumn="0"/>
              <w:rPr>
                <w:del w:id="1736" w:author="Awet Teka" w:date="2025-09-13T13:54:00Z" w16du:dateUtc="2025-09-13T10:54:00Z"/>
              </w:rPr>
            </w:pPr>
            <w:del w:id="1737" w:author="Awet Teka" w:date="2025-09-13T13:54:00Z" w16du:dateUtc="2025-09-13T10:54:00Z">
              <w:r w:rsidDel="00790ECC">
                <w:delText>Benefit factor score</w:delText>
              </w:r>
            </w:del>
          </w:p>
        </w:tc>
      </w:tr>
      <w:tr w:rsidR="000E25C4" w:rsidDel="00790ECC" w14:paraId="61B88E37" w14:textId="53706D49" w:rsidTr="002D4EAB">
        <w:trPr>
          <w:del w:id="1738" w:author="Awet Teka" w:date="2025-09-13T13:54:00Z"/>
        </w:trPr>
        <w:tc>
          <w:tcPr>
            <w:cnfStyle w:val="001000000000" w:firstRow="0" w:lastRow="0" w:firstColumn="1" w:lastColumn="0" w:oddVBand="0" w:evenVBand="0" w:oddHBand="0" w:evenHBand="0" w:firstRowFirstColumn="0" w:firstRowLastColumn="0" w:lastRowFirstColumn="0" w:lastRowLastColumn="0"/>
            <w:tcW w:w="2880" w:type="dxa"/>
          </w:tcPr>
          <w:p w14:paraId="5B8B2C2E" w14:textId="0C91AA0C" w:rsidR="000E25C4" w:rsidDel="00790ECC" w:rsidRDefault="000E25C4" w:rsidP="002D4EAB">
            <w:pPr>
              <w:rPr>
                <w:del w:id="1739" w:author="Awet Teka" w:date="2025-09-13T13:54:00Z" w16du:dateUtc="2025-09-13T10:54:00Z"/>
              </w:rPr>
            </w:pPr>
            <w:del w:id="1740" w:author="Awet Teka" w:date="2025-09-13T13:54:00Z" w16du:dateUtc="2025-09-13T10:54:00Z">
              <w:r w:rsidDel="00790ECC">
                <w:delText>improvement_cost</w:delText>
              </w:r>
            </w:del>
          </w:p>
        </w:tc>
        <w:tc>
          <w:tcPr>
            <w:tcW w:w="2880" w:type="dxa"/>
          </w:tcPr>
          <w:p w14:paraId="052AD0BC" w14:textId="545F6998" w:rsidR="000E25C4" w:rsidDel="00790ECC" w:rsidRDefault="000E25C4" w:rsidP="002D4EAB">
            <w:pPr>
              <w:cnfStyle w:val="000000000000" w:firstRow="0" w:lastRow="0" w:firstColumn="0" w:lastColumn="0" w:oddVBand="0" w:evenVBand="0" w:oddHBand="0" w:evenHBand="0" w:firstRowFirstColumn="0" w:firstRowLastColumn="0" w:lastRowFirstColumn="0" w:lastRowLastColumn="0"/>
              <w:rPr>
                <w:del w:id="1741" w:author="Awet Teka" w:date="2025-09-13T13:54:00Z" w16du:dateUtc="2025-09-13T10:54:00Z"/>
              </w:rPr>
            </w:pPr>
            <w:del w:id="1742" w:author="Awet Teka" w:date="2025-09-13T13:54:00Z" w16du:dateUtc="2025-09-13T10:54:00Z">
              <w:r w:rsidDel="00790ECC">
                <w:delText>NUMERIC(15,2)</w:delText>
              </w:r>
            </w:del>
          </w:p>
        </w:tc>
        <w:tc>
          <w:tcPr>
            <w:tcW w:w="2880" w:type="dxa"/>
          </w:tcPr>
          <w:p w14:paraId="56965E9D" w14:textId="4ADE7662" w:rsidR="000E25C4" w:rsidDel="00790ECC" w:rsidRDefault="000E25C4" w:rsidP="002D4EAB">
            <w:pPr>
              <w:cnfStyle w:val="000000000000" w:firstRow="0" w:lastRow="0" w:firstColumn="0" w:lastColumn="0" w:oddVBand="0" w:evenVBand="0" w:oddHBand="0" w:evenHBand="0" w:firstRowFirstColumn="0" w:firstRowLastColumn="0" w:lastRowFirstColumn="0" w:lastRowLastColumn="0"/>
              <w:rPr>
                <w:del w:id="1743" w:author="Awet Teka" w:date="2025-09-13T13:54:00Z" w16du:dateUtc="2025-09-13T10:54:00Z"/>
              </w:rPr>
            </w:pPr>
            <w:del w:id="1744" w:author="Awet Teka" w:date="2025-09-13T13:54:00Z" w16du:dateUtc="2025-09-13T10:54:00Z">
              <w:r w:rsidDel="00790ECC">
                <w:delText>Intervention cost</w:delText>
              </w:r>
            </w:del>
          </w:p>
        </w:tc>
      </w:tr>
      <w:tr w:rsidR="000E25C4" w:rsidDel="00790ECC" w14:paraId="7BD10C1A" w14:textId="125B38AE" w:rsidTr="002D4EAB">
        <w:trPr>
          <w:cnfStyle w:val="000000100000" w:firstRow="0" w:lastRow="0" w:firstColumn="0" w:lastColumn="0" w:oddVBand="0" w:evenVBand="0" w:oddHBand="1" w:evenHBand="0" w:firstRowFirstColumn="0" w:firstRowLastColumn="0" w:lastRowFirstColumn="0" w:lastRowLastColumn="0"/>
          <w:del w:id="1745" w:author="Awet Teka" w:date="2025-09-13T13:54:00Z"/>
        </w:trPr>
        <w:tc>
          <w:tcPr>
            <w:cnfStyle w:val="001000000000" w:firstRow="0" w:lastRow="0" w:firstColumn="1" w:lastColumn="0" w:oddVBand="0" w:evenVBand="0" w:oddHBand="0" w:evenHBand="0" w:firstRowFirstColumn="0" w:firstRowLastColumn="0" w:lastRowFirstColumn="0" w:lastRowLastColumn="0"/>
            <w:tcW w:w="2880" w:type="dxa"/>
          </w:tcPr>
          <w:p w14:paraId="0034C461" w14:textId="51377511" w:rsidR="000E25C4" w:rsidDel="00790ECC" w:rsidRDefault="000E25C4" w:rsidP="002D4EAB">
            <w:pPr>
              <w:rPr>
                <w:del w:id="1746" w:author="Awet Teka" w:date="2025-09-13T13:54:00Z" w16du:dateUtc="2025-09-13T10:54:00Z"/>
              </w:rPr>
            </w:pPr>
            <w:del w:id="1747" w:author="Awet Teka" w:date="2025-09-13T13:54:00Z" w16du:dateUtc="2025-09-13T10:54:00Z">
              <w:r w:rsidDel="00790ECC">
                <w:delText>ranking_index</w:delText>
              </w:r>
            </w:del>
          </w:p>
        </w:tc>
        <w:tc>
          <w:tcPr>
            <w:tcW w:w="2880" w:type="dxa"/>
          </w:tcPr>
          <w:p w14:paraId="035E5C0A" w14:textId="3C58D7BC" w:rsidR="000E25C4" w:rsidDel="00790ECC" w:rsidRDefault="000E25C4" w:rsidP="002D4EAB">
            <w:pPr>
              <w:cnfStyle w:val="000000100000" w:firstRow="0" w:lastRow="0" w:firstColumn="0" w:lastColumn="0" w:oddVBand="0" w:evenVBand="0" w:oddHBand="1" w:evenHBand="0" w:firstRowFirstColumn="0" w:firstRowLastColumn="0" w:lastRowFirstColumn="0" w:lastRowLastColumn="0"/>
              <w:rPr>
                <w:del w:id="1748" w:author="Awet Teka" w:date="2025-09-13T13:54:00Z" w16du:dateUtc="2025-09-13T10:54:00Z"/>
              </w:rPr>
            </w:pPr>
            <w:del w:id="1749" w:author="Awet Teka" w:date="2025-09-13T13:54:00Z" w16du:dateUtc="2025-09-13T10:54:00Z">
              <w:r w:rsidDel="00790ECC">
                <w:delText>DECIMAL(10,4)</w:delText>
              </w:r>
            </w:del>
          </w:p>
        </w:tc>
        <w:tc>
          <w:tcPr>
            <w:tcW w:w="2880" w:type="dxa"/>
          </w:tcPr>
          <w:p w14:paraId="55FD91D9" w14:textId="6FE07E53" w:rsidR="000E25C4" w:rsidDel="00790ECC" w:rsidRDefault="000E25C4" w:rsidP="002D4EAB">
            <w:pPr>
              <w:cnfStyle w:val="000000100000" w:firstRow="0" w:lastRow="0" w:firstColumn="0" w:lastColumn="0" w:oddVBand="0" w:evenVBand="0" w:oddHBand="1" w:evenHBand="0" w:firstRowFirstColumn="0" w:firstRowLastColumn="0" w:lastRowFirstColumn="0" w:lastRowLastColumn="0"/>
              <w:rPr>
                <w:del w:id="1750" w:author="Awet Teka" w:date="2025-09-13T13:54:00Z" w16du:dateUtc="2025-09-13T10:54:00Z"/>
              </w:rPr>
            </w:pPr>
            <w:del w:id="1751" w:author="Awet Teka" w:date="2025-09-13T13:54:00Z" w16du:dateUtc="2025-09-13T10:54:00Z">
              <w:r w:rsidDel="00790ECC">
                <w:delText>Ranking index</w:delText>
              </w:r>
            </w:del>
          </w:p>
        </w:tc>
      </w:tr>
      <w:tr w:rsidR="000E25C4" w:rsidDel="00790ECC" w14:paraId="1B6FBB15" w14:textId="4EC128CC" w:rsidTr="002D4EAB">
        <w:trPr>
          <w:del w:id="1752" w:author="Awet Teka" w:date="2025-09-13T13:54:00Z"/>
        </w:trPr>
        <w:tc>
          <w:tcPr>
            <w:cnfStyle w:val="001000000000" w:firstRow="0" w:lastRow="0" w:firstColumn="1" w:lastColumn="0" w:oddVBand="0" w:evenVBand="0" w:oddHBand="0" w:evenHBand="0" w:firstRowFirstColumn="0" w:firstRowLastColumn="0" w:lastRowFirstColumn="0" w:lastRowLastColumn="0"/>
            <w:tcW w:w="2880" w:type="dxa"/>
          </w:tcPr>
          <w:p w14:paraId="1DCA4C71" w14:textId="4604FBAD" w:rsidR="000E25C4" w:rsidDel="00790ECC" w:rsidRDefault="000E25C4" w:rsidP="002D4EAB">
            <w:pPr>
              <w:rPr>
                <w:del w:id="1753" w:author="Awet Teka" w:date="2025-09-13T13:54:00Z" w16du:dateUtc="2025-09-13T10:54:00Z"/>
              </w:rPr>
            </w:pPr>
            <w:del w:id="1754" w:author="Awet Teka" w:date="2025-09-13T13:54:00Z" w16du:dateUtc="2025-09-13T10:54:00Z">
              <w:r w:rsidDel="00790ECC">
                <w:delText>priority_rank</w:delText>
              </w:r>
            </w:del>
          </w:p>
        </w:tc>
        <w:tc>
          <w:tcPr>
            <w:tcW w:w="2880" w:type="dxa"/>
          </w:tcPr>
          <w:p w14:paraId="74E33C6D" w14:textId="249D00D6" w:rsidR="000E25C4" w:rsidDel="00790ECC" w:rsidRDefault="000E25C4" w:rsidP="002D4EAB">
            <w:pPr>
              <w:cnfStyle w:val="000000000000" w:firstRow="0" w:lastRow="0" w:firstColumn="0" w:lastColumn="0" w:oddVBand="0" w:evenVBand="0" w:oddHBand="0" w:evenHBand="0" w:firstRowFirstColumn="0" w:firstRowLastColumn="0" w:lastRowFirstColumn="0" w:lastRowLastColumn="0"/>
              <w:rPr>
                <w:del w:id="1755" w:author="Awet Teka" w:date="2025-09-13T13:54:00Z" w16du:dateUtc="2025-09-13T10:54:00Z"/>
              </w:rPr>
            </w:pPr>
            <w:del w:id="1756" w:author="Awet Teka" w:date="2025-09-13T13:54:00Z" w16du:dateUtc="2025-09-13T10:54:00Z">
              <w:r w:rsidDel="00790ECC">
                <w:delText>INT</w:delText>
              </w:r>
            </w:del>
          </w:p>
        </w:tc>
        <w:tc>
          <w:tcPr>
            <w:tcW w:w="2880" w:type="dxa"/>
          </w:tcPr>
          <w:p w14:paraId="4C921656" w14:textId="4C7C11BC" w:rsidR="000E25C4" w:rsidDel="00790ECC" w:rsidRDefault="000E25C4" w:rsidP="002D4EAB">
            <w:pPr>
              <w:cnfStyle w:val="000000000000" w:firstRow="0" w:lastRow="0" w:firstColumn="0" w:lastColumn="0" w:oddVBand="0" w:evenVBand="0" w:oddHBand="0" w:evenHBand="0" w:firstRowFirstColumn="0" w:firstRowLastColumn="0" w:lastRowFirstColumn="0" w:lastRowLastColumn="0"/>
              <w:rPr>
                <w:del w:id="1757" w:author="Awet Teka" w:date="2025-09-13T13:54:00Z" w16du:dateUtc="2025-09-13T10:54:00Z"/>
              </w:rPr>
            </w:pPr>
            <w:del w:id="1758" w:author="Awet Teka" w:date="2025-09-13T13:54:00Z" w16du:dateUtc="2025-09-13T10:54:00Z">
              <w:r w:rsidDel="00790ECC">
                <w:delText>Priority rank</w:delText>
              </w:r>
            </w:del>
          </w:p>
        </w:tc>
      </w:tr>
      <w:tr w:rsidR="000E25C4" w:rsidDel="00790ECC" w14:paraId="5FF17DD7" w14:textId="249DF4E4" w:rsidTr="002D4EAB">
        <w:trPr>
          <w:cnfStyle w:val="000000100000" w:firstRow="0" w:lastRow="0" w:firstColumn="0" w:lastColumn="0" w:oddVBand="0" w:evenVBand="0" w:oddHBand="1" w:evenHBand="0" w:firstRowFirstColumn="0" w:firstRowLastColumn="0" w:lastRowFirstColumn="0" w:lastRowLastColumn="0"/>
          <w:del w:id="1759" w:author="Awet Teka" w:date="2025-09-13T13:54:00Z"/>
        </w:trPr>
        <w:tc>
          <w:tcPr>
            <w:cnfStyle w:val="001000000000" w:firstRow="0" w:lastRow="0" w:firstColumn="1" w:lastColumn="0" w:oddVBand="0" w:evenVBand="0" w:oddHBand="0" w:evenHBand="0" w:firstRowFirstColumn="0" w:firstRowLastColumn="0" w:lastRowFirstColumn="0" w:lastRowLastColumn="0"/>
            <w:tcW w:w="2880" w:type="dxa"/>
          </w:tcPr>
          <w:p w14:paraId="2868E64D" w14:textId="326E7572" w:rsidR="000E25C4" w:rsidDel="00790ECC" w:rsidRDefault="000E25C4" w:rsidP="002D4EAB">
            <w:pPr>
              <w:rPr>
                <w:del w:id="1760" w:author="Awet Teka" w:date="2025-09-13T13:54:00Z" w16du:dateUtc="2025-09-13T10:54:00Z"/>
              </w:rPr>
            </w:pPr>
            <w:del w:id="1761" w:author="Awet Teka" w:date="2025-09-13T13:54:00Z" w16du:dateUtc="2025-09-13T10:54:00Z">
              <w:r w:rsidDel="00790ECC">
                <w:delText>recommended_budget</w:delText>
              </w:r>
            </w:del>
          </w:p>
        </w:tc>
        <w:tc>
          <w:tcPr>
            <w:tcW w:w="2880" w:type="dxa"/>
          </w:tcPr>
          <w:p w14:paraId="5B57F15C" w14:textId="52CE0A5A" w:rsidR="000E25C4" w:rsidDel="00790ECC" w:rsidRDefault="000E25C4" w:rsidP="002D4EAB">
            <w:pPr>
              <w:cnfStyle w:val="000000100000" w:firstRow="0" w:lastRow="0" w:firstColumn="0" w:lastColumn="0" w:oddVBand="0" w:evenVBand="0" w:oddHBand="1" w:evenHBand="0" w:firstRowFirstColumn="0" w:firstRowLastColumn="0" w:lastRowFirstColumn="0" w:lastRowLastColumn="0"/>
              <w:rPr>
                <w:del w:id="1762" w:author="Awet Teka" w:date="2025-09-13T13:54:00Z" w16du:dateUtc="2025-09-13T10:54:00Z"/>
              </w:rPr>
            </w:pPr>
            <w:del w:id="1763" w:author="Awet Teka" w:date="2025-09-13T13:54:00Z" w16du:dateUtc="2025-09-13T10:54:00Z">
              <w:r w:rsidDel="00790ECC">
                <w:delText>NUMERIC(15,2)</w:delText>
              </w:r>
            </w:del>
          </w:p>
        </w:tc>
        <w:tc>
          <w:tcPr>
            <w:tcW w:w="2880" w:type="dxa"/>
          </w:tcPr>
          <w:p w14:paraId="57D34B02" w14:textId="723CE159" w:rsidR="000E25C4" w:rsidDel="00790ECC" w:rsidRDefault="000E25C4" w:rsidP="002D4EAB">
            <w:pPr>
              <w:cnfStyle w:val="000000100000" w:firstRow="0" w:lastRow="0" w:firstColumn="0" w:lastColumn="0" w:oddVBand="0" w:evenVBand="0" w:oddHBand="1" w:evenHBand="0" w:firstRowFirstColumn="0" w:firstRowLastColumn="0" w:lastRowFirstColumn="0" w:lastRowLastColumn="0"/>
              <w:rPr>
                <w:del w:id="1764" w:author="Awet Teka" w:date="2025-09-13T13:54:00Z" w16du:dateUtc="2025-09-13T10:54:00Z"/>
              </w:rPr>
            </w:pPr>
            <w:del w:id="1765" w:author="Awet Teka" w:date="2025-09-13T13:54:00Z" w16du:dateUtc="2025-09-13T10:54:00Z">
              <w:r w:rsidDel="00790ECC">
                <w:delText>Recommended budget</w:delText>
              </w:r>
            </w:del>
          </w:p>
        </w:tc>
      </w:tr>
      <w:tr w:rsidR="000E25C4" w:rsidDel="00790ECC" w14:paraId="0A7624A3" w14:textId="628D4967" w:rsidTr="002D4EAB">
        <w:trPr>
          <w:del w:id="1766" w:author="Awet Teka" w:date="2025-09-13T13:54:00Z"/>
        </w:trPr>
        <w:tc>
          <w:tcPr>
            <w:cnfStyle w:val="001000000000" w:firstRow="0" w:lastRow="0" w:firstColumn="1" w:lastColumn="0" w:oddVBand="0" w:evenVBand="0" w:oddHBand="0" w:evenHBand="0" w:firstRowFirstColumn="0" w:firstRowLastColumn="0" w:lastRowFirstColumn="0" w:lastRowLastColumn="0"/>
            <w:tcW w:w="2880" w:type="dxa"/>
          </w:tcPr>
          <w:p w14:paraId="4E759372" w14:textId="5C1B9AE6" w:rsidR="000E25C4" w:rsidDel="00790ECC" w:rsidRDefault="000E25C4" w:rsidP="002D4EAB">
            <w:pPr>
              <w:rPr>
                <w:del w:id="1767" w:author="Awet Teka" w:date="2025-09-13T13:54:00Z" w16du:dateUtc="2025-09-13T10:54:00Z"/>
              </w:rPr>
            </w:pPr>
            <w:del w:id="1768" w:author="Awet Teka" w:date="2025-09-13T13:54:00Z" w16du:dateUtc="2025-09-13T10:54:00Z">
              <w:r w:rsidDel="00790ECC">
                <w:delText>approved_budget</w:delText>
              </w:r>
            </w:del>
          </w:p>
        </w:tc>
        <w:tc>
          <w:tcPr>
            <w:tcW w:w="2880" w:type="dxa"/>
          </w:tcPr>
          <w:p w14:paraId="0FA65D4D" w14:textId="1C7EEB09" w:rsidR="000E25C4" w:rsidDel="00790ECC" w:rsidRDefault="000E25C4" w:rsidP="002D4EAB">
            <w:pPr>
              <w:cnfStyle w:val="000000000000" w:firstRow="0" w:lastRow="0" w:firstColumn="0" w:lastColumn="0" w:oddVBand="0" w:evenVBand="0" w:oddHBand="0" w:evenHBand="0" w:firstRowFirstColumn="0" w:firstRowLastColumn="0" w:lastRowFirstColumn="0" w:lastRowLastColumn="0"/>
              <w:rPr>
                <w:del w:id="1769" w:author="Awet Teka" w:date="2025-09-13T13:54:00Z" w16du:dateUtc="2025-09-13T10:54:00Z"/>
              </w:rPr>
            </w:pPr>
            <w:del w:id="1770" w:author="Awet Teka" w:date="2025-09-13T13:54:00Z" w16du:dateUtc="2025-09-13T10:54:00Z">
              <w:r w:rsidDel="00790ECC">
                <w:delText>NUMERIC(15,2)</w:delText>
              </w:r>
            </w:del>
          </w:p>
        </w:tc>
        <w:tc>
          <w:tcPr>
            <w:tcW w:w="2880" w:type="dxa"/>
          </w:tcPr>
          <w:p w14:paraId="7C560120" w14:textId="6DF4C743" w:rsidR="000E25C4" w:rsidDel="00790ECC" w:rsidRDefault="000E25C4" w:rsidP="002D4EAB">
            <w:pPr>
              <w:cnfStyle w:val="000000000000" w:firstRow="0" w:lastRow="0" w:firstColumn="0" w:lastColumn="0" w:oddVBand="0" w:evenVBand="0" w:oddHBand="0" w:evenHBand="0" w:firstRowFirstColumn="0" w:firstRowLastColumn="0" w:lastRowFirstColumn="0" w:lastRowLastColumn="0"/>
              <w:rPr>
                <w:del w:id="1771" w:author="Awet Teka" w:date="2025-09-13T13:54:00Z" w16du:dateUtc="2025-09-13T10:54:00Z"/>
              </w:rPr>
            </w:pPr>
            <w:del w:id="1772" w:author="Awet Teka" w:date="2025-09-13T13:54:00Z" w16du:dateUtc="2025-09-13T10:54:00Z">
              <w:r w:rsidDel="00790ECC">
                <w:delText>Approved budget</w:delText>
              </w:r>
            </w:del>
          </w:p>
        </w:tc>
      </w:tr>
      <w:tr w:rsidR="000E25C4" w:rsidDel="00790ECC" w14:paraId="29DBE30F" w14:textId="1097696C" w:rsidTr="002D4EAB">
        <w:trPr>
          <w:cnfStyle w:val="000000100000" w:firstRow="0" w:lastRow="0" w:firstColumn="0" w:lastColumn="0" w:oddVBand="0" w:evenVBand="0" w:oddHBand="1" w:evenHBand="0" w:firstRowFirstColumn="0" w:firstRowLastColumn="0" w:lastRowFirstColumn="0" w:lastRowLastColumn="0"/>
          <w:del w:id="1773" w:author="Awet Teka" w:date="2025-09-13T13:54:00Z"/>
        </w:trPr>
        <w:tc>
          <w:tcPr>
            <w:cnfStyle w:val="001000000000" w:firstRow="0" w:lastRow="0" w:firstColumn="1" w:lastColumn="0" w:oddVBand="0" w:evenVBand="0" w:oddHBand="0" w:evenHBand="0" w:firstRowFirstColumn="0" w:firstRowLastColumn="0" w:lastRowFirstColumn="0" w:lastRowLastColumn="0"/>
            <w:tcW w:w="2880" w:type="dxa"/>
          </w:tcPr>
          <w:p w14:paraId="71682600" w14:textId="501D3398" w:rsidR="000E25C4" w:rsidDel="00790ECC" w:rsidRDefault="000E25C4" w:rsidP="002D4EAB">
            <w:pPr>
              <w:rPr>
                <w:del w:id="1774" w:author="Awet Teka" w:date="2025-09-13T13:54:00Z" w16du:dateUtc="2025-09-13T10:54:00Z"/>
              </w:rPr>
            </w:pPr>
            <w:del w:id="1775" w:author="Awet Teka" w:date="2025-09-13T13:54:00Z" w16du:dateUtc="2025-09-13T10:54:00Z">
              <w:r w:rsidDel="00790ECC">
                <w:delText>calculation_date</w:delText>
              </w:r>
            </w:del>
          </w:p>
        </w:tc>
        <w:tc>
          <w:tcPr>
            <w:tcW w:w="2880" w:type="dxa"/>
          </w:tcPr>
          <w:p w14:paraId="4386D552" w14:textId="4386189B" w:rsidR="000E25C4" w:rsidDel="00790ECC" w:rsidRDefault="000E25C4" w:rsidP="002D4EAB">
            <w:pPr>
              <w:cnfStyle w:val="000000100000" w:firstRow="0" w:lastRow="0" w:firstColumn="0" w:lastColumn="0" w:oddVBand="0" w:evenVBand="0" w:oddHBand="1" w:evenHBand="0" w:firstRowFirstColumn="0" w:firstRowLastColumn="0" w:lastRowFirstColumn="0" w:lastRowLastColumn="0"/>
              <w:rPr>
                <w:del w:id="1776" w:author="Awet Teka" w:date="2025-09-13T13:54:00Z" w16du:dateUtc="2025-09-13T10:54:00Z"/>
              </w:rPr>
            </w:pPr>
            <w:del w:id="1777" w:author="Awet Teka" w:date="2025-09-13T13:54:00Z" w16du:dateUtc="2025-09-13T10:54:00Z">
              <w:r w:rsidDel="00790ECC">
                <w:delText>DATE</w:delText>
              </w:r>
            </w:del>
          </w:p>
        </w:tc>
        <w:tc>
          <w:tcPr>
            <w:tcW w:w="2880" w:type="dxa"/>
          </w:tcPr>
          <w:p w14:paraId="26B2866E" w14:textId="3B9CFCB4" w:rsidR="000E25C4" w:rsidDel="00790ECC" w:rsidRDefault="000E25C4" w:rsidP="002D4EAB">
            <w:pPr>
              <w:cnfStyle w:val="000000100000" w:firstRow="0" w:lastRow="0" w:firstColumn="0" w:lastColumn="0" w:oddVBand="0" w:evenVBand="0" w:oddHBand="1" w:evenHBand="0" w:firstRowFirstColumn="0" w:firstRowLastColumn="0" w:lastRowFirstColumn="0" w:lastRowLastColumn="0"/>
              <w:rPr>
                <w:del w:id="1778" w:author="Awet Teka" w:date="2025-09-13T13:54:00Z" w16du:dateUtc="2025-09-13T10:54:00Z"/>
              </w:rPr>
            </w:pPr>
            <w:del w:id="1779" w:author="Awet Teka" w:date="2025-09-13T13:54:00Z" w16du:dateUtc="2025-09-13T10:54:00Z">
              <w:r w:rsidDel="00790ECC">
                <w:delText>Calculation date</w:delText>
              </w:r>
            </w:del>
          </w:p>
        </w:tc>
      </w:tr>
      <w:tr w:rsidR="000E25C4" w:rsidDel="00790ECC" w14:paraId="1A0B3FD0" w14:textId="4BD879AE" w:rsidTr="002D4EAB">
        <w:trPr>
          <w:del w:id="1780" w:author="Awet Teka" w:date="2025-09-13T13:54:00Z"/>
        </w:trPr>
        <w:tc>
          <w:tcPr>
            <w:cnfStyle w:val="001000000000" w:firstRow="0" w:lastRow="0" w:firstColumn="1" w:lastColumn="0" w:oddVBand="0" w:evenVBand="0" w:oddHBand="0" w:evenHBand="0" w:firstRowFirstColumn="0" w:firstRowLastColumn="0" w:lastRowFirstColumn="0" w:lastRowLastColumn="0"/>
            <w:tcW w:w="2880" w:type="dxa"/>
          </w:tcPr>
          <w:p w14:paraId="73A279A8" w14:textId="676A2253" w:rsidR="000E25C4" w:rsidDel="00790ECC" w:rsidRDefault="000E25C4" w:rsidP="002D4EAB">
            <w:pPr>
              <w:rPr>
                <w:del w:id="1781" w:author="Awet Teka" w:date="2025-09-13T13:54:00Z" w16du:dateUtc="2025-09-13T10:54:00Z"/>
              </w:rPr>
            </w:pPr>
            <w:del w:id="1782" w:author="Awet Teka" w:date="2025-09-13T13:54:00Z" w16du:dateUtc="2025-09-13T10:54:00Z">
              <w:r w:rsidDel="00790ECC">
                <w:delText>notes</w:delText>
              </w:r>
            </w:del>
          </w:p>
        </w:tc>
        <w:tc>
          <w:tcPr>
            <w:tcW w:w="2880" w:type="dxa"/>
          </w:tcPr>
          <w:p w14:paraId="3B221F9D" w14:textId="258C350D" w:rsidR="000E25C4" w:rsidDel="00790ECC" w:rsidRDefault="000E25C4" w:rsidP="002D4EAB">
            <w:pPr>
              <w:cnfStyle w:val="000000000000" w:firstRow="0" w:lastRow="0" w:firstColumn="0" w:lastColumn="0" w:oddVBand="0" w:evenVBand="0" w:oddHBand="0" w:evenHBand="0" w:firstRowFirstColumn="0" w:firstRowLastColumn="0" w:lastRowFirstColumn="0" w:lastRowLastColumn="0"/>
              <w:rPr>
                <w:del w:id="1783" w:author="Awet Teka" w:date="2025-09-13T13:54:00Z" w16du:dateUtc="2025-09-13T10:54:00Z"/>
              </w:rPr>
            </w:pPr>
            <w:del w:id="1784" w:author="Awet Teka" w:date="2025-09-13T13:54:00Z" w16du:dateUtc="2025-09-13T10:54:00Z">
              <w:r w:rsidDel="00790ECC">
                <w:delText>TEXT</w:delText>
              </w:r>
            </w:del>
          </w:p>
        </w:tc>
        <w:tc>
          <w:tcPr>
            <w:tcW w:w="2880" w:type="dxa"/>
          </w:tcPr>
          <w:p w14:paraId="27238DFF" w14:textId="28AB39E3" w:rsidR="000E25C4" w:rsidDel="00790ECC" w:rsidRDefault="000E25C4" w:rsidP="002D4EAB">
            <w:pPr>
              <w:cnfStyle w:val="000000000000" w:firstRow="0" w:lastRow="0" w:firstColumn="0" w:lastColumn="0" w:oddVBand="0" w:evenVBand="0" w:oddHBand="0" w:evenHBand="0" w:firstRowFirstColumn="0" w:firstRowLastColumn="0" w:lastRowFirstColumn="0" w:lastRowLastColumn="0"/>
              <w:rPr>
                <w:del w:id="1785" w:author="Awet Teka" w:date="2025-09-13T13:54:00Z" w16du:dateUtc="2025-09-13T10:54:00Z"/>
              </w:rPr>
            </w:pPr>
            <w:del w:id="1786" w:author="Awet Teka" w:date="2025-09-13T13:54:00Z" w16du:dateUtc="2025-09-13T10:54:00Z">
              <w:r w:rsidDel="00790ECC">
                <w:delText>Notes</w:delText>
              </w:r>
            </w:del>
          </w:p>
        </w:tc>
      </w:tr>
    </w:tbl>
    <w:p w14:paraId="3E0D2B7E" w14:textId="62C15482" w:rsidR="000E25C4" w:rsidDel="00790ECC" w:rsidRDefault="000E25C4" w:rsidP="00B430E5">
      <w:pPr>
        <w:pStyle w:val="Heading3"/>
        <w:rPr>
          <w:del w:id="1787" w:author="Awet Teka" w:date="2025-09-13T13:54:00Z" w16du:dateUtc="2025-09-13T10:54:00Z"/>
        </w:rPr>
      </w:pPr>
      <w:del w:id="1788" w:author="Awet Teka" w:date="2025-09-13T13:54:00Z" w16du:dateUtc="2025-09-13T10:54:00Z">
        <w:r w:rsidDel="00790ECC">
          <w:delText>annual work plans</w:delText>
        </w:r>
      </w:del>
    </w:p>
    <w:p w14:paraId="47E690D3" w14:textId="35493B2F" w:rsidR="000E25C4" w:rsidDel="00790ECC" w:rsidRDefault="000E25C4" w:rsidP="000E25C4">
      <w:pPr>
        <w:rPr>
          <w:del w:id="1789" w:author="Awet Teka" w:date="2025-09-13T13:54:00Z" w16du:dateUtc="2025-09-13T10:54:00Z"/>
        </w:rPr>
      </w:pPr>
      <w:del w:id="1790" w:author="Awet Teka" w:date="2025-09-13T13:54:00Z" w16du:dateUtc="2025-09-13T10:54:00Z">
        <w:r w:rsidDel="00790ECC">
          <w:delText>Defines annual work plans for roads with allocated budgets by intervention type, along with approval status.</w:delText>
        </w:r>
      </w:del>
    </w:p>
    <w:p w14:paraId="52107B04" w14:textId="630B94FA" w:rsidR="009337F0" w:rsidDel="00790ECC" w:rsidRDefault="009337F0" w:rsidP="009337F0">
      <w:pPr>
        <w:pStyle w:val="Caption"/>
        <w:keepNext/>
        <w:rPr>
          <w:del w:id="1791" w:author="Awet Teka" w:date="2025-09-13T13:54:00Z" w16du:dateUtc="2025-09-13T10:54:00Z"/>
        </w:rPr>
      </w:pPr>
      <w:del w:id="1792" w:author="Awet Teka" w:date="2025-09-13T13:54:00Z" w16du:dateUtc="2025-09-13T10:54:00Z">
        <w:r w:rsidDel="00790ECC">
          <w:delText xml:space="preserve">Table </w:delText>
        </w:r>
        <w:r w:rsidR="000E3585" w:rsidDel="00790ECC">
          <w:fldChar w:fldCharType="begin"/>
        </w:r>
        <w:r w:rsidR="000E3585" w:rsidDel="00790ECC">
          <w:delInstrText xml:space="preserve"> SEQ Table \* ARABIC </w:delInstrText>
        </w:r>
        <w:r w:rsidR="000E3585" w:rsidDel="00790ECC">
          <w:fldChar w:fldCharType="separate"/>
        </w:r>
        <w:r w:rsidR="000E3585" w:rsidDel="00790ECC">
          <w:rPr>
            <w:noProof/>
          </w:rPr>
          <w:delText>18</w:delText>
        </w:r>
        <w:r w:rsidR="000E3585" w:rsidDel="00790ECC">
          <w:rPr>
            <w:noProof/>
          </w:rPr>
          <w:fldChar w:fldCharType="end"/>
        </w:r>
        <w:r w:rsidDel="00790ECC">
          <w:delText>. Annual work plans table</w:delText>
        </w:r>
      </w:del>
    </w:p>
    <w:tbl>
      <w:tblPr>
        <w:tblStyle w:val="LightList"/>
        <w:tblW w:w="0" w:type="auto"/>
        <w:tblLook w:val="04A0" w:firstRow="1" w:lastRow="0" w:firstColumn="1" w:lastColumn="0" w:noHBand="0" w:noVBand="1"/>
      </w:tblPr>
      <w:tblGrid>
        <w:gridCol w:w="2197"/>
        <w:gridCol w:w="3774"/>
        <w:gridCol w:w="2649"/>
      </w:tblGrid>
      <w:tr w:rsidR="000E25C4" w:rsidDel="00790ECC" w14:paraId="6CA69734" w14:textId="2327DF88" w:rsidTr="00790ECC">
        <w:trPr>
          <w:cnfStyle w:val="100000000000" w:firstRow="1" w:lastRow="0" w:firstColumn="0" w:lastColumn="0" w:oddVBand="0" w:evenVBand="0" w:oddHBand="0" w:evenHBand="0" w:firstRowFirstColumn="0" w:firstRowLastColumn="0" w:lastRowFirstColumn="0" w:lastRowLastColumn="0"/>
          <w:del w:id="1793" w:author="Awet Teka" w:date="2025-09-13T13:54:00Z"/>
        </w:trPr>
        <w:tc>
          <w:tcPr>
            <w:cnfStyle w:val="001000000000" w:firstRow="0" w:lastRow="0" w:firstColumn="1" w:lastColumn="0" w:oddVBand="0" w:evenVBand="0" w:oddHBand="0" w:evenHBand="0" w:firstRowFirstColumn="0" w:firstRowLastColumn="0" w:lastRowFirstColumn="0" w:lastRowLastColumn="0"/>
            <w:tcW w:w="2197" w:type="dxa"/>
          </w:tcPr>
          <w:p w14:paraId="734EDAB2" w14:textId="30DC26BD" w:rsidR="000E25C4" w:rsidDel="00790ECC" w:rsidRDefault="000E25C4" w:rsidP="002D4EAB">
            <w:pPr>
              <w:rPr>
                <w:del w:id="1794" w:author="Awet Teka" w:date="2025-09-13T13:54:00Z" w16du:dateUtc="2025-09-13T10:54:00Z"/>
              </w:rPr>
            </w:pPr>
            <w:del w:id="1795" w:author="Awet Teka" w:date="2025-09-13T13:54:00Z" w16du:dateUtc="2025-09-13T10:54:00Z">
              <w:r w:rsidDel="00790ECC">
                <w:delText>Field</w:delText>
              </w:r>
            </w:del>
          </w:p>
        </w:tc>
        <w:tc>
          <w:tcPr>
            <w:tcW w:w="3774" w:type="dxa"/>
          </w:tcPr>
          <w:p w14:paraId="3328DC05" w14:textId="54D54E8D" w:rsidR="000E25C4" w:rsidDel="00790ECC" w:rsidRDefault="000E25C4" w:rsidP="002D4EAB">
            <w:pPr>
              <w:cnfStyle w:val="100000000000" w:firstRow="1" w:lastRow="0" w:firstColumn="0" w:lastColumn="0" w:oddVBand="0" w:evenVBand="0" w:oddHBand="0" w:evenHBand="0" w:firstRowFirstColumn="0" w:firstRowLastColumn="0" w:lastRowFirstColumn="0" w:lastRowLastColumn="0"/>
              <w:rPr>
                <w:del w:id="1796" w:author="Awet Teka" w:date="2025-09-13T13:54:00Z" w16du:dateUtc="2025-09-13T10:54:00Z"/>
              </w:rPr>
            </w:pPr>
            <w:del w:id="1797" w:author="Awet Teka" w:date="2025-09-13T13:54:00Z" w16du:dateUtc="2025-09-13T10:54:00Z">
              <w:r w:rsidDel="00790ECC">
                <w:delText>Type</w:delText>
              </w:r>
            </w:del>
          </w:p>
        </w:tc>
        <w:tc>
          <w:tcPr>
            <w:tcW w:w="2649" w:type="dxa"/>
          </w:tcPr>
          <w:p w14:paraId="418D814F" w14:textId="499CE5C7" w:rsidR="000E25C4" w:rsidDel="00790ECC" w:rsidRDefault="000E25C4" w:rsidP="002D4EAB">
            <w:pPr>
              <w:cnfStyle w:val="100000000000" w:firstRow="1" w:lastRow="0" w:firstColumn="0" w:lastColumn="0" w:oddVBand="0" w:evenVBand="0" w:oddHBand="0" w:evenHBand="0" w:firstRowFirstColumn="0" w:firstRowLastColumn="0" w:lastRowFirstColumn="0" w:lastRowLastColumn="0"/>
              <w:rPr>
                <w:del w:id="1798" w:author="Awet Teka" w:date="2025-09-13T13:54:00Z" w16du:dateUtc="2025-09-13T10:54:00Z"/>
              </w:rPr>
            </w:pPr>
            <w:del w:id="1799" w:author="Awet Teka" w:date="2025-09-13T13:54:00Z" w16du:dateUtc="2025-09-13T10:54:00Z">
              <w:r w:rsidDel="00790ECC">
                <w:delText>Description</w:delText>
              </w:r>
            </w:del>
          </w:p>
        </w:tc>
      </w:tr>
      <w:tr w:rsidR="000E25C4" w:rsidDel="00790ECC" w14:paraId="02D35302" w14:textId="5CAED6A0" w:rsidTr="00790ECC">
        <w:trPr>
          <w:cnfStyle w:val="000000100000" w:firstRow="0" w:lastRow="0" w:firstColumn="0" w:lastColumn="0" w:oddVBand="0" w:evenVBand="0" w:oddHBand="1" w:evenHBand="0" w:firstRowFirstColumn="0" w:firstRowLastColumn="0" w:lastRowFirstColumn="0" w:lastRowLastColumn="0"/>
          <w:del w:id="1800" w:author="Awet Teka" w:date="2025-09-13T13:54:00Z"/>
        </w:trPr>
        <w:tc>
          <w:tcPr>
            <w:cnfStyle w:val="001000000000" w:firstRow="0" w:lastRow="0" w:firstColumn="1" w:lastColumn="0" w:oddVBand="0" w:evenVBand="0" w:oddHBand="0" w:evenHBand="0" w:firstRowFirstColumn="0" w:firstRowLastColumn="0" w:lastRowFirstColumn="0" w:lastRowLastColumn="0"/>
            <w:tcW w:w="2197" w:type="dxa"/>
          </w:tcPr>
          <w:p w14:paraId="4E03881F" w14:textId="4D8E8312" w:rsidR="000E25C4" w:rsidDel="00790ECC" w:rsidRDefault="000E25C4" w:rsidP="002D4EAB">
            <w:pPr>
              <w:rPr>
                <w:del w:id="1801" w:author="Awet Teka" w:date="2025-09-13T13:54:00Z" w16du:dateUtc="2025-09-13T10:54:00Z"/>
              </w:rPr>
            </w:pPr>
            <w:del w:id="1802" w:author="Awet Teka" w:date="2025-09-13T13:54:00Z" w16du:dateUtc="2025-09-13T10:54:00Z">
              <w:r w:rsidDel="00790ECC">
                <w:delText>workplan_id</w:delText>
              </w:r>
            </w:del>
          </w:p>
        </w:tc>
        <w:tc>
          <w:tcPr>
            <w:tcW w:w="3774" w:type="dxa"/>
          </w:tcPr>
          <w:p w14:paraId="7889EC31" w14:textId="17337144" w:rsidR="000E25C4" w:rsidDel="00790ECC" w:rsidRDefault="000E25C4" w:rsidP="002D4EAB">
            <w:pPr>
              <w:cnfStyle w:val="000000100000" w:firstRow="0" w:lastRow="0" w:firstColumn="0" w:lastColumn="0" w:oddVBand="0" w:evenVBand="0" w:oddHBand="1" w:evenHBand="0" w:firstRowFirstColumn="0" w:firstRowLastColumn="0" w:lastRowFirstColumn="0" w:lastRowLastColumn="0"/>
              <w:rPr>
                <w:del w:id="1803" w:author="Awet Teka" w:date="2025-09-13T13:54:00Z" w16du:dateUtc="2025-09-13T10:54:00Z"/>
              </w:rPr>
            </w:pPr>
            <w:del w:id="1804" w:author="Awet Teka" w:date="2025-09-13T13:54:00Z" w16du:dateUtc="2025-09-13T10:54:00Z">
              <w:r w:rsidDel="00790ECC">
                <w:delText>BIGSERIAL, PK</w:delText>
              </w:r>
            </w:del>
          </w:p>
        </w:tc>
        <w:tc>
          <w:tcPr>
            <w:tcW w:w="2649" w:type="dxa"/>
          </w:tcPr>
          <w:p w14:paraId="5E371952" w14:textId="5BA82561" w:rsidR="000E25C4" w:rsidDel="00790ECC" w:rsidRDefault="000E25C4" w:rsidP="002D4EAB">
            <w:pPr>
              <w:cnfStyle w:val="000000100000" w:firstRow="0" w:lastRow="0" w:firstColumn="0" w:lastColumn="0" w:oddVBand="0" w:evenVBand="0" w:oddHBand="1" w:evenHBand="0" w:firstRowFirstColumn="0" w:firstRowLastColumn="0" w:lastRowFirstColumn="0" w:lastRowLastColumn="0"/>
              <w:rPr>
                <w:del w:id="1805" w:author="Awet Teka" w:date="2025-09-13T13:54:00Z" w16du:dateUtc="2025-09-13T10:54:00Z"/>
              </w:rPr>
            </w:pPr>
            <w:del w:id="1806" w:author="Awet Teka" w:date="2025-09-13T13:54:00Z" w16du:dateUtc="2025-09-13T10:54:00Z">
              <w:r w:rsidDel="00790ECC">
                <w:delText>Work plan ID</w:delText>
              </w:r>
            </w:del>
          </w:p>
        </w:tc>
      </w:tr>
      <w:tr w:rsidR="000E25C4" w:rsidDel="00790ECC" w14:paraId="07C8B4B7" w14:textId="246D1695" w:rsidTr="00790ECC">
        <w:trPr>
          <w:del w:id="1807" w:author="Awet Teka" w:date="2025-09-13T13:54:00Z"/>
        </w:trPr>
        <w:tc>
          <w:tcPr>
            <w:cnfStyle w:val="001000000000" w:firstRow="0" w:lastRow="0" w:firstColumn="1" w:lastColumn="0" w:oddVBand="0" w:evenVBand="0" w:oddHBand="0" w:evenHBand="0" w:firstRowFirstColumn="0" w:firstRowLastColumn="0" w:lastRowFirstColumn="0" w:lastRowLastColumn="0"/>
            <w:tcW w:w="2197" w:type="dxa"/>
          </w:tcPr>
          <w:p w14:paraId="00241CA4" w14:textId="71F1E4DB" w:rsidR="000E25C4" w:rsidDel="00790ECC" w:rsidRDefault="000E25C4" w:rsidP="002D4EAB">
            <w:pPr>
              <w:rPr>
                <w:del w:id="1808" w:author="Awet Teka" w:date="2025-09-13T13:54:00Z" w16du:dateUtc="2025-09-13T10:54:00Z"/>
              </w:rPr>
            </w:pPr>
            <w:del w:id="1809" w:author="Awet Teka" w:date="2025-09-13T13:54:00Z" w16du:dateUtc="2025-09-13T10:54:00Z">
              <w:r w:rsidDel="00790ECC">
                <w:delText>fiscal_year</w:delText>
              </w:r>
            </w:del>
          </w:p>
        </w:tc>
        <w:tc>
          <w:tcPr>
            <w:tcW w:w="3774" w:type="dxa"/>
          </w:tcPr>
          <w:p w14:paraId="046B79CE" w14:textId="704019B8" w:rsidR="000E25C4" w:rsidDel="00790ECC" w:rsidRDefault="000E25C4" w:rsidP="002D4EAB">
            <w:pPr>
              <w:cnfStyle w:val="000000000000" w:firstRow="0" w:lastRow="0" w:firstColumn="0" w:lastColumn="0" w:oddVBand="0" w:evenVBand="0" w:oddHBand="0" w:evenHBand="0" w:firstRowFirstColumn="0" w:firstRowLastColumn="0" w:lastRowFirstColumn="0" w:lastRowLastColumn="0"/>
              <w:rPr>
                <w:del w:id="1810" w:author="Awet Teka" w:date="2025-09-13T13:54:00Z" w16du:dateUtc="2025-09-13T10:54:00Z"/>
              </w:rPr>
            </w:pPr>
            <w:del w:id="1811" w:author="Awet Teka" w:date="2025-09-13T13:54:00Z" w16du:dateUtc="2025-09-13T10:54:00Z">
              <w:r w:rsidDel="00790ECC">
                <w:delText>INT</w:delText>
              </w:r>
            </w:del>
          </w:p>
        </w:tc>
        <w:tc>
          <w:tcPr>
            <w:tcW w:w="2649" w:type="dxa"/>
          </w:tcPr>
          <w:p w14:paraId="2A2C7D1E" w14:textId="18E85762" w:rsidR="000E25C4" w:rsidDel="00790ECC" w:rsidRDefault="000E25C4" w:rsidP="002D4EAB">
            <w:pPr>
              <w:cnfStyle w:val="000000000000" w:firstRow="0" w:lastRow="0" w:firstColumn="0" w:lastColumn="0" w:oddVBand="0" w:evenVBand="0" w:oddHBand="0" w:evenHBand="0" w:firstRowFirstColumn="0" w:firstRowLastColumn="0" w:lastRowFirstColumn="0" w:lastRowLastColumn="0"/>
              <w:rPr>
                <w:del w:id="1812" w:author="Awet Teka" w:date="2025-09-13T13:54:00Z" w16du:dateUtc="2025-09-13T10:54:00Z"/>
              </w:rPr>
            </w:pPr>
            <w:del w:id="1813" w:author="Awet Teka" w:date="2025-09-13T13:54:00Z" w16du:dateUtc="2025-09-13T10:54:00Z">
              <w:r w:rsidDel="00790ECC">
                <w:delText>Fiscal year</w:delText>
              </w:r>
            </w:del>
          </w:p>
        </w:tc>
      </w:tr>
      <w:tr w:rsidR="000E25C4" w:rsidDel="00790ECC" w14:paraId="1E6723A1" w14:textId="184F12E7" w:rsidTr="00790ECC">
        <w:trPr>
          <w:cnfStyle w:val="000000100000" w:firstRow="0" w:lastRow="0" w:firstColumn="0" w:lastColumn="0" w:oddVBand="0" w:evenVBand="0" w:oddHBand="1" w:evenHBand="0" w:firstRowFirstColumn="0" w:firstRowLastColumn="0" w:lastRowFirstColumn="0" w:lastRowLastColumn="0"/>
          <w:del w:id="1814" w:author="Awet Teka" w:date="2025-09-13T13:54:00Z"/>
        </w:trPr>
        <w:tc>
          <w:tcPr>
            <w:cnfStyle w:val="001000000000" w:firstRow="0" w:lastRow="0" w:firstColumn="1" w:lastColumn="0" w:oddVBand="0" w:evenVBand="0" w:oddHBand="0" w:evenHBand="0" w:firstRowFirstColumn="0" w:firstRowLastColumn="0" w:lastRowFirstColumn="0" w:lastRowLastColumn="0"/>
            <w:tcW w:w="2197" w:type="dxa"/>
          </w:tcPr>
          <w:p w14:paraId="39C973CF" w14:textId="37DA10D3" w:rsidR="000E25C4" w:rsidDel="00790ECC" w:rsidRDefault="000E25C4" w:rsidP="002D4EAB">
            <w:pPr>
              <w:rPr>
                <w:del w:id="1815" w:author="Awet Teka" w:date="2025-09-13T13:54:00Z" w16du:dateUtc="2025-09-13T10:54:00Z"/>
              </w:rPr>
            </w:pPr>
            <w:del w:id="1816" w:author="Awet Teka" w:date="2025-09-13T13:54:00Z" w16du:dateUtc="2025-09-13T10:54:00Z">
              <w:r w:rsidDel="00790ECC">
                <w:delText>region_name</w:delText>
              </w:r>
            </w:del>
          </w:p>
        </w:tc>
        <w:tc>
          <w:tcPr>
            <w:tcW w:w="3774" w:type="dxa"/>
          </w:tcPr>
          <w:p w14:paraId="006CAB8D" w14:textId="5B7CE2B0" w:rsidR="000E25C4" w:rsidDel="00790ECC" w:rsidRDefault="000E25C4" w:rsidP="002D4EAB">
            <w:pPr>
              <w:cnfStyle w:val="000000100000" w:firstRow="0" w:lastRow="0" w:firstColumn="0" w:lastColumn="0" w:oddVBand="0" w:evenVBand="0" w:oddHBand="1" w:evenHBand="0" w:firstRowFirstColumn="0" w:firstRowLastColumn="0" w:lastRowFirstColumn="0" w:lastRowLastColumn="0"/>
              <w:rPr>
                <w:del w:id="1817" w:author="Awet Teka" w:date="2025-09-13T13:54:00Z" w16du:dateUtc="2025-09-13T10:54:00Z"/>
              </w:rPr>
            </w:pPr>
            <w:del w:id="1818" w:author="Awet Teka" w:date="2025-09-13T13:54:00Z" w16du:dateUtc="2025-09-13T10:54:00Z">
              <w:r w:rsidDel="00790ECC">
                <w:delText>VARCHAR(100)</w:delText>
              </w:r>
            </w:del>
          </w:p>
        </w:tc>
        <w:tc>
          <w:tcPr>
            <w:tcW w:w="2649" w:type="dxa"/>
          </w:tcPr>
          <w:p w14:paraId="63FDE5D6" w14:textId="70CD8AB4" w:rsidR="000E25C4" w:rsidDel="00790ECC" w:rsidRDefault="000E25C4" w:rsidP="002D4EAB">
            <w:pPr>
              <w:cnfStyle w:val="000000100000" w:firstRow="0" w:lastRow="0" w:firstColumn="0" w:lastColumn="0" w:oddVBand="0" w:evenVBand="0" w:oddHBand="1" w:evenHBand="0" w:firstRowFirstColumn="0" w:firstRowLastColumn="0" w:lastRowFirstColumn="0" w:lastRowLastColumn="0"/>
              <w:rPr>
                <w:del w:id="1819" w:author="Awet Teka" w:date="2025-09-13T13:54:00Z" w16du:dateUtc="2025-09-13T10:54:00Z"/>
              </w:rPr>
            </w:pPr>
            <w:del w:id="1820" w:author="Awet Teka" w:date="2025-09-13T13:54:00Z" w16du:dateUtc="2025-09-13T10:54:00Z">
              <w:r w:rsidDel="00790ECC">
                <w:delText>Region</w:delText>
              </w:r>
            </w:del>
          </w:p>
        </w:tc>
      </w:tr>
      <w:tr w:rsidR="000E25C4" w:rsidDel="00790ECC" w14:paraId="2BCD9B0E" w14:textId="5DEBBDF3" w:rsidTr="00790ECC">
        <w:trPr>
          <w:del w:id="1821" w:author="Awet Teka" w:date="2025-09-13T13:54:00Z"/>
        </w:trPr>
        <w:tc>
          <w:tcPr>
            <w:cnfStyle w:val="001000000000" w:firstRow="0" w:lastRow="0" w:firstColumn="1" w:lastColumn="0" w:oddVBand="0" w:evenVBand="0" w:oddHBand="0" w:evenHBand="0" w:firstRowFirstColumn="0" w:firstRowLastColumn="0" w:lastRowFirstColumn="0" w:lastRowLastColumn="0"/>
            <w:tcW w:w="2197" w:type="dxa"/>
          </w:tcPr>
          <w:p w14:paraId="75CE911B" w14:textId="69D353C5" w:rsidR="000E25C4" w:rsidDel="00790ECC" w:rsidRDefault="000E25C4" w:rsidP="002D4EAB">
            <w:pPr>
              <w:rPr>
                <w:del w:id="1822" w:author="Awet Teka" w:date="2025-09-13T13:54:00Z" w16du:dateUtc="2025-09-13T10:54:00Z"/>
              </w:rPr>
            </w:pPr>
            <w:del w:id="1823" w:author="Awet Teka" w:date="2025-09-13T13:54:00Z" w16du:dateUtc="2025-09-13T10:54:00Z">
              <w:r w:rsidDel="00790ECC">
                <w:delText>woreda_name</w:delText>
              </w:r>
            </w:del>
          </w:p>
        </w:tc>
        <w:tc>
          <w:tcPr>
            <w:tcW w:w="3774" w:type="dxa"/>
          </w:tcPr>
          <w:p w14:paraId="10A1ACCD" w14:textId="4E6EB731" w:rsidR="000E25C4" w:rsidDel="00790ECC" w:rsidRDefault="000E25C4" w:rsidP="002D4EAB">
            <w:pPr>
              <w:cnfStyle w:val="000000000000" w:firstRow="0" w:lastRow="0" w:firstColumn="0" w:lastColumn="0" w:oddVBand="0" w:evenVBand="0" w:oddHBand="0" w:evenHBand="0" w:firstRowFirstColumn="0" w:firstRowLastColumn="0" w:lastRowFirstColumn="0" w:lastRowLastColumn="0"/>
              <w:rPr>
                <w:del w:id="1824" w:author="Awet Teka" w:date="2025-09-13T13:54:00Z" w16du:dateUtc="2025-09-13T10:54:00Z"/>
              </w:rPr>
            </w:pPr>
            <w:del w:id="1825" w:author="Awet Teka" w:date="2025-09-13T13:54:00Z" w16du:dateUtc="2025-09-13T10:54:00Z">
              <w:r w:rsidDel="00790ECC">
                <w:delText>VARCHAR(100)</w:delText>
              </w:r>
            </w:del>
          </w:p>
        </w:tc>
        <w:tc>
          <w:tcPr>
            <w:tcW w:w="2649" w:type="dxa"/>
          </w:tcPr>
          <w:p w14:paraId="256EEED8" w14:textId="4AEF6B14" w:rsidR="000E25C4" w:rsidDel="00790ECC" w:rsidRDefault="000E25C4" w:rsidP="002D4EAB">
            <w:pPr>
              <w:cnfStyle w:val="000000000000" w:firstRow="0" w:lastRow="0" w:firstColumn="0" w:lastColumn="0" w:oddVBand="0" w:evenVBand="0" w:oddHBand="0" w:evenHBand="0" w:firstRowFirstColumn="0" w:firstRowLastColumn="0" w:lastRowFirstColumn="0" w:lastRowLastColumn="0"/>
              <w:rPr>
                <w:del w:id="1826" w:author="Awet Teka" w:date="2025-09-13T13:54:00Z" w16du:dateUtc="2025-09-13T10:54:00Z"/>
              </w:rPr>
            </w:pPr>
            <w:del w:id="1827" w:author="Awet Teka" w:date="2025-09-13T13:54:00Z" w16du:dateUtc="2025-09-13T10:54:00Z">
              <w:r w:rsidDel="00790ECC">
                <w:delText>Woreda</w:delText>
              </w:r>
            </w:del>
          </w:p>
        </w:tc>
      </w:tr>
      <w:tr w:rsidR="000E25C4" w:rsidDel="00790ECC" w14:paraId="56493070" w14:textId="0B5D4CB4" w:rsidTr="00790ECC">
        <w:trPr>
          <w:cnfStyle w:val="000000100000" w:firstRow="0" w:lastRow="0" w:firstColumn="0" w:lastColumn="0" w:oddVBand="0" w:evenVBand="0" w:oddHBand="1" w:evenHBand="0" w:firstRowFirstColumn="0" w:firstRowLastColumn="0" w:lastRowFirstColumn="0" w:lastRowLastColumn="0"/>
          <w:del w:id="1828" w:author="Awet Teka" w:date="2025-09-13T13:54:00Z"/>
        </w:trPr>
        <w:tc>
          <w:tcPr>
            <w:cnfStyle w:val="001000000000" w:firstRow="0" w:lastRow="0" w:firstColumn="1" w:lastColumn="0" w:oddVBand="0" w:evenVBand="0" w:oddHBand="0" w:evenHBand="0" w:firstRowFirstColumn="0" w:firstRowLastColumn="0" w:lastRowFirstColumn="0" w:lastRowLastColumn="0"/>
            <w:tcW w:w="2197" w:type="dxa"/>
          </w:tcPr>
          <w:p w14:paraId="09C21F9D" w14:textId="176D4C8C" w:rsidR="000E25C4" w:rsidDel="00790ECC" w:rsidRDefault="000E25C4" w:rsidP="002D4EAB">
            <w:pPr>
              <w:rPr>
                <w:del w:id="1829" w:author="Awet Teka" w:date="2025-09-13T13:54:00Z" w16du:dateUtc="2025-09-13T10:54:00Z"/>
              </w:rPr>
            </w:pPr>
            <w:del w:id="1830" w:author="Awet Teka" w:date="2025-09-13T13:54:00Z" w16du:dateUtc="2025-09-13T10:54:00Z">
              <w:r w:rsidDel="00790ECC">
                <w:delText>road_id</w:delText>
              </w:r>
            </w:del>
          </w:p>
        </w:tc>
        <w:tc>
          <w:tcPr>
            <w:tcW w:w="3774" w:type="dxa"/>
          </w:tcPr>
          <w:p w14:paraId="77436DFF" w14:textId="42BA1886" w:rsidR="000E25C4" w:rsidDel="00790ECC" w:rsidRDefault="000E25C4" w:rsidP="002D4EAB">
            <w:pPr>
              <w:cnfStyle w:val="000000100000" w:firstRow="0" w:lastRow="0" w:firstColumn="0" w:lastColumn="0" w:oddVBand="0" w:evenVBand="0" w:oddHBand="1" w:evenHBand="0" w:firstRowFirstColumn="0" w:firstRowLastColumn="0" w:lastRowFirstColumn="0" w:lastRowLastColumn="0"/>
              <w:rPr>
                <w:del w:id="1831" w:author="Awet Teka" w:date="2025-09-13T13:54:00Z" w16du:dateUtc="2025-09-13T10:54:00Z"/>
              </w:rPr>
            </w:pPr>
            <w:del w:id="1832" w:author="Awet Teka" w:date="2025-09-13T13:54:00Z" w16du:dateUtc="2025-09-13T10:54:00Z">
              <w:r w:rsidDel="00790ECC">
                <w:delText>INT, FK → Road</w:delText>
              </w:r>
            </w:del>
          </w:p>
        </w:tc>
        <w:tc>
          <w:tcPr>
            <w:tcW w:w="2649" w:type="dxa"/>
          </w:tcPr>
          <w:p w14:paraId="70DFD708" w14:textId="07C77EEF" w:rsidR="000E25C4" w:rsidDel="00790ECC" w:rsidRDefault="000E25C4" w:rsidP="002D4EAB">
            <w:pPr>
              <w:cnfStyle w:val="000000100000" w:firstRow="0" w:lastRow="0" w:firstColumn="0" w:lastColumn="0" w:oddVBand="0" w:evenVBand="0" w:oddHBand="1" w:evenHBand="0" w:firstRowFirstColumn="0" w:firstRowLastColumn="0" w:lastRowFirstColumn="0" w:lastRowLastColumn="0"/>
              <w:rPr>
                <w:del w:id="1833" w:author="Awet Teka" w:date="2025-09-13T13:54:00Z" w16du:dateUtc="2025-09-13T10:54:00Z"/>
              </w:rPr>
            </w:pPr>
            <w:del w:id="1834" w:author="Awet Teka" w:date="2025-09-13T13:54:00Z" w16du:dateUtc="2025-09-13T10:54:00Z">
              <w:r w:rsidDel="00790ECC">
                <w:delText>Road reference</w:delText>
              </w:r>
            </w:del>
          </w:p>
        </w:tc>
      </w:tr>
      <w:tr w:rsidR="000E25C4" w:rsidDel="00790ECC" w14:paraId="449981B6" w14:textId="70006613" w:rsidTr="00790ECC">
        <w:trPr>
          <w:del w:id="1835" w:author="Awet Teka" w:date="2025-09-13T13:54:00Z"/>
        </w:trPr>
        <w:tc>
          <w:tcPr>
            <w:cnfStyle w:val="001000000000" w:firstRow="0" w:lastRow="0" w:firstColumn="1" w:lastColumn="0" w:oddVBand="0" w:evenVBand="0" w:oddHBand="0" w:evenHBand="0" w:firstRowFirstColumn="0" w:firstRowLastColumn="0" w:lastRowFirstColumn="0" w:lastRowLastColumn="0"/>
            <w:tcW w:w="2197" w:type="dxa"/>
          </w:tcPr>
          <w:p w14:paraId="50D40D22" w14:textId="5B2EF8D5" w:rsidR="000E25C4" w:rsidDel="00790ECC" w:rsidRDefault="000E25C4" w:rsidP="002D4EAB">
            <w:pPr>
              <w:rPr>
                <w:del w:id="1836" w:author="Awet Teka" w:date="2025-09-13T13:54:00Z" w16du:dateUtc="2025-09-13T10:54:00Z"/>
              </w:rPr>
            </w:pPr>
            <w:del w:id="1837" w:author="Awet Teka" w:date="2025-09-13T13:54:00Z" w16du:dateUtc="2025-09-13T10:54:00Z">
              <w:r w:rsidDel="00790ECC">
                <w:delText>priority_rank</w:delText>
              </w:r>
            </w:del>
          </w:p>
        </w:tc>
        <w:tc>
          <w:tcPr>
            <w:tcW w:w="3774" w:type="dxa"/>
          </w:tcPr>
          <w:p w14:paraId="7208A006" w14:textId="6C9DDE5E" w:rsidR="000E25C4" w:rsidDel="00790ECC" w:rsidRDefault="000E25C4" w:rsidP="002D4EAB">
            <w:pPr>
              <w:cnfStyle w:val="000000000000" w:firstRow="0" w:lastRow="0" w:firstColumn="0" w:lastColumn="0" w:oddVBand="0" w:evenVBand="0" w:oddHBand="0" w:evenHBand="0" w:firstRowFirstColumn="0" w:firstRowLastColumn="0" w:lastRowFirstColumn="0" w:lastRowLastColumn="0"/>
              <w:rPr>
                <w:del w:id="1838" w:author="Awet Teka" w:date="2025-09-13T13:54:00Z" w16du:dateUtc="2025-09-13T10:54:00Z"/>
              </w:rPr>
            </w:pPr>
            <w:del w:id="1839" w:author="Awet Teka" w:date="2025-09-13T13:54:00Z" w16du:dateUtc="2025-09-13T10:54:00Z">
              <w:r w:rsidDel="00790ECC">
                <w:delText>INT</w:delText>
              </w:r>
            </w:del>
          </w:p>
        </w:tc>
        <w:tc>
          <w:tcPr>
            <w:tcW w:w="2649" w:type="dxa"/>
          </w:tcPr>
          <w:p w14:paraId="4FEFFBBE" w14:textId="6CE6DEDB" w:rsidR="000E25C4" w:rsidDel="00790ECC" w:rsidRDefault="000E25C4" w:rsidP="002D4EAB">
            <w:pPr>
              <w:cnfStyle w:val="000000000000" w:firstRow="0" w:lastRow="0" w:firstColumn="0" w:lastColumn="0" w:oddVBand="0" w:evenVBand="0" w:oddHBand="0" w:evenHBand="0" w:firstRowFirstColumn="0" w:firstRowLastColumn="0" w:lastRowFirstColumn="0" w:lastRowLastColumn="0"/>
              <w:rPr>
                <w:del w:id="1840" w:author="Awet Teka" w:date="2025-09-13T13:54:00Z" w16du:dateUtc="2025-09-13T10:54:00Z"/>
              </w:rPr>
            </w:pPr>
            <w:del w:id="1841" w:author="Awet Teka" w:date="2025-09-13T13:54:00Z" w16du:dateUtc="2025-09-13T10:54:00Z">
              <w:r w:rsidDel="00790ECC">
                <w:delText>Priority rank</w:delText>
              </w:r>
            </w:del>
          </w:p>
        </w:tc>
      </w:tr>
      <w:tr w:rsidR="000E25C4" w:rsidDel="00790ECC" w14:paraId="39C59063" w14:textId="5C76C69C" w:rsidTr="00790ECC">
        <w:trPr>
          <w:cnfStyle w:val="000000100000" w:firstRow="0" w:lastRow="0" w:firstColumn="0" w:lastColumn="0" w:oddVBand="0" w:evenVBand="0" w:oddHBand="1" w:evenHBand="0" w:firstRowFirstColumn="0" w:firstRowLastColumn="0" w:lastRowFirstColumn="0" w:lastRowLastColumn="0"/>
          <w:del w:id="1842" w:author="Awet Teka" w:date="2025-09-13T13:54:00Z"/>
        </w:trPr>
        <w:tc>
          <w:tcPr>
            <w:cnfStyle w:val="001000000000" w:firstRow="0" w:lastRow="0" w:firstColumn="1" w:lastColumn="0" w:oddVBand="0" w:evenVBand="0" w:oddHBand="0" w:evenHBand="0" w:firstRowFirstColumn="0" w:firstRowLastColumn="0" w:lastRowFirstColumn="0" w:lastRowLastColumn="0"/>
            <w:tcW w:w="2197" w:type="dxa"/>
          </w:tcPr>
          <w:p w14:paraId="50120D37" w14:textId="1F33CDBB" w:rsidR="000E25C4" w:rsidDel="00790ECC" w:rsidRDefault="000E25C4" w:rsidP="002D4EAB">
            <w:pPr>
              <w:rPr>
                <w:del w:id="1843" w:author="Awet Teka" w:date="2025-09-13T13:54:00Z" w16du:dateUtc="2025-09-13T10:54:00Z"/>
              </w:rPr>
            </w:pPr>
            <w:del w:id="1844" w:author="Awet Teka" w:date="2025-09-13T13:54:00Z" w16du:dateUtc="2025-09-13T10:54:00Z">
              <w:r w:rsidDel="00790ECC">
                <w:delText>total_budget</w:delText>
              </w:r>
            </w:del>
          </w:p>
        </w:tc>
        <w:tc>
          <w:tcPr>
            <w:tcW w:w="3774" w:type="dxa"/>
          </w:tcPr>
          <w:p w14:paraId="5F91D89C" w14:textId="3811B8E9" w:rsidR="000E25C4" w:rsidDel="00790ECC" w:rsidRDefault="000E25C4" w:rsidP="002D4EAB">
            <w:pPr>
              <w:cnfStyle w:val="000000100000" w:firstRow="0" w:lastRow="0" w:firstColumn="0" w:lastColumn="0" w:oddVBand="0" w:evenVBand="0" w:oddHBand="1" w:evenHBand="0" w:firstRowFirstColumn="0" w:firstRowLastColumn="0" w:lastRowFirstColumn="0" w:lastRowLastColumn="0"/>
              <w:rPr>
                <w:del w:id="1845" w:author="Awet Teka" w:date="2025-09-13T13:54:00Z" w16du:dateUtc="2025-09-13T10:54:00Z"/>
              </w:rPr>
            </w:pPr>
            <w:del w:id="1846" w:author="Awet Teka" w:date="2025-09-13T13:54:00Z" w16du:dateUtc="2025-09-13T10:54:00Z">
              <w:r w:rsidDel="00790ECC">
                <w:delText>NUMERIC(15,2)</w:delText>
              </w:r>
            </w:del>
          </w:p>
        </w:tc>
        <w:tc>
          <w:tcPr>
            <w:tcW w:w="2649" w:type="dxa"/>
          </w:tcPr>
          <w:p w14:paraId="792FCC82" w14:textId="7162201C" w:rsidR="000E25C4" w:rsidDel="00790ECC" w:rsidRDefault="000E25C4" w:rsidP="002D4EAB">
            <w:pPr>
              <w:cnfStyle w:val="000000100000" w:firstRow="0" w:lastRow="0" w:firstColumn="0" w:lastColumn="0" w:oddVBand="0" w:evenVBand="0" w:oddHBand="1" w:evenHBand="0" w:firstRowFirstColumn="0" w:firstRowLastColumn="0" w:lastRowFirstColumn="0" w:lastRowLastColumn="0"/>
              <w:rPr>
                <w:del w:id="1847" w:author="Awet Teka" w:date="2025-09-13T13:54:00Z" w16du:dateUtc="2025-09-13T10:54:00Z"/>
              </w:rPr>
            </w:pPr>
            <w:del w:id="1848" w:author="Awet Teka" w:date="2025-09-13T13:54:00Z" w16du:dateUtc="2025-09-13T10:54:00Z">
              <w:r w:rsidDel="00790ECC">
                <w:delText>Total budget</w:delText>
              </w:r>
            </w:del>
          </w:p>
        </w:tc>
      </w:tr>
      <w:tr w:rsidR="000E25C4" w:rsidDel="00790ECC" w14:paraId="538F6D05" w14:textId="182782AA" w:rsidTr="00790ECC">
        <w:trPr>
          <w:del w:id="1849" w:author="Awet Teka" w:date="2025-09-13T13:54:00Z"/>
        </w:trPr>
        <w:tc>
          <w:tcPr>
            <w:cnfStyle w:val="001000000000" w:firstRow="0" w:lastRow="0" w:firstColumn="1" w:lastColumn="0" w:oddVBand="0" w:evenVBand="0" w:oddHBand="0" w:evenHBand="0" w:firstRowFirstColumn="0" w:firstRowLastColumn="0" w:lastRowFirstColumn="0" w:lastRowLastColumn="0"/>
            <w:tcW w:w="2197" w:type="dxa"/>
          </w:tcPr>
          <w:p w14:paraId="6B40F4DD" w14:textId="5CE76928" w:rsidR="000E25C4" w:rsidDel="00790ECC" w:rsidRDefault="000E25C4" w:rsidP="002D4EAB">
            <w:pPr>
              <w:rPr>
                <w:del w:id="1850" w:author="Awet Teka" w:date="2025-09-13T13:54:00Z" w16du:dateUtc="2025-09-13T10:54:00Z"/>
              </w:rPr>
            </w:pPr>
            <w:del w:id="1851" w:author="Awet Teka" w:date="2025-09-13T13:54:00Z" w16du:dateUtc="2025-09-13T10:54:00Z">
              <w:r w:rsidDel="00790ECC">
                <w:delText>rm_budget</w:delText>
              </w:r>
            </w:del>
          </w:p>
        </w:tc>
        <w:tc>
          <w:tcPr>
            <w:tcW w:w="3774" w:type="dxa"/>
          </w:tcPr>
          <w:p w14:paraId="35FEA664" w14:textId="5DEF3A8B" w:rsidR="000E25C4" w:rsidDel="00790ECC" w:rsidRDefault="000E25C4" w:rsidP="002D4EAB">
            <w:pPr>
              <w:cnfStyle w:val="000000000000" w:firstRow="0" w:lastRow="0" w:firstColumn="0" w:lastColumn="0" w:oddVBand="0" w:evenVBand="0" w:oddHBand="0" w:evenHBand="0" w:firstRowFirstColumn="0" w:firstRowLastColumn="0" w:lastRowFirstColumn="0" w:lastRowLastColumn="0"/>
              <w:rPr>
                <w:del w:id="1852" w:author="Awet Teka" w:date="2025-09-13T13:54:00Z" w16du:dateUtc="2025-09-13T10:54:00Z"/>
              </w:rPr>
            </w:pPr>
            <w:del w:id="1853" w:author="Awet Teka" w:date="2025-09-13T13:54:00Z" w16du:dateUtc="2025-09-13T10:54:00Z">
              <w:r w:rsidDel="00790ECC">
                <w:delText>NUMERIC(15,2)</w:delText>
              </w:r>
            </w:del>
          </w:p>
        </w:tc>
        <w:tc>
          <w:tcPr>
            <w:tcW w:w="2649" w:type="dxa"/>
          </w:tcPr>
          <w:p w14:paraId="05421795" w14:textId="1F4E4130" w:rsidR="000E25C4" w:rsidDel="00790ECC" w:rsidRDefault="000E25C4" w:rsidP="002D4EAB">
            <w:pPr>
              <w:cnfStyle w:val="000000000000" w:firstRow="0" w:lastRow="0" w:firstColumn="0" w:lastColumn="0" w:oddVBand="0" w:evenVBand="0" w:oddHBand="0" w:evenHBand="0" w:firstRowFirstColumn="0" w:firstRowLastColumn="0" w:lastRowFirstColumn="0" w:lastRowLastColumn="0"/>
              <w:rPr>
                <w:del w:id="1854" w:author="Awet Teka" w:date="2025-09-13T13:54:00Z" w16du:dateUtc="2025-09-13T10:54:00Z"/>
              </w:rPr>
            </w:pPr>
            <w:del w:id="1855" w:author="Awet Teka" w:date="2025-09-13T13:54:00Z" w16du:dateUtc="2025-09-13T10:54:00Z">
              <w:r w:rsidDel="00790ECC">
                <w:delText>Routine Maintenance budget</w:delText>
              </w:r>
            </w:del>
          </w:p>
        </w:tc>
      </w:tr>
      <w:tr w:rsidR="000E25C4" w:rsidDel="00790ECC" w14:paraId="4B451C88" w14:textId="63E1CCD5" w:rsidTr="00790ECC">
        <w:trPr>
          <w:cnfStyle w:val="000000100000" w:firstRow="0" w:lastRow="0" w:firstColumn="0" w:lastColumn="0" w:oddVBand="0" w:evenVBand="0" w:oddHBand="1" w:evenHBand="0" w:firstRowFirstColumn="0" w:firstRowLastColumn="0" w:lastRowFirstColumn="0" w:lastRowLastColumn="0"/>
          <w:del w:id="1856" w:author="Awet Teka" w:date="2025-09-13T13:54:00Z"/>
        </w:trPr>
        <w:tc>
          <w:tcPr>
            <w:cnfStyle w:val="001000000000" w:firstRow="0" w:lastRow="0" w:firstColumn="1" w:lastColumn="0" w:oddVBand="0" w:evenVBand="0" w:oddHBand="0" w:evenHBand="0" w:firstRowFirstColumn="0" w:firstRowLastColumn="0" w:lastRowFirstColumn="0" w:lastRowLastColumn="0"/>
            <w:tcW w:w="2197" w:type="dxa"/>
          </w:tcPr>
          <w:p w14:paraId="40563401" w14:textId="46197282" w:rsidR="000E25C4" w:rsidDel="00790ECC" w:rsidRDefault="000E25C4" w:rsidP="002D4EAB">
            <w:pPr>
              <w:rPr>
                <w:del w:id="1857" w:author="Awet Teka" w:date="2025-09-13T13:54:00Z" w16du:dateUtc="2025-09-13T10:54:00Z"/>
              </w:rPr>
            </w:pPr>
            <w:del w:id="1858" w:author="Awet Teka" w:date="2025-09-13T13:54:00Z" w16du:dateUtc="2025-09-13T10:54:00Z">
              <w:r w:rsidDel="00790ECC">
                <w:delText>pm_budget</w:delText>
              </w:r>
            </w:del>
          </w:p>
        </w:tc>
        <w:tc>
          <w:tcPr>
            <w:tcW w:w="3774" w:type="dxa"/>
          </w:tcPr>
          <w:p w14:paraId="4615E660" w14:textId="2262EE6E" w:rsidR="000E25C4" w:rsidDel="00790ECC" w:rsidRDefault="000E25C4" w:rsidP="002D4EAB">
            <w:pPr>
              <w:cnfStyle w:val="000000100000" w:firstRow="0" w:lastRow="0" w:firstColumn="0" w:lastColumn="0" w:oddVBand="0" w:evenVBand="0" w:oddHBand="1" w:evenHBand="0" w:firstRowFirstColumn="0" w:firstRowLastColumn="0" w:lastRowFirstColumn="0" w:lastRowLastColumn="0"/>
              <w:rPr>
                <w:del w:id="1859" w:author="Awet Teka" w:date="2025-09-13T13:54:00Z" w16du:dateUtc="2025-09-13T10:54:00Z"/>
              </w:rPr>
            </w:pPr>
            <w:del w:id="1860" w:author="Awet Teka" w:date="2025-09-13T13:54:00Z" w16du:dateUtc="2025-09-13T10:54:00Z">
              <w:r w:rsidDel="00790ECC">
                <w:delText>NUMERIC(15,2)</w:delText>
              </w:r>
            </w:del>
          </w:p>
        </w:tc>
        <w:tc>
          <w:tcPr>
            <w:tcW w:w="2649" w:type="dxa"/>
          </w:tcPr>
          <w:p w14:paraId="5133CCD0" w14:textId="669E59A4" w:rsidR="000E25C4" w:rsidDel="00790ECC" w:rsidRDefault="000E25C4" w:rsidP="002D4EAB">
            <w:pPr>
              <w:cnfStyle w:val="000000100000" w:firstRow="0" w:lastRow="0" w:firstColumn="0" w:lastColumn="0" w:oddVBand="0" w:evenVBand="0" w:oddHBand="1" w:evenHBand="0" w:firstRowFirstColumn="0" w:firstRowLastColumn="0" w:lastRowFirstColumn="0" w:lastRowLastColumn="0"/>
              <w:rPr>
                <w:del w:id="1861" w:author="Awet Teka" w:date="2025-09-13T13:54:00Z" w16du:dateUtc="2025-09-13T10:54:00Z"/>
              </w:rPr>
            </w:pPr>
            <w:del w:id="1862" w:author="Awet Teka" w:date="2025-09-13T13:54:00Z" w16du:dateUtc="2025-09-13T10:54:00Z">
              <w:r w:rsidDel="00790ECC">
                <w:delText>Periodic Maintenance budget</w:delText>
              </w:r>
            </w:del>
          </w:p>
        </w:tc>
      </w:tr>
      <w:tr w:rsidR="000E25C4" w:rsidDel="00790ECC" w14:paraId="3DBE55CE" w14:textId="53C359B2" w:rsidTr="00790ECC">
        <w:trPr>
          <w:del w:id="1863" w:author="Awet Teka" w:date="2025-09-13T13:54:00Z"/>
        </w:trPr>
        <w:tc>
          <w:tcPr>
            <w:cnfStyle w:val="001000000000" w:firstRow="0" w:lastRow="0" w:firstColumn="1" w:lastColumn="0" w:oddVBand="0" w:evenVBand="0" w:oddHBand="0" w:evenHBand="0" w:firstRowFirstColumn="0" w:firstRowLastColumn="0" w:lastRowFirstColumn="0" w:lastRowLastColumn="0"/>
            <w:tcW w:w="2197" w:type="dxa"/>
          </w:tcPr>
          <w:p w14:paraId="3564667F" w14:textId="73AFB0AF" w:rsidR="000E25C4" w:rsidDel="00790ECC" w:rsidRDefault="000E25C4" w:rsidP="002D4EAB">
            <w:pPr>
              <w:rPr>
                <w:del w:id="1864" w:author="Awet Teka" w:date="2025-09-13T13:54:00Z" w16du:dateUtc="2025-09-13T10:54:00Z"/>
              </w:rPr>
            </w:pPr>
            <w:del w:id="1865" w:author="Awet Teka" w:date="2025-09-13T13:54:00Z" w16du:dateUtc="2025-09-13T10:54:00Z">
              <w:r w:rsidDel="00790ECC">
                <w:delText>rehab_budget</w:delText>
              </w:r>
            </w:del>
          </w:p>
        </w:tc>
        <w:tc>
          <w:tcPr>
            <w:tcW w:w="3774" w:type="dxa"/>
          </w:tcPr>
          <w:p w14:paraId="67BCEEDA" w14:textId="2512056C" w:rsidR="000E25C4" w:rsidDel="00790ECC" w:rsidRDefault="000E25C4" w:rsidP="002D4EAB">
            <w:pPr>
              <w:cnfStyle w:val="000000000000" w:firstRow="0" w:lastRow="0" w:firstColumn="0" w:lastColumn="0" w:oddVBand="0" w:evenVBand="0" w:oddHBand="0" w:evenHBand="0" w:firstRowFirstColumn="0" w:firstRowLastColumn="0" w:lastRowFirstColumn="0" w:lastRowLastColumn="0"/>
              <w:rPr>
                <w:del w:id="1866" w:author="Awet Teka" w:date="2025-09-13T13:54:00Z" w16du:dateUtc="2025-09-13T10:54:00Z"/>
              </w:rPr>
            </w:pPr>
            <w:del w:id="1867" w:author="Awet Teka" w:date="2025-09-13T13:54:00Z" w16du:dateUtc="2025-09-13T10:54:00Z">
              <w:r w:rsidDel="00790ECC">
                <w:delText>NUMERIC(15,2)</w:delText>
              </w:r>
            </w:del>
          </w:p>
        </w:tc>
        <w:tc>
          <w:tcPr>
            <w:tcW w:w="2649" w:type="dxa"/>
          </w:tcPr>
          <w:p w14:paraId="5623FD6E" w14:textId="62F7B40E" w:rsidR="000E25C4" w:rsidDel="00790ECC" w:rsidRDefault="000E25C4" w:rsidP="002D4EAB">
            <w:pPr>
              <w:cnfStyle w:val="000000000000" w:firstRow="0" w:lastRow="0" w:firstColumn="0" w:lastColumn="0" w:oddVBand="0" w:evenVBand="0" w:oddHBand="0" w:evenHBand="0" w:firstRowFirstColumn="0" w:firstRowLastColumn="0" w:lastRowFirstColumn="0" w:lastRowLastColumn="0"/>
              <w:rPr>
                <w:del w:id="1868" w:author="Awet Teka" w:date="2025-09-13T13:54:00Z" w16du:dateUtc="2025-09-13T10:54:00Z"/>
              </w:rPr>
            </w:pPr>
            <w:del w:id="1869" w:author="Awet Teka" w:date="2025-09-13T13:54:00Z" w16du:dateUtc="2025-09-13T10:54:00Z">
              <w:r w:rsidDel="00790ECC">
                <w:delText>Rehabilitation budget</w:delText>
              </w:r>
            </w:del>
          </w:p>
        </w:tc>
      </w:tr>
      <w:tr w:rsidR="000E25C4" w:rsidDel="00790ECC" w14:paraId="7EEC5557" w14:textId="458D7001" w:rsidTr="00790ECC">
        <w:trPr>
          <w:cnfStyle w:val="000000100000" w:firstRow="0" w:lastRow="0" w:firstColumn="0" w:lastColumn="0" w:oddVBand="0" w:evenVBand="0" w:oddHBand="1" w:evenHBand="0" w:firstRowFirstColumn="0" w:firstRowLastColumn="0" w:lastRowFirstColumn="0" w:lastRowLastColumn="0"/>
          <w:del w:id="1870" w:author="Awet Teka" w:date="2025-09-13T13:54:00Z"/>
        </w:trPr>
        <w:tc>
          <w:tcPr>
            <w:cnfStyle w:val="001000000000" w:firstRow="0" w:lastRow="0" w:firstColumn="1" w:lastColumn="0" w:oddVBand="0" w:evenVBand="0" w:oddHBand="0" w:evenHBand="0" w:firstRowFirstColumn="0" w:firstRowLastColumn="0" w:lastRowFirstColumn="0" w:lastRowLastColumn="0"/>
            <w:tcW w:w="2197" w:type="dxa"/>
          </w:tcPr>
          <w:p w14:paraId="49EE8871" w14:textId="3D6113E9" w:rsidR="000E25C4" w:rsidDel="00790ECC" w:rsidRDefault="000E25C4" w:rsidP="002D4EAB">
            <w:pPr>
              <w:rPr>
                <w:del w:id="1871" w:author="Awet Teka" w:date="2025-09-13T13:54:00Z" w16du:dateUtc="2025-09-13T10:54:00Z"/>
              </w:rPr>
            </w:pPr>
            <w:del w:id="1872" w:author="Awet Teka" w:date="2025-09-13T13:54:00Z" w16du:dateUtc="2025-09-13T10:54:00Z">
              <w:r w:rsidDel="00790ECC">
                <w:delText>road_bneck_budget</w:delText>
              </w:r>
            </w:del>
          </w:p>
        </w:tc>
        <w:tc>
          <w:tcPr>
            <w:tcW w:w="3774" w:type="dxa"/>
          </w:tcPr>
          <w:p w14:paraId="5EF53143" w14:textId="1C26C1D7" w:rsidR="000E25C4" w:rsidDel="00790ECC" w:rsidRDefault="000E25C4" w:rsidP="002D4EAB">
            <w:pPr>
              <w:cnfStyle w:val="000000100000" w:firstRow="0" w:lastRow="0" w:firstColumn="0" w:lastColumn="0" w:oddVBand="0" w:evenVBand="0" w:oddHBand="1" w:evenHBand="0" w:firstRowFirstColumn="0" w:firstRowLastColumn="0" w:lastRowFirstColumn="0" w:lastRowLastColumn="0"/>
              <w:rPr>
                <w:del w:id="1873" w:author="Awet Teka" w:date="2025-09-13T13:54:00Z" w16du:dateUtc="2025-09-13T10:54:00Z"/>
              </w:rPr>
            </w:pPr>
            <w:del w:id="1874" w:author="Awet Teka" w:date="2025-09-13T13:54:00Z" w16du:dateUtc="2025-09-13T10:54:00Z">
              <w:r w:rsidDel="00790ECC">
                <w:delText>NUMERIC(15,2)</w:delText>
              </w:r>
            </w:del>
          </w:p>
        </w:tc>
        <w:tc>
          <w:tcPr>
            <w:tcW w:w="2649" w:type="dxa"/>
          </w:tcPr>
          <w:p w14:paraId="7F6FCBDA" w14:textId="5FA7DB1A" w:rsidR="000E25C4" w:rsidDel="00790ECC" w:rsidRDefault="000E25C4" w:rsidP="002D4EAB">
            <w:pPr>
              <w:cnfStyle w:val="000000100000" w:firstRow="0" w:lastRow="0" w:firstColumn="0" w:lastColumn="0" w:oddVBand="0" w:evenVBand="0" w:oddHBand="1" w:evenHBand="0" w:firstRowFirstColumn="0" w:firstRowLastColumn="0" w:lastRowFirstColumn="0" w:lastRowLastColumn="0"/>
              <w:rPr>
                <w:del w:id="1875" w:author="Awet Teka" w:date="2025-09-13T13:54:00Z" w16du:dateUtc="2025-09-13T10:54:00Z"/>
              </w:rPr>
            </w:pPr>
            <w:del w:id="1876" w:author="Awet Teka" w:date="2025-09-13T13:54:00Z" w16du:dateUtc="2025-09-13T10:54:00Z">
              <w:r w:rsidDel="00790ECC">
                <w:delText>Road bottleneck budget</w:delText>
              </w:r>
            </w:del>
          </w:p>
        </w:tc>
      </w:tr>
      <w:tr w:rsidR="000E25C4" w:rsidDel="00790ECC" w14:paraId="1C38D995" w14:textId="7756B831" w:rsidTr="00790ECC">
        <w:trPr>
          <w:del w:id="1877" w:author="Awet Teka" w:date="2025-09-13T13:54:00Z"/>
        </w:trPr>
        <w:tc>
          <w:tcPr>
            <w:cnfStyle w:val="001000000000" w:firstRow="0" w:lastRow="0" w:firstColumn="1" w:lastColumn="0" w:oddVBand="0" w:evenVBand="0" w:oddHBand="0" w:evenHBand="0" w:firstRowFirstColumn="0" w:firstRowLastColumn="0" w:lastRowFirstColumn="0" w:lastRowLastColumn="0"/>
            <w:tcW w:w="2197" w:type="dxa"/>
          </w:tcPr>
          <w:p w14:paraId="4B92E137" w14:textId="71D00BFC" w:rsidR="000E25C4" w:rsidDel="00790ECC" w:rsidRDefault="000E25C4" w:rsidP="002D4EAB">
            <w:pPr>
              <w:rPr>
                <w:del w:id="1878" w:author="Awet Teka" w:date="2025-09-13T13:54:00Z" w16du:dateUtc="2025-09-13T10:54:00Z"/>
              </w:rPr>
            </w:pPr>
            <w:del w:id="1879" w:author="Awet Teka" w:date="2025-09-13T13:54:00Z" w16du:dateUtc="2025-09-13T10:54:00Z">
              <w:r w:rsidDel="00790ECC">
                <w:delText>struct_bneck_budget</w:delText>
              </w:r>
            </w:del>
          </w:p>
        </w:tc>
        <w:tc>
          <w:tcPr>
            <w:tcW w:w="3774" w:type="dxa"/>
          </w:tcPr>
          <w:p w14:paraId="5CD6E980" w14:textId="2F8B2B7F" w:rsidR="000E25C4" w:rsidDel="00790ECC" w:rsidRDefault="000E25C4" w:rsidP="002D4EAB">
            <w:pPr>
              <w:cnfStyle w:val="000000000000" w:firstRow="0" w:lastRow="0" w:firstColumn="0" w:lastColumn="0" w:oddVBand="0" w:evenVBand="0" w:oddHBand="0" w:evenHBand="0" w:firstRowFirstColumn="0" w:firstRowLastColumn="0" w:lastRowFirstColumn="0" w:lastRowLastColumn="0"/>
              <w:rPr>
                <w:del w:id="1880" w:author="Awet Teka" w:date="2025-09-13T13:54:00Z" w16du:dateUtc="2025-09-13T10:54:00Z"/>
              </w:rPr>
            </w:pPr>
            <w:del w:id="1881" w:author="Awet Teka" w:date="2025-09-13T13:54:00Z" w16du:dateUtc="2025-09-13T10:54:00Z">
              <w:r w:rsidDel="00790ECC">
                <w:delText>NUMERIC(15,2)</w:delText>
              </w:r>
            </w:del>
          </w:p>
        </w:tc>
        <w:tc>
          <w:tcPr>
            <w:tcW w:w="2649" w:type="dxa"/>
          </w:tcPr>
          <w:p w14:paraId="3BC8AA44" w14:textId="552E96A9" w:rsidR="000E25C4" w:rsidDel="00790ECC" w:rsidRDefault="000E25C4" w:rsidP="002D4EAB">
            <w:pPr>
              <w:cnfStyle w:val="000000000000" w:firstRow="0" w:lastRow="0" w:firstColumn="0" w:lastColumn="0" w:oddVBand="0" w:evenVBand="0" w:oddHBand="0" w:evenHBand="0" w:firstRowFirstColumn="0" w:firstRowLastColumn="0" w:lastRowFirstColumn="0" w:lastRowLastColumn="0"/>
              <w:rPr>
                <w:del w:id="1882" w:author="Awet Teka" w:date="2025-09-13T13:54:00Z" w16du:dateUtc="2025-09-13T10:54:00Z"/>
              </w:rPr>
            </w:pPr>
            <w:del w:id="1883" w:author="Awet Teka" w:date="2025-09-13T13:54:00Z" w16du:dateUtc="2025-09-13T10:54:00Z">
              <w:r w:rsidDel="00790ECC">
                <w:delText>Structure bottleneck budget</w:delText>
              </w:r>
            </w:del>
          </w:p>
        </w:tc>
      </w:tr>
      <w:tr w:rsidR="000E25C4" w:rsidDel="00790ECC" w14:paraId="65319B62" w14:textId="25803C14" w:rsidTr="00790ECC">
        <w:trPr>
          <w:cnfStyle w:val="000000100000" w:firstRow="0" w:lastRow="0" w:firstColumn="0" w:lastColumn="0" w:oddVBand="0" w:evenVBand="0" w:oddHBand="1" w:evenHBand="0" w:firstRowFirstColumn="0" w:firstRowLastColumn="0" w:lastRowFirstColumn="0" w:lastRowLastColumn="0"/>
          <w:del w:id="1884" w:author="Awet Teka" w:date="2025-09-13T13:54:00Z"/>
        </w:trPr>
        <w:tc>
          <w:tcPr>
            <w:cnfStyle w:val="001000000000" w:firstRow="0" w:lastRow="0" w:firstColumn="1" w:lastColumn="0" w:oddVBand="0" w:evenVBand="0" w:oddHBand="0" w:evenHBand="0" w:firstRowFirstColumn="0" w:firstRowLastColumn="0" w:lastRowFirstColumn="0" w:lastRowLastColumn="0"/>
            <w:tcW w:w="2197" w:type="dxa"/>
          </w:tcPr>
          <w:p w14:paraId="4BFFEBAA" w14:textId="78A5DA24" w:rsidR="000E25C4" w:rsidDel="00790ECC" w:rsidRDefault="000E25C4" w:rsidP="002D4EAB">
            <w:pPr>
              <w:rPr>
                <w:del w:id="1885" w:author="Awet Teka" w:date="2025-09-13T13:54:00Z" w16du:dateUtc="2025-09-13T10:54:00Z"/>
              </w:rPr>
            </w:pPr>
            <w:del w:id="1886" w:author="Awet Teka" w:date="2025-09-13T13:54:00Z" w16du:dateUtc="2025-09-13T10:54:00Z">
              <w:r w:rsidDel="00790ECC">
                <w:delText>status</w:delText>
              </w:r>
            </w:del>
          </w:p>
        </w:tc>
        <w:tc>
          <w:tcPr>
            <w:tcW w:w="3774" w:type="dxa"/>
          </w:tcPr>
          <w:p w14:paraId="3400BDFD" w14:textId="7B73338E" w:rsidR="000E25C4" w:rsidDel="00790ECC" w:rsidRDefault="000E25C4" w:rsidP="002D4EAB">
            <w:pPr>
              <w:cnfStyle w:val="000000100000" w:firstRow="0" w:lastRow="0" w:firstColumn="0" w:lastColumn="0" w:oddVBand="0" w:evenVBand="0" w:oddHBand="1" w:evenHBand="0" w:firstRowFirstColumn="0" w:firstRowLastColumn="0" w:lastRowFirstColumn="0" w:lastRowLastColumn="0"/>
              <w:rPr>
                <w:del w:id="1887" w:author="Awet Teka" w:date="2025-09-13T13:54:00Z" w16du:dateUtc="2025-09-13T10:54:00Z"/>
              </w:rPr>
            </w:pPr>
            <w:del w:id="1888" w:author="Awet Teka" w:date="2025-09-13T13:54:00Z" w16du:dateUtc="2025-09-13T10:54:00Z">
              <w:r w:rsidDel="00790ECC">
                <w:delText>ENUM('Draft','Submitted','Approved',</w:delText>
              </w:r>
              <w:r w:rsidDel="00790ECC">
                <w:br/>
                <w:delText>'Executing','Completed')</w:delText>
              </w:r>
            </w:del>
          </w:p>
        </w:tc>
        <w:tc>
          <w:tcPr>
            <w:tcW w:w="2649" w:type="dxa"/>
          </w:tcPr>
          <w:p w14:paraId="1B855599" w14:textId="14CA0721" w:rsidR="000E25C4" w:rsidDel="00790ECC" w:rsidRDefault="000E25C4" w:rsidP="002D4EAB">
            <w:pPr>
              <w:cnfStyle w:val="000000100000" w:firstRow="0" w:lastRow="0" w:firstColumn="0" w:lastColumn="0" w:oddVBand="0" w:evenVBand="0" w:oddHBand="1" w:evenHBand="0" w:firstRowFirstColumn="0" w:firstRowLastColumn="0" w:lastRowFirstColumn="0" w:lastRowLastColumn="0"/>
              <w:rPr>
                <w:del w:id="1889" w:author="Awet Teka" w:date="2025-09-13T13:54:00Z" w16du:dateUtc="2025-09-13T10:54:00Z"/>
              </w:rPr>
            </w:pPr>
            <w:del w:id="1890" w:author="Awet Teka" w:date="2025-09-13T13:54:00Z" w16du:dateUtc="2025-09-13T10:54:00Z">
              <w:r w:rsidDel="00790ECC">
                <w:delText>Plan status</w:delText>
              </w:r>
            </w:del>
          </w:p>
        </w:tc>
      </w:tr>
      <w:tr w:rsidR="000E25C4" w:rsidDel="00790ECC" w14:paraId="1ACFE0AB" w14:textId="39669340" w:rsidTr="00790ECC">
        <w:trPr>
          <w:del w:id="1891" w:author="Awet Teka" w:date="2025-09-13T13:54:00Z"/>
        </w:trPr>
        <w:tc>
          <w:tcPr>
            <w:cnfStyle w:val="001000000000" w:firstRow="0" w:lastRow="0" w:firstColumn="1" w:lastColumn="0" w:oddVBand="0" w:evenVBand="0" w:oddHBand="0" w:evenHBand="0" w:firstRowFirstColumn="0" w:firstRowLastColumn="0" w:lastRowFirstColumn="0" w:lastRowLastColumn="0"/>
            <w:tcW w:w="2197" w:type="dxa"/>
          </w:tcPr>
          <w:p w14:paraId="3B22DF69" w14:textId="2BAD925D" w:rsidR="000E25C4" w:rsidDel="00790ECC" w:rsidRDefault="000E25C4" w:rsidP="002D4EAB">
            <w:pPr>
              <w:rPr>
                <w:del w:id="1892" w:author="Awet Teka" w:date="2025-09-13T13:54:00Z" w16du:dateUtc="2025-09-13T10:54:00Z"/>
              </w:rPr>
            </w:pPr>
            <w:del w:id="1893" w:author="Awet Teka" w:date="2025-09-13T13:54:00Z" w16du:dateUtc="2025-09-13T10:54:00Z">
              <w:r w:rsidDel="00790ECC">
                <w:delText>created_date</w:delText>
              </w:r>
            </w:del>
          </w:p>
        </w:tc>
        <w:tc>
          <w:tcPr>
            <w:tcW w:w="3774" w:type="dxa"/>
          </w:tcPr>
          <w:p w14:paraId="43E18CB2" w14:textId="473E270B" w:rsidR="000E25C4" w:rsidDel="00790ECC" w:rsidRDefault="000E25C4" w:rsidP="002D4EAB">
            <w:pPr>
              <w:cnfStyle w:val="000000000000" w:firstRow="0" w:lastRow="0" w:firstColumn="0" w:lastColumn="0" w:oddVBand="0" w:evenVBand="0" w:oddHBand="0" w:evenHBand="0" w:firstRowFirstColumn="0" w:firstRowLastColumn="0" w:lastRowFirstColumn="0" w:lastRowLastColumn="0"/>
              <w:rPr>
                <w:del w:id="1894" w:author="Awet Teka" w:date="2025-09-13T13:54:00Z" w16du:dateUtc="2025-09-13T10:54:00Z"/>
              </w:rPr>
            </w:pPr>
            <w:del w:id="1895" w:author="Awet Teka" w:date="2025-09-13T13:54:00Z" w16du:dateUtc="2025-09-13T10:54:00Z">
              <w:r w:rsidDel="00790ECC">
                <w:delText>TIMESTAMP</w:delText>
              </w:r>
            </w:del>
          </w:p>
        </w:tc>
        <w:tc>
          <w:tcPr>
            <w:tcW w:w="2649" w:type="dxa"/>
          </w:tcPr>
          <w:p w14:paraId="3EDF626E" w14:textId="041BCBD0" w:rsidR="000E25C4" w:rsidDel="00790ECC" w:rsidRDefault="000E25C4" w:rsidP="002D4EAB">
            <w:pPr>
              <w:cnfStyle w:val="000000000000" w:firstRow="0" w:lastRow="0" w:firstColumn="0" w:lastColumn="0" w:oddVBand="0" w:evenVBand="0" w:oddHBand="0" w:evenHBand="0" w:firstRowFirstColumn="0" w:firstRowLastColumn="0" w:lastRowFirstColumn="0" w:lastRowLastColumn="0"/>
              <w:rPr>
                <w:del w:id="1896" w:author="Awet Teka" w:date="2025-09-13T13:54:00Z" w16du:dateUtc="2025-09-13T10:54:00Z"/>
              </w:rPr>
            </w:pPr>
            <w:del w:id="1897" w:author="Awet Teka" w:date="2025-09-13T13:54:00Z" w16du:dateUtc="2025-09-13T10:54:00Z">
              <w:r w:rsidDel="00790ECC">
                <w:delText>Created on</w:delText>
              </w:r>
            </w:del>
          </w:p>
        </w:tc>
      </w:tr>
      <w:tr w:rsidR="000E25C4" w:rsidDel="00790ECC" w14:paraId="0AC89F87" w14:textId="0E955F31" w:rsidTr="00790ECC">
        <w:trPr>
          <w:cnfStyle w:val="000000100000" w:firstRow="0" w:lastRow="0" w:firstColumn="0" w:lastColumn="0" w:oddVBand="0" w:evenVBand="0" w:oddHBand="1" w:evenHBand="0" w:firstRowFirstColumn="0" w:firstRowLastColumn="0" w:lastRowFirstColumn="0" w:lastRowLastColumn="0"/>
          <w:del w:id="1898" w:author="Awet Teka" w:date="2025-09-13T13:54:00Z"/>
        </w:trPr>
        <w:tc>
          <w:tcPr>
            <w:cnfStyle w:val="001000000000" w:firstRow="0" w:lastRow="0" w:firstColumn="1" w:lastColumn="0" w:oddVBand="0" w:evenVBand="0" w:oddHBand="0" w:evenHBand="0" w:firstRowFirstColumn="0" w:firstRowLastColumn="0" w:lastRowFirstColumn="0" w:lastRowLastColumn="0"/>
            <w:tcW w:w="2197" w:type="dxa"/>
          </w:tcPr>
          <w:p w14:paraId="33EAB745" w14:textId="3DEE7478" w:rsidR="000E25C4" w:rsidDel="00790ECC" w:rsidRDefault="000E25C4" w:rsidP="002D4EAB">
            <w:pPr>
              <w:rPr>
                <w:del w:id="1899" w:author="Awet Teka" w:date="2025-09-13T13:54:00Z" w16du:dateUtc="2025-09-13T10:54:00Z"/>
              </w:rPr>
            </w:pPr>
            <w:del w:id="1900" w:author="Awet Teka" w:date="2025-09-13T13:54:00Z" w16du:dateUtc="2025-09-13T10:54:00Z">
              <w:r w:rsidDel="00790ECC">
                <w:delText>approved_date</w:delText>
              </w:r>
            </w:del>
          </w:p>
        </w:tc>
        <w:tc>
          <w:tcPr>
            <w:tcW w:w="3774" w:type="dxa"/>
          </w:tcPr>
          <w:p w14:paraId="4E859FEB" w14:textId="427835BA" w:rsidR="000E25C4" w:rsidDel="00790ECC" w:rsidRDefault="000E25C4" w:rsidP="002D4EAB">
            <w:pPr>
              <w:cnfStyle w:val="000000100000" w:firstRow="0" w:lastRow="0" w:firstColumn="0" w:lastColumn="0" w:oddVBand="0" w:evenVBand="0" w:oddHBand="1" w:evenHBand="0" w:firstRowFirstColumn="0" w:firstRowLastColumn="0" w:lastRowFirstColumn="0" w:lastRowLastColumn="0"/>
              <w:rPr>
                <w:del w:id="1901" w:author="Awet Teka" w:date="2025-09-13T13:54:00Z" w16du:dateUtc="2025-09-13T10:54:00Z"/>
              </w:rPr>
            </w:pPr>
            <w:del w:id="1902" w:author="Awet Teka" w:date="2025-09-13T13:54:00Z" w16du:dateUtc="2025-09-13T10:54:00Z">
              <w:r w:rsidDel="00790ECC">
                <w:delText>TIMESTAMP</w:delText>
              </w:r>
            </w:del>
          </w:p>
        </w:tc>
        <w:tc>
          <w:tcPr>
            <w:tcW w:w="2649" w:type="dxa"/>
          </w:tcPr>
          <w:p w14:paraId="7754C9A4" w14:textId="7EC960D9" w:rsidR="000E25C4" w:rsidDel="00790ECC" w:rsidRDefault="000E25C4" w:rsidP="002D4EAB">
            <w:pPr>
              <w:cnfStyle w:val="000000100000" w:firstRow="0" w:lastRow="0" w:firstColumn="0" w:lastColumn="0" w:oddVBand="0" w:evenVBand="0" w:oddHBand="1" w:evenHBand="0" w:firstRowFirstColumn="0" w:firstRowLastColumn="0" w:lastRowFirstColumn="0" w:lastRowLastColumn="0"/>
              <w:rPr>
                <w:del w:id="1903" w:author="Awet Teka" w:date="2025-09-13T13:54:00Z" w16du:dateUtc="2025-09-13T10:54:00Z"/>
              </w:rPr>
            </w:pPr>
            <w:del w:id="1904" w:author="Awet Teka" w:date="2025-09-13T13:54:00Z" w16du:dateUtc="2025-09-13T10:54:00Z">
              <w:r w:rsidDel="00790ECC">
                <w:delText>Approved on</w:delText>
              </w:r>
            </w:del>
          </w:p>
        </w:tc>
      </w:tr>
      <w:tr w:rsidR="000E25C4" w:rsidDel="00790ECC" w14:paraId="38698964" w14:textId="14BA2215" w:rsidTr="00790ECC">
        <w:trPr>
          <w:del w:id="1905" w:author="Awet Teka" w:date="2025-09-13T13:54:00Z"/>
        </w:trPr>
        <w:tc>
          <w:tcPr>
            <w:cnfStyle w:val="001000000000" w:firstRow="0" w:lastRow="0" w:firstColumn="1" w:lastColumn="0" w:oddVBand="0" w:evenVBand="0" w:oddHBand="0" w:evenHBand="0" w:firstRowFirstColumn="0" w:firstRowLastColumn="0" w:lastRowFirstColumn="0" w:lastRowLastColumn="0"/>
            <w:tcW w:w="2197" w:type="dxa"/>
          </w:tcPr>
          <w:p w14:paraId="4D9CB6C3" w14:textId="09FE2258" w:rsidR="000E25C4" w:rsidDel="00790ECC" w:rsidRDefault="000E25C4" w:rsidP="002D4EAB">
            <w:pPr>
              <w:rPr>
                <w:del w:id="1906" w:author="Awet Teka" w:date="2025-09-13T13:54:00Z" w16du:dateUtc="2025-09-13T10:54:00Z"/>
              </w:rPr>
            </w:pPr>
            <w:del w:id="1907" w:author="Awet Teka" w:date="2025-09-13T13:54:00Z" w16du:dateUtc="2025-09-13T10:54:00Z">
              <w:r w:rsidDel="00790ECC">
                <w:delText>approved_by</w:delText>
              </w:r>
            </w:del>
          </w:p>
        </w:tc>
        <w:tc>
          <w:tcPr>
            <w:tcW w:w="3774" w:type="dxa"/>
          </w:tcPr>
          <w:p w14:paraId="101C43F0" w14:textId="1FDD1B78" w:rsidR="000E25C4" w:rsidDel="00790ECC" w:rsidRDefault="000E25C4" w:rsidP="002D4EAB">
            <w:pPr>
              <w:cnfStyle w:val="000000000000" w:firstRow="0" w:lastRow="0" w:firstColumn="0" w:lastColumn="0" w:oddVBand="0" w:evenVBand="0" w:oddHBand="0" w:evenHBand="0" w:firstRowFirstColumn="0" w:firstRowLastColumn="0" w:lastRowFirstColumn="0" w:lastRowLastColumn="0"/>
              <w:rPr>
                <w:del w:id="1908" w:author="Awet Teka" w:date="2025-09-13T13:54:00Z" w16du:dateUtc="2025-09-13T10:54:00Z"/>
              </w:rPr>
            </w:pPr>
            <w:del w:id="1909" w:author="Awet Teka" w:date="2025-09-13T13:54:00Z" w16du:dateUtc="2025-09-13T10:54:00Z">
              <w:r w:rsidDel="00790ECC">
                <w:delText>VARCHAR(150)</w:delText>
              </w:r>
            </w:del>
          </w:p>
        </w:tc>
        <w:tc>
          <w:tcPr>
            <w:tcW w:w="2649" w:type="dxa"/>
          </w:tcPr>
          <w:p w14:paraId="276713A6" w14:textId="6C47ACB9" w:rsidR="000E25C4" w:rsidDel="00790ECC" w:rsidRDefault="000E25C4" w:rsidP="002D4EAB">
            <w:pPr>
              <w:cnfStyle w:val="000000000000" w:firstRow="0" w:lastRow="0" w:firstColumn="0" w:lastColumn="0" w:oddVBand="0" w:evenVBand="0" w:oddHBand="0" w:evenHBand="0" w:firstRowFirstColumn="0" w:firstRowLastColumn="0" w:lastRowFirstColumn="0" w:lastRowLastColumn="0"/>
              <w:rPr>
                <w:del w:id="1910" w:author="Awet Teka" w:date="2025-09-13T13:54:00Z" w16du:dateUtc="2025-09-13T10:54:00Z"/>
              </w:rPr>
            </w:pPr>
            <w:del w:id="1911" w:author="Awet Teka" w:date="2025-09-13T13:54:00Z" w16du:dateUtc="2025-09-13T10:54:00Z">
              <w:r w:rsidDel="00790ECC">
                <w:delText>Approving authority</w:delText>
              </w:r>
            </w:del>
          </w:p>
        </w:tc>
      </w:tr>
    </w:tbl>
    <w:p w14:paraId="43C8A31C" w14:textId="239A5BE6" w:rsidR="000E25C4" w:rsidDel="00F62ABA" w:rsidRDefault="000E25C4">
      <w:pPr>
        <w:pStyle w:val="Heading2"/>
        <w:rPr>
          <w:del w:id="1912" w:author="Awet Teka" w:date="2025-09-13T13:54:00Z" w16du:dateUtc="2025-09-13T10:54:00Z"/>
        </w:rPr>
      </w:pPr>
    </w:p>
    <w:p w14:paraId="06207BE9" w14:textId="207939F7" w:rsidR="000E25C4" w:rsidRPr="00F62ABA" w:rsidDel="00790ECC" w:rsidRDefault="00934E4A">
      <w:pPr>
        <w:pStyle w:val="Heading2"/>
        <w:rPr>
          <w:del w:id="1913" w:author="Awet Teka" w:date="2025-09-13T13:54:00Z" w16du:dateUtc="2025-09-13T10:54:00Z"/>
        </w:rPr>
        <w:pPrChange w:id="1914" w:author="Awet Teka" w:date="2025-09-13T14:18:00Z" w16du:dateUtc="2025-09-13T11:18:00Z">
          <w:pPr/>
        </w:pPrChange>
      </w:pPr>
      <w:ins w:id="1915" w:author="Awet Teka" w:date="2025-09-13T14:16:00Z" w16du:dateUtc="2025-09-13T11:16:00Z">
        <w:r w:rsidRPr="000E3730">
          <w:t>Intervention, Prioritization &amp; Costing Tables</w:t>
        </w:r>
      </w:ins>
    </w:p>
    <w:p w14:paraId="3141F269" w14:textId="77777777" w:rsidR="009515FF" w:rsidRPr="005C1C1B" w:rsidRDefault="009515FF">
      <w:pPr>
        <w:pStyle w:val="Heading2"/>
        <w:rPr>
          <w:rFonts w:cs="Times New Roman"/>
        </w:rPr>
        <w:pPrChange w:id="1916" w:author="Awet Teka" w:date="2025-09-13T14:18:00Z" w16du:dateUtc="2025-09-13T11:18:00Z">
          <w:pPr/>
        </w:pPrChange>
      </w:pPr>
    </w:p>
    <w:p w14:paraId="6869B50F" w14:textId="4CFD45B7" w:rsidR="00790ECC" w:rsidRDefault="00790ECC" w:rsidP="00790ECC">
      <w:pPr>
        <w:spacing w:before="240"/>
        <w:rPr>
          <w:ins w:id="1917" w:author="Awet Teka" w:date="2025-09-13T13:56:00Z" w16du:dateUtc="2025-09-13T10:56:00Z"/>
        </w:rPr>
      </w:pPr>
      <w:ins w:id="1918" w:author="Awet Teka" w:date="2025-09-13T13:56:00Z">
        <w:r w:rsidRPr="00790ECC">
          <w:t>These tables manage intervention definitions, unit costs, prioritization calculations, and annual work planning.</w:t>
        </w:r>
        <w:r w:rsidRPr="00790ECC">
          <w:br/>
          <w:t>They are tightly linked to survey data (MCI, traffic, benefit factors) to ensure traceability.</w:t>
        </w:r>
      </w:ins>
    </w:p>
    <w:p w14:paraId="3559B36F" w14:textId="67ED8B3D" w:rsidR="00790ECC" w:rsidRDefault="00790ECC" w:rsidP="00790ECC">
      <w:pPr>
        <w:pStyle w:val="Heading3"/>
        <w:rPr>
          <w:ins w:id="1919" w:author="Awet Teka" w:date="2025-09-13T13:56:00Z" w16du:dateUtc="2025-09-13T10:56:00Z"/>
        </w:rPr>
      </w:pPr>
      <w:ins w:id="1920" w:author="Awet Teka" w:date="2025-09-13T13:56:00Z">
        <w:r w:rsidRPr="00790ECC">
          <w:t>Intervention Lookup (Catalog of Standard Works)</w:t>
        </w:r>
      </w:ins>
    </w:p>
    <w:tbl>
      <w:tblPr>
        <w:tblStyle w:val="ListTable3"/>
        <w:tblW w:w="0" w:type="auto"/>
        <w:tblLook w:val="04A0" w:firstRow="1" w:lastRow="0" w:firstColumn="1" w:lastColumn="0" w:noHBand="0" w:noVBand="1"/>
        <w:tblPrChange w:id="1921" w:author="Awet Teka" w:date="2025-09-13T13:58:00Z" w16du:dateUtc="2025-09-13T10:58:00Z">
          <w:tblPr>
            <w:tblW w:w="0" w:type="auto"/>
            <w:tblCellSpacing w:w="15" w:type="dxa"/>
            <w:tblCellMar>
              <w:top w:w="15" w:type="dxa"/>
              <w:left w:w="15" w:type="dxa"/>
              <w:bottom w:w="15" w:type="dxa"/>
              <w:right w:w="15" w:type="dxa"/>
            </w:tblCellMar>
            <w:tblLook w:val="04A0" w:firstRow="1" w:lastRow="0" w:firstColumn="1" w:lastColumn="0" w:noHBand="0" w:noVBand="1"/>
          </w:tblPr>
        </w:tblPrChange>
      </w:tblPr>
      <w:tblGrid>
        <w:gridCol w:w="1903"/>
        <w:gridCol w:w="3582"/>
        <w:gridCol w:w="3145"/>
        <w:tblGridChange w:id="1922">
          <w:tblGrid>
            <w:gridCol w:w="5"/>
            <w:gridCol w:w="1659"/>
            <w:gridCol w:w="244"/>
            <w:gridCol w:w="3182"/>
            <w:gridCol w:w="400"/>
            <w:gridCol w:w="3145"/>
            <w:gridCol w:w="5"/>
          </w:tblGrid>
        </w:tblGridChange>
      </w:tblGrid>
      <w:tr w:rsidR="00790ECC" w:rsidRPr="00790ECC" w14:paraId="4B13C92D" w14:textId="77777777" w:rsidTr="00790ECC">
        <w:trPr>
          <w:cnfStyle w:val="100000000000" w:firstRow="1" w:lastRow="0" w:firstColumn="0" w:lastColumn="0" w:oddVBand="0" w:evenVBand="0" w:oddHBand="0" w:evenHBand="0" w:firstRowFirstColumn="0" w:firstRowLastColumn="0" w:lastRowFirstColumn="0" w:lastRowLastColumn="0"/>
          <w:ins w:id="1923" w:author="Awet Teka" w:date="2025-09-13T13:57:00Z"/>
          <w:trPrChange w:id="1924" w:author="Awet Teka" w:date="2025-09-13T13:58:00Z" w16du:dateUtc="2025-09-13T10:58:00Z">
            <w:trPr>
              <w:tblHeader/>
              <w:tblCellSpacing w:w="15" w:type="dxa"/>
            </w:trPr>
          </w:trPrChange>
        </w:trPr>
        <w:tc>
          <w:tcPr>
            <w:cnfStyle w:val="001000000100" w:firstRow="0" w:lastRow="0" w:firstColumn="1" w:lastColumn="0" w:oddVBand="0" w:evenVBand="0" w:oddHBand="0" w:evenHBand="0" w:firstRowFirstColumn="1" w:firstRowLastColumn="0" w:lastRowFirstColumn="0" w:lastRowLastColumn="0"/>
            <w:tcW w:w="0" w:type="auto"/>
            <w:hideMark/>
            <w:tcPrChange w:id="1925" w:author="Awet Teka" w:date="2025-09-13T13:58:00Z" w16du:dateUtc="2025-09-13T10:58:00Z">
              <w:tcPr>
                <w:tcW w:w="0" w:type="auto"/>
                <w:gridSpan w:val="2"/>
                <w:vAlign w:val="center"/>
                <w:hideMark/>
              </w:tcPr>
            </w:tcPrChange>
          </w:tcPr>
          <w:p w14:paraId="1A874A60" w14:textId="77777777" w:rsidR="00790ECC" w:rsidRPr="00790ECC" w:rsidRDefault="00790ECC">
            <w:pPr>
              <w:spacing w:line="276" w:lineRule="auto"/>
              <w:cnfStyle w:val="101000000100" w:firstRow="1" w:lastRow="0" w:firstColumn="1" w:lastColumn="0" w:oddVBand="0" w:evenVBand="0" w:oddHBand="0" w:evenHBand="0" w:firstRowFirstColumn="1" w:firstRowLastColumn="0" w:lastRowFirstColumn="0" w:lastRowLastColumn="0"/>
              <w:rPr>
                <w:ins w:id="1926" w:author="Awet Teka" w:date="2025-09-13T13:57:00Z"/>
              </w:rPr>
              <w:pPrChange w:id="1927" w:author="Awet Teka" w:date="2025-09-13T13:58:00Z" w16du:dateUtc="2025-09-13T10:58:00Z">
                <w:pPr>
                  <w:spacing w:after="200" w:line="276" w:lineRule="auto"/>
                  <w:cnfStyle w:val="101000000100" w:firstRow="1" w:lastRow="0" w:firstColumn="1" w:lastColumn="0" w:oddVBand="0" w:evenVBand="0" w:oddHBand="0" w:evenHBand="0" w:firstRowFirstColumn="1" w:firstRowLastColumn="0" w:lastRowFirstColumn="0" w:lastRowLastColumn="0"/>
                </w:pPr>
              </w:pPrChange>
            </w:pPr>
            <w:ins w:id="1928" w:author="Awet Teka" w:date="2025-09-13T13:57:00Z">
              <w:r w:rsidRPr="00790ECC">
                <w:t>Field</w:t>
              </w:r>
            </w:ins>
          </w:p>
        </w:tc>
        <w:tc>
          <w:tcPr>
            <w:tcW w:w="0" w:type="auto"/>
            <w:hideMark/>
            <w:tcPrChange w:id="1929" w:author="Awet Teka" w:date="2025-09-13T13:58:00Z" w16du:dateUtc="2025-09-13T10:58:00Z">
              <w:tcPr>
                <w:tcW w:w="0" w:type="auto"/>
                <w:gridSpan w:val="2"/>
                <w:vAlign w:val="center"/>
                <w:hideMark/>
              </w:tcPr>
            </w:tcPrChange>
          </w:tcPr>
          <w:p w14:paraId="533CF73A" w14:textId="77777777" w:rsidR="00790ECC" w:rsidRPr="00790ECC" w:rsidRDefault="00790ECC">
            <w:pPr>
              <w:spacing w:line="276" w:lineRule="auto"/>
              <w:cnfStyle w:val="100000000000" w:firstRow="1" w:lastRow="0" w:firstColumn="0" w:lastColumn="0" w:oddVBand="0" w:evenVBand="0" w:oddHBand="0" w:evenHBand="0" w:firstRowFirstColumn="0" w:firstRowLastColumn="0" w:lastRowFirstColumn="0" w:lastRowLastColumn="0"/>
              <w:rPr>
                <w:ins w:id="1930" w:author="Awet Teka" w:date="2025-09-13T13:57:00Z"/>
              </w:rPr>
              <w:pPrChange w:id="1931" w:author="Awet Teka" w:date="2025-09-13T13:58:00Z" w16du:dateUtc="2025-09-13T10:58:00Z">
                <w:pPr>
                  <w:spacing w:after="200" w:line="276" w:lineRule="auto"/>
                  <w:cnfStyle w:val="100000000000" w:firstRow="1" w:lastRow="0" w:firstColumn="0" w:lastColumn="0" w:oddVBand="0" w:evenVBand="0" w:oddHBand="0" w:evenHBand="0" w:firstRowFirstColumn="0" w:firstRowLastColumn="0" w:lastRowFirstColumn="0" w:lastRowLastColumn="0"/>
                </w:pPr>
              </w:pPrChange>
            </w:pPr>
            <w:ins w:id="1932" w:author="Awet Teka" w:date="2025-09-13T13:57:00Z">
              <w:r w:rsidRPr="00790ECC">
                <w:t>Type</w:t>
              </w:r>
            </w:ins>
          </w:p>
        </w:tc>
        <w:tc>
          <w:tcPr>
            <w:tcW w:w="0" w:type="auto"/>
            <w:hideMark/>
            <w:tcPrChange w:id="1933" w:author="Awet Teka" w:date="2025-09-13T13:58:00Z" w16du:dateUtc="2025-09-13T10:58:00Z">
              <w:tcPr>
                <w:tcW w:w="0" w:type="auto"/>
                <w:gridSpan w:val="3"/>
                <w:vAlign w:val="center"/>
                <w:hideMark/>
              </w:tcPr>
            </w:tcPrChange>
          </w:tcPr>
          <w:p w14:paraId="64E5484E" w14:textId="77777777" w:rsidR="00790ECC" w:rsidRPr="00790ECC" w:rsidRDefault="00790ECC">
            <w:pPr>
              <w:spacing w:line="276" w:lineRule="auto"/>
              <w:cnfStyle w:val="100000000000" w:firstRow="1" w:lastRow="0" w:firstColumn="0" w:lastColumn="0" w:oddVBand="0" w:evenVBand="0" w:oddHBand="0" w:evenHBand="0" w:firstRowFirstColumn="0" w:firstRowLastColumn="0" w:lastRowFirstColumn="0" w:lastRowLastColumn="0"/>
              <w:rPr>
                <w:ins w:id="1934" w:author="Awet Teka" w:date="2025-09-13T13:57:00Z"/>
              </w:rPr>
              <w:pPrChange w:id="1935" w:author="Awet Teka" w:date="2025-09-13T13:58:00Z" w16du:dateUtc="2025-09-13T10:58:00Z">
                <w:pPr>
                  <w:spacing w:after="200" w:line="276" w:lineRule="auto"/>
                  <w:cnfStyle w:val="100000000000" w:firstRow="1" w:lastRow="0" w:firstColumn="0" w:lastColumn="0" w:oddVBand="0" w:evenVBand="0" w:oddHBand="0" w:evenHBand="0" w:firstRowFirstColumn="0" w:firstRowLastColumn="0" w:lastRowFirstColumn="0" w:lastRowLastColumn="0"/>
                </w:pPr>
              </w:pPrChange>
            </w:pPr>
            <w:ins w:id="1936" w:author="Awet Teka" w:date="2025-09-13T13:57:00Z">
              <w:r w:rsidRPr="00790ECC">
                <w:t>Description</w:t>
              </w:r>
            </w:ins>
          </w:p>
        </w:tc>
      </w:tr>
      <w:tr w:rsidR="00790ECC" w:rsidRPr="00790ECC" w14:paraId="5F1B26B7" w14:textId="77777777" w:rsidTr="00790ECC">
        <w:trPr>
          <w:cnfStyle w:val="000000100000" w:firstRow="0" w:lastRow="0" w:firstColumn="0" w:lastColumn="0" w:oddVBand="0" w:evenVBand="0" w:oddHBand="1" w:evenHBand="0" w:firstRowFirstColumn="0" w:firstRowLastColumn="0" w:lastRowFirstColumn="0" w:lastRowLastColumn="0"/>
          <w:ins w:id="1937" w:author="Awet Teka" w:date="2025-09-13T13:57:00Z"/>
          <w:trPrChange w:id="1938" w:author="Awet Teka" w:date="2025-09-13T13:58:00Z" w16du:dateUtc="2025-09-13T10:58: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1939" w:author="Awet Teka" w:date="2025-09-13T13:58:00Z" w16du:dateUtc="2025-09-13T10:58:00Z">
              <w:tcPr>
                <w:tcW w:w="0" w:type="auto"/>
                <w:gridSpan w:val="2"/>
                <w:vAlign w:val="center"/>
                <w:hideMark/>
              </w:tcPr>
            </w:tcPrChange>
          </w:tcPr>
          <w:p w14:paraId="5119B251" w14:textId="77777777" w:rsidR="00790ECC" w:rsidRPr="00790ECC" w:rsidRDefault="00790ECC">
            <w:pPr>
              <w:spacing w:line="276" w:lineRule="auto"/>
              <w:cnfStyle w:val="001000100000" w:firstRow="0" w:lastRow="0" w:firstColumn="1" w:lastColumn="0" w:oddVBand="0" w:evenVBand="0" w:oddHBand="1" w:evenHBand="0" w:firstRowFirstColumn="0" w:firstRowLastColumn="0" w:lastRowFirstColumn="0" w:lastRowLastColumn="0"/>
              <w:rPr>
                <w:ins w:id="1940" w:author="Awet Teka" w:date="2025-09-13T13:57:00Z"/>
              </w:rPr>
              <w:pPrChange w:id="1941" w:author="Awet Teka" w:date="2025-09-13T13:58:00Z" w16du:dateUtc="2025-09-13T10:58:00Z">
                <w:pPr>
                  <w:spacing w:after="200" w:line="276" w:lineRule="auto"/>
                  <w:cnfStyle w:val="001000100000" w:firstRow="0" w:lastRow="0" w:firstColumn="1" w:lastColumn="0" w:oddVBand="0" w:evenVBand="0" w:oddHBand="1" w:evenHBand="0" w:firstRowFirstColumn="0" w:firstRowLastColumn="0" w:lastRowFirstColumn="0" w:lastRowLastColumn="0"/>
                </w:pPr>
              </w:pPrChange>
            </w:pPr>
            <w:proofErr w:type="spellStart"/>
            <w:ins w:id="1942" w:author="Awet Teka" w:date="2025-09-13T13:57:00Z">
              <w:r w:rsidRPr="00790ECC">
                <w:t>intervention_code</w:t>
              </w:r>
              <w:proofErr w:type="spellEnd"/>
            </w:ins>
          </w:p>
        </w:tc>
        <w:tc>
          <w:tcPr>
            <w:tcW w:w="0" w:type="auto"/>
            <w:hideMark/>
            <w:tcPrChange w:id="1943" w:author="Awet Teka" w:date="2025-09-13T13:58:00Z" w16du:dateUtc="2025-09-13T10:58:00Z">
              <w:tcPr>
                <w:tcW w:w="0" w:type="auto"/>
                <w:gridSpan w:val="2"/>
                <w:vAlign w:val="center"/>
                <w:hideMark/>
              </w:tcPr>
            </w:tcPrChange>
          </w:tcPr>
          <w:p w14:paraId="61DAA7A3" w14:textId="77777777" w:rsidR="00790ECC" w:rsidRPr="00790ECC" w:rsidRDefault="00790ECC">
            <w:pPr>
              <w:spacing w:line="276" w:lineRule="auto"/>
              <w:cnfStyle w:val="000000100000" w:firstRow="0" w:lastRow="0" w:firstColumn="0" w:lastColumn="0" w:oddVBand="0" w:evenVBand="0" w:oddHBand="1" w:evenHBand="0" w:firstRowFirstColumn="0" w:firstRowLastColumn="0" w:lastRowFirstColumn="0" w:lastRowLastColumn="0"/>
              <w:rPr>
                <w:ins w:id="1944" w:author="Awet Teka" w:date="2025-09-13T13:57:00Z"/>
              </w:rPr>
              <w:pPrChange w:id="1945" w:author="Awet Teka" w:date="2025-09-13T13:58:00Z" w16du:dateUtc="2025-09-13T10:58:00Z">
                <w:pPr>
                  <w:spacing w:after="200" w:line="276" w:lineRule="auto"/>
                  <w:cnfStyle w:val="000000100000" w:firstRow="0" w:lastRow="0" w:firstColumn="0" w:lastColumn="0" w:oddVBand="0" w:evenVBand="0" w:oddHBand="1" w:evenHBand="0" w:firstRowFirstColumn="0" w:firstRowLastColumn="0" w:lastRowFirstColumn="0" w:lastRowLastColumn="0"/>
                </w:pPr>
              </w:pPrChange>
            </w:pPr>
            <w:proofErr w:type="gramStart"/>
            <w:ins w:id="1946" w:author="Awet Teka" w:date="2025-09-13T13:57:00Z">
              <w:r w:rsidRPr="00790ECC">
                <w:t>VARCHAR(</w:t>
              </w:r>
              <w:proofErr w:type="gramEnd"/>
              <w:r w:rsidRPr="00790ECC">
                <w:t>20), PK</w:t>
              </w:r>
            </w:ins>
          </w:p>
        </w:tc>
        <w:tc>
          <w:tcPr>
            <w:tcW w:w="0" w:type="auto"/>
            <w:hideMark/>
            <w:tcPrChange w:id="1947" w:author="Awet Teka" w:date="2025-09-13T13:58:00Z" w16du:dateUtc="2025-09-13T10:58:00Z">
              <w:tcPr>
                <w:tcW w:w="0" w:type="auto"/>
                <w:gridSpan w:val="3"/>
                <w:vAlign w:val="center"/>
                <w:hideMark/>
              </w:tcPr>
            </w:tcPrChange>
          </w:tcPr>
          <w:p w14:paraId="1C5E0CBB" w14:textId="77777777" w:rsidR="00790ECC" w:rsidRPr="00790ECC" w:rsidRDefault="00790ECC">
            <w:pPr>
              <w:spacing w:line="276" w:lineRule="auto"/>
              <w:cnfStyle w:val="000000100000" w:firstRow="0" w:lastRow="0" w:firstColumn="0" w:lastColumn="0" w:oddVBand="0" w:evenVBand="0" w:oddHBand="1" w:evenHBand="0" w:firstRowFirstColumn="0" w:firstRowLastColumn="0" w:lastRowFirstColumn="0" w:lastRowLastColumn="0"/>
              <w:rPr>
                <w:ins w:id="1948" w:author="Awet Teka" w:date="2025-09-13T13:57:00Z"/>
              </w:rPr>
              <w:pPrChange w:id="1949" w:author="Awet Teka" w:date="2025-09-13T13:58:00Z" w16du:dateUtc="2025-09-13T10:58: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1950" w:author="Awet Teka" w:date="2025-09-13T13:57:00Z">
              <w:r w:rsidRPr="00790ECC">
                <w:t>Unique code (e.g., RT, PM, REH, BOT, STR)</w:t>
              </w:r>
            </w:ins>
          </w:p>
        </w:tc>
      </w:tr>
      <w:tr w:rsidR="00790ECC" w:rsidRPr="00790ECC" w14:paraId="5FD05EA8" w14:textId="77777777" w:rsidTr="00790ECC">
        <w:trPr>
          <w:ins w:id="1951" w:author="Awet Teka" w:date="2025-09-13T13:57:00Z"/>
          <w:trPrChange w:id="1952" w:author="Awet Teka" w:date="2025-09-13T13:58:00Z" w16du:dateUtc="2025-09-13T10:58: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1953" w:author="Awet Teka" w:date="2025-09-13T13:58:00Z" w16du:dateUtc="2025-09-13T10:58:00Z">
              <w:tcPr>
                <w:tcW w:w="0" w:type="auto"/>
                <w:gridSpan w:val="2"/>
                <w:vAlign w:val="center"/>
                <w:hideMark/>
              </w:tcPr>
            </w:tcPrChange>
          </w:tcPr>
          <w:p w14:paraId="2FA930F2" w14:textId="77777777" w:rsidR="00790ECC" w:rsidRPr="00790ECC" w:rsidRDefault="00790ECC">
            <w:pPr>
              <w:spacing w:line="276" w:lineRule="auto"/>
              <w:rPr>
                <w:ins w:id="1954" w:author="Awet Teka" w:date="2025-09-13T13:57:00Z"/>
              </w:rPr>
              <w:pPrChange w:id="1955" w:author="Awet Teka" w:date="2025-09-13T13:58:00Z" w16du:dateUtc="2025-09-13T10:58:00Z">
                <w:pPr>
                  <w:spacing w:after="200" w:line="276" w:lineRule="auto"/>
                </w:pPr>
              </w:pPrChange>
            </w:pPr>
            <w:ins w:id="1956" w:author="Awet Teka" w:date="2025-09-13T13:57:00Z">
              <w:r w:rsidRPr="00790ECC">
                <w:t>name</w:t>
              </w:r>
            </w:ins>
          </w:p>
        </w:tc>
        <w:tc>
          <w:tcPr>
            <w:tcW w:w="0" w:type="auto"/>
            <w:hideMark/>
            <w:tcPrChange w:id="1957" w:author="Awet Teka" w:date="2025-09-13T13:58:00Z" w16du:dateUtc="2025-09-13T10:58:00Z">
              <w:tcPr>
                <w:tcW w:w="0" w:type="auto"/>
                <w:gridSpan w:val="2"/>
                <w:vAlign w:val="center"/>
                <w:hideMark/>
              </w:tcPr>
            </w:tcPrChange>
          </w:tcPr>
          <w:p w14:paraId="08C76E10" w14:textId="77777777" w:rsidR="00790ECC" w:rsidRPr="00790ECC" w:rsidRDefault="00790ECC">
            <w:pPr>
              <w:spacing w:line="276" w:lineRule="auto"/>
              <w:cnfStyle w:val="000000000000" w:firstRow="0" w:lastRow="0" w:firstColumn="0" w:lastColumn="0" w:oddVBand="0" w:evenVBand="0" w:oddHBand="0" w:evenHBand="0" w:firstRowFirstColumn="0" w:firstRowLastColumn="0" w:lastRowFirstColumn="0" w:lastRowLastColumn="0"/>
              <w:rPr>
                <w:ins w:id="1958" w:author="Awet Teka" w:date="2025-09-13T13:57:00Z"/>
              </w:rPr>
              <w:pPrChange w:id="1959" w:author="Awet Teka" w:date="2025-09-13T13:58:00Z" w16du:dateUtc="2025-09-13T10:58:00Z">
                <w:pPr>
                  <w:spacing w:after="200" w:line="276" w:lineRule="auto"/>
                  <w:cnfStyle w:val="000000000000" w:firstRow="0" w:lastRow="0" w:firstColumn="0" w:lastColumn="0" w:oddVBand="0" w:evenVBand="0" w:oddHBand="0" w:evenHBand="0" w:firstRowFirstColumn="0" w:firstRowLastColumn="0" w:lastRowFirstColumn="0" w:lastRowLastColumn="0"/>
                </w:pPr>
              </w:pPrChange>
            </w:pPr>
            <w:proofErr w:type="gramStart"/>
            <w:ins w:id="1960" w:author="Awet Teka" w:date="2025-09-13T13:57:00Z">
              <w:r w:rsidRPr="00790ECC">
                <w:t>VARCHAR(</w:t>
              </w:r>
              <w:proofErr w:type="gramEnd"/>
              <w:r w:rsidRPr="00790ECC">
                <w:t>150)</w:t>
              </w:r>
            </w:ins>
          </w:p>
        </w:tc>
        <w:tc>
          <w:tcPr>
            <w:tcW w:w="0" w:type="auto"/>
            <w:hideMark/>
            <w:tcPrChange w:id="1961" w:author="Awet Teka" w:date="2025-09-13T13:58:00Z" w16du:dateUtc="2025-09-13T10:58:00Z">
              <w:tcPr>
                <w:tcW w:w="0" w:type="auto"/>
                <w:gridSpan w:val="3"/>
                <w:vAlign w:val="center"/>
                <w:hideMark/>
              </w:tcPr>
            </w:tcPrChange>
          </w:tcPr>
          <w:p w14:paraId="65D60D7D" w14:textId="77777777" w:rsidR="00790ECC" w:rsidRPr="00790ECC" w:rsidRDefault="00790ECC">
            <w:pPr>
              <w:spacing w:line="276" w:lineRule="auto"/>
              <w:cnfStyle w:val="000000000000" w:firstRow="0" w:lastRow="0" w:firstColumn="0" w:lastColumn="0" w:oddVBand="0" w:evenVBand="0" w:oddHBand="0" w:evenHBand="0" w:firstRowFirstColumn="0" w:firstRowLastColumn="0" w:lastRowFirstColumn="0" w:lastRowLastColumn="0"/>
              <w:rPr>
                <w:ins w:id="1962" w:author="Awet Teka" w:date="2025-09-13T13:57:00Z"/>
              </w:rPr>
              <w:pPrChange w:id="1963" w:author="Awet Teka" w:date="2025-09-13T13:58:00Z" w16du:dateUtc="2025-09-13T10:58:00Z">
                <w:pPr>
                  <w:spacing w:after="200" w:line="276" w:lineRule="auto"/>
                  <w:cnfStyle w:val="000000000000" w:firstRow="0" w:lastRow="0" w:firstColumn="0" w:lastColumn="0" w:oddVBand="0" w:evenVBand="0" w:oddHBand="0" w:evenHBand="0" w:firstRowFirstColumn="0" w:firstRowLastColumn="0" w:lastRowFirstColumn="0" w:lastRowLastColumn="0"/>
                </w:pPr>
              </w:pPrChange>
            </w:pPr>
            <w:ins w:id="1964" w:author="Awet Teka" w:date="2025-09-13T13:57:00Z">
              <w:r w:rsidRPr="00790ECC">
                <w:t>Intervention name (Routine Maintenance, Periodic, Rehabilitation, Bottleneck, Structure Repair)</w:t>
              </w:r>
            </w:ins>
          </w:p>
        </w:tc>
      </w:tr>
      <w:tr w:rsidR="00790ECC" w:rsidRPr="00790ECC" w14:paraId="3C782EC2" w14:textId="77777777" w:rsidTr="00790ECC">
        <w:trPr>
          <w:cnfStyle w:val="000000100000" w:firstRow="0" w:lastRow="0" w:firstColumn="0" w:lastColumn="0" w:oddVBand="0" w:evenVBand="0" w:oddHBand="1" w:evenHBand="0" w:firstRowFirstColumn="0" w:firstRowLastColumn="0" w:lastRowFirstColumn="0" w:lastRowLastColumn="0"/>
          <w:ins w:id="1965" w:author="Awet Teka" w:date="2025-09-13T13:57:00Z"/>
          <w:trPrChange w:id="1966" w:author="Awet Teka" w:date="2025-09-13T13:58:00Z" w16du:dateUtc="2025-09-13T10:58: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1967" w:author="Awet Teka" w:date="2025-09-13T13:58:00Z" w16du:dateUtc="2025-09-13T10:58:00Z">
              <w:tcPr>
                <w:tcW w:w="0" w:type="auto"/>
                <w:gridSpan w:val="2"/>
                <w:vAlign w:val="center"/>
                <w:hideMark/>
              </w:tcPr>
            </w:tcPrChange>
          </w:tcPr>
          <w:p w14:paraId="57CC4299" w14:textId="77777777" w:rsidR="00790ECC" w:rsidRPr="00790ECC" w:rsidRDefault="00790ECC">
            <w:pPr>
              <w:spacing w:line="276" w:lineRule="auto"/>
              <w:cnfStyle w:val="001000100000" w:firstRow="0" w:lastRow="0" w:firstColumn="1" w:lastColumn="0" w:oddVBand="0" w:evenVBand="0" w:oddHBand="1" w:evenHBand="0" w:firstRowFirstColumn="0" w:firstRowLastColumn="0" w:lastRowFirstColumn="0" w:lastRowLastColumn="0"/>
              <w:rPr>
                <w:ins w:id="1968" w:author="Awet Teka" w:date="2025-09-13T13:57:00Z"/>
              </w:rPr>
              <w:pPrChange w:id="1969" w:author="Awet Teka" w:date="2025-09-13T13:58:00Z" w16du:dateUtc="2025-09-13T10:58:00Z">
                <w:pPr>
                  <w:spacing w:after="200" w:line="276" w:lineRule="auto"/>
                  <w:cnfStyle w:val="001000100000" w:firstRow="0" w:lastRow="0" w:firstColumn="1" w:lastColumn="0" w:oddVBand="0" w:evenVBand="0" w:oddHBand="1" w:evenHBand="0" w:firstRowFirstColumn="0" w:firstRowLastColumn="0" w:lastRowFirstColumn="0" w:lastRowLastColumn="0"/>
                </w:pPr>
              </w:pPrChange>
            </w:pPr>
            <w:ins w:id="1970" w:author="Awet Teka" w:date="2025-09-13T13:57:00Z">
              <w:r w:rsidRPr="00790ECC">
                <w:t>category</w:t>
              </w:r>
            </w:ins>
          </w:p>
        </w:tc>
        <w:tc>
          <w:tcPr>
            <w:tcW w:w="0" w:type="auto"/>
            <w:hideMark/>
            <w:tcPrChange w:id="1971" w:author="Awet Teka" w:date="2025-09-13T13:58:00Z" w16du:dateUtc="2025-09-13T10:58:00Z">
              <w:tcPr>
                <w:tcW w:w="0" w:type="auto"/>
                <w:gridSpan w:val="2"/>
                <w:vAlign w:val="center"/>
                <w:hideMark/>
              </w:tcPr>
            </w:tcPrChange>
          </w:tcPr>
          <w:p w14:paraId="5223D32E" w14:textId="77777777" w:rsidR="00790ECC" w:rsidRPr="00790ECC" w:rsidRDefault="00790ECC">
            <w:pPr>
              <w:spacing w:line="276" w:lineRule="auto"/>
              <w:cnfStyle w:val="000000100000" w:firstRow="0" w:lastRow="0" w:firstColumn="0" w:lastColumn="0" w:oddVBand="0" w:evenVBand="0" w:oddHBand="1" w:evenHBand="0" w:firstRowFirstColumn="0" w:firstRowLastColumn="0" w:lastRowFirstColumn="0" w:lastRowLastColumn="0"/>
              <w:rPr>
                <w:ins w:id="1972" w:author="Awet Teka" w:date="2025-09-13T13:57:00Z"/>
              </w:rPr>
              <w:pPrChange w:id="1973" w:author="Awet Teka" w:date="2025-09-13T13:58:00Z" w16du:dateUtc="2025-09-13T10:58: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1974" w:author="Awet Teka" w:date="2025-09-13T13:57:00Z">
              <w:r w:rsidRPr="00790ECC">
                <w:t>ENUM('</w:t>
              </w:r>
              <w:proofErr w:type="spellStart"/>
              <w:r w:rsidRPr="00790ECC">
                <w:t>Road','Structure','Bottleneck</w:t>
              </w:r>
              <w:proofErr w:type="spellEnd"/>
              <w:r w:rsidRPr="00790ECC">
                <w:t>')</w:t>
              </w:r>
            </w:ins>
          </w:p>
        </w:tc>
        <w:tc>
          <w:tcPr>
            <w:tcW w:w="0" w:type="auto"/>
            <w:hideMark/>
            <w:tcPrChange w:id="1975" w:author="Awet Teka" w:date="2025-09-13T13:58:00Z" w16du:dateUtc="2025-09-13T10:58:00Z">
              <w:tcPr>
                <w:tcW w:w="0" w:type="auto"/>
                <w:gridSpan w:val="3"/>
                <w:vAlign w:val="center"/>
                <w:hideMark/>
              </w:tcPr>
            </w:tcPrChange>
          </w:tcPr>
          <w:p w14:paraId="43695F42" w14:textId="77777777" w:rsidR="00790ECC" w:rsidRPr="00790ECC" w:rsidRDefault="00790ECC">
            <w:pPr>
              <w:spacing w:line="276" w:lineRule="auto"/>
              <w:cnfStyle w:val="000000100000" w:firstRow="0" w:lastRow="0" w:firstColumn="0" w:lastColumn="0" w:oddVBand="0" w:evenVBand="0" w:oddHBand="1" w:evenHBand="0" w:firstRowFirstColumn="0" w:firstRowLastColumn="0" w:lastRowFirstColumn="0" w:lastRowLastColumn="0"/>
              <w:rPr>
                <w:ins w:id="1976" w:author="Awet Teka" w:date="2025-09-13T13:57:00Z"/>
              </w:rPr>
              <w:pPrChange w:id="1977" w:author="Awet Teka" w:date="2025-09-13T13:58:00Z" w16du:dateUtc="2025-09-13T10:58: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1978" w:author="Awet Teka" w:date="2025-09-13T13:57:00Z">
              <w:r w:rsidRPr="00790ECC">
                <w:t>Applicable asset type</w:t>
              </w:r>
            </w:ins>
          </w:p>
        </w:tc>
      </w:tr>
      <w:tr w:rsidR="00790ECC" w:rsidRPr="00790ECC" w14:paraId="3DCA9066" w14:textId="77777777" w:rsidTr="00790ECC">
        <w:trPr>
          <w:ins w:id="1979" w:author="Awet Teka" w:date="2025-09-13T13:57:00Z"/>
          <w:trPrChange w:id="1980" w:author="Awet Teka" w:date="2025-09-13T13:58:00Z" w16du:dateUtc="2025-09-13T10:58: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1981" w:author="Awet Teka" w:date="2025-09-13T13:58:00Z" w16du:dateUtc="2025-09-13T10:58:00Z">
              <w:tcPr>
                <w:tcW w:w="0" w:type="auto"/>
                <w:gridSpan w:val="2"/>
                <w:vAlign w:val="center"/>
                <w:hideMark/>
              </w:tcPr>
            </w:tcPrChange>
          </w:tcPr>
          <w:p w14:paraId="69A6A2C3" w14:textId="77777777" w:rsidR="00790ECC" w:rsidRPr="00790ECC" w:rsidRDefault="00790ECC">
            <w:pPr>
              <w:spacing w:line="276" w:lineRule="auto"/>
              <w:rPr>
                <w:ins w:id="1982" w:author="Awet Teka" w:date="2025-09-13T13:57:00Z"/>
              </w:rPr>
              <w:pPrChange w:id="1983" w:author="Awet Teka" w:date="2025-09-13T13:58:00Z" w16du:dateUtc="2025-09-13T10:58:00Z">
                <w:pPr>
                  <w:spacing w:after="200" w:line="276" w:lineRule="auto"/>
                </w:pPr>
              </w:pPrChange>
            </w:pPr>
            <w:proofErr w:type="spellStart"/>
            <w:ins w:id="1984" w:author="Awet Teka" w:date="2025-09-13T13:57:00Z">
              <w:r w:rsidRPr="00790ECC">
                <w:t>unit_measure</w:t>
              </w:r>
              <w:proofErr w:type="spellEnd"/>
            </w:ins>
          </w:p>
        </w:tc>
        <w:tc>
          <w:tcPr>
            <w:tcW w:w="0" w:type="auto"/>
            <w:hideMark/>
            <w:tcPrChange w:id="1985" w:author="Awet Teka" w:date="2025-09-13T13:58:00Z" w16du:dateUtc="2025-09-13T10:58:00Z">
              <w:tcPr>
                <w:tcW w:w="0" w:type="auto"/>
                <w:gridSpan w:val="2"/>
                <w:vAlign w:val="center"/>
                <w:hideMark/>
              </w:tcPr>
            </w:tcPrChange>
          </w:tcPr>
          <w:p w14:paraId="38BF0E53" w14:textId="77777777" w:rsidR="00790ECC" w:rsidRPr="00790ECC" w:rsidRDefault="00790ECC">
            <w:pPr>
              <w:spacing w:line="276" w:lineRule="auto"/>
              <w:cnfStyle w:val="000000000000" w:firstRow="0" w:lastRow="0" w:firstColumn="0" w:lastColumn="0" w:oddVBand="0" w:evenVBand="0" w:oddHBand="0" w:evenHBand="0" w:firstRowFirstColumn="0" w:firstRowLastColumn="0" w:lastRowFirstColumn="0" w:lastRowLastColumn="0"/>
              <w:rPr>
                <w:ins w:id="1986" w:author="Awet Teka" w:date="2025-09-13T13:57:00Z"/>
              </w:rPr>
              <w:pPrChange w:id="1987" w:author="Awet Teka" w:date="2025-09-13T13:58:00Z" w16du:dateUtc="2025-09-13T10:58:00Z">
                <w:pPr>
                  <w:spacing w:after="200" w:line="276" w:lineRule="auto"/>
                  <w:cnfStyle w:val="000000000000" w:firstRow="0" w:lastRow="0" w:firstColumn="0" w:lastColumn="0" w:oddVBand="0" w:evenVBand="0" w:oddHBand="0" w:evenHBand="0" w:firstRowFirstColumn="0" w:firstRowLastColumn="0" w:lastRowFirstColumn="0" w:lastRowLastColumn="0"/>
                </w:pPr>
              </w:pPrChange>
            </w:pPr>
            <w:ins w:id="1988" w:author="Awet Teka" w:date="2025-09-13T13:57:00Z">
              <w:r w:rsidRPr="00790ECC">
                <w:t>ENUM('</w:t>
              </w:r>
              <w:proofErr w:type="spellStart"/>
              <w:r w:rsidRPr="00790ECC">
                <w:t>km','m','item</w:t>
              </w:r>
              <w:proofErr w:type="spellEnd"/>
              <w:r w:rsidRPr="00790ECC">
                <w:t>')</w:t>
              </w:r>
            </w:ins>
          </w:p>
        </w:tc>
        <w:tc>
          <w:tcPr>
            <w:tcW w:w="0" w:type="auto"/>
            <w:hideMark/>
            <w:tcPrChange w:id="1989" w:author="Awet Teka" w:date="2025-09-13T13:58:00Z" w16du:dateUtc="2025-09-13T10:58:00Z">
              <w:tcPr>
                <w:tcW w:w="0" w:type="auto"/>
                <w:gridSpan w:val="3"/>
                <w:vAlign w:val="center"/>
                <w:hideMark/>
              </w:tcPr>
            </w:tcPrChange>
          </w:tcPr>
          <w:p w14:paraId="149546D2" w14:textId="77777777" w:rsidR="00790ECC" w:rsidRPr="00790ECC" w:rsidRDefault="00790ECC">
            <w:pPr>
              <w:spacing w:line="276" w:lineRule="auto"/>
              <w:cnfStyle w:val="000000000000" w:firstRow="0" w:lastRow="0" w:firstColumn="0" w:lastColumn="0" w:oddVBand="0" w:evenVBand="0" w:oddHBand="0" w:evenHBand="0" w:firstRowFirstColumn="0" w:firstRowLastColumn="0" w:lastRowFirstColumn="0" w:lastRowLastColumn="0"/>
              <w:rPr>
                <w:ins w:id="1990" w:author="Awet Teka" w:date="2025-09-13T13:57:00Z"/>
              </w:rPr>
              <w:pPrChange w:id="1991" w:author="Awet Teka" w:date="2025-09-13T13:58:00Z" w16du:dateUtc="2025-09-13T10:58:00Z">
                <w:pPr>
                  <w:spacing w:after="200" w:line="276" w:lineRule="auto"/>
                  <w:cnfStyle w:val="000000000000" w:firstRow="0" w:lastRow="0" w:firstColumn="0" w:lastColumn="0" w:oddVBand="0" w:evenVBand="0" w:oddHBand="0" w:evenHBand="0" w:firstRowFirstColumn="0" w:firstRowLastColumn="0" w:lastRowFirstColumn="0" w:lastRowLastColumn="0"/>
                </w:pPr>
              </w:pPrChange>
            </w:pPr>
            <w:ins w:id="1992" w:author="Awet Teka" w:date="2025-09-13T13:57:00Z">
              <w:r w:rsidRPr="00790ECC">
                <w:t>Unit of costing</w:t>
              </w:r>
            </w:ins>
          </w:p>
        </w:tc>
      </w:tr>
      <w:tr w:rsidR="00790ECC" w:rsidRPr="00790ECC" w14:paraId="54908A97" w14:textId="77777777" w:rsidTr="00790ECC">
        <w:trPr>
          <w:cnfStyle w:val="000000100000" w:firstRow="0" w:lastRow="0" w:firstColumn="0" w:lastColumn="0" w:oddVBand="0" w:evenVBand="0" w:oddHBand="1" w:evenHBand="0" w:firstRowFirstColumn="0" w:firstRowLastColumn="0" w:lastRowFirstColumn="0" w:lastRowLastColumn="0"/>
          <w:ins w:id="1993" w:author="Awet Teka" w:date="2025-09-13T13:57:00Z"/>
          <w:trPrChange w:id="1994" w:author="Awet Teka" w:date="2025-09-13T13:58:00Z" w16du:dateUtc="2025-09-13T10:58: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1995" w:author="Awet Teka" w:date="2025-09-13T13:58:00Z" w16du:dateUtc="2025-09-13T10:58:00Z">
              <w:tcPr>
                <w:tcW w:w="0" w:type="auto"/>
                <w:gridSpan w:val="2"/>
                <w:vAlign w:val="center"/>
                <w:hideMark/>
              </w:tcPr>
            </w:tcPrChange>
          </w:tcPr>
          <w:p w14:paraId="1F12760B" w14:textId="77777777" w:rsidR="00790ECC" w:rsidRPr="00790ECC" w:rsidRDefault="00790ECC">
            <w:pPr>
              <w:spacing w:line="276" w:lineRule="auto"/>
              <w:cnfStyle w:val="001000100000" w:firstRow="0" w:lastRow="0" w:firstColumn="1" w:lastColumn="0" w:oddVBand="0" w:evenVBand="0" w:oddHBand="1" w:evenHBand="0" w:firstRowFirstColumn="0" w:firstRowLastColumn="0" w:lastRowFirstColumn="0" w:lastRowLastColumn="0"/>
              <w:rPr>
                <w:ins w:id="1996" w:author="Awet Teka" w:date="2025-09-13T13:57:00Z"/>
              </w:rPr>
              <w:pPrChange w:id="1997" w:author="Awet Teka" w:date="2025-09-13T13:58:00Z" w16du:dateUtc="2025-09-13T10:58:00Z">
                <w:pPr>
                  <w:spacing w:after="200" w:line="276" w:lineRule="auto"/>
                  <w:cnfStyle w:val="001000100000" w:firstRow="0" w:lastRow="0" w:firstColumn="1" w:lastColumn="0" w:oddVBand="0" w:evenVBand="0" w:oddHBand="1" w:evenHBand="0" w:firstRowFirstColumn="0" w:firstRowLastColumn="0" w:lastRowFirstColumn="0" w:lastRowLastColumn="0"/>
                </w:pPr>
              </w:pPrChange>
            </w:pPr>
            <w:proofErr w:type="spellStart"/>
            <w:ins w:id="1998" w:author="Awet Teka" w:date="2025-09-13T13:57:00Z">
              <w:r w:rsidRPr="00790ECC">
                <w:t>default_unit_cost</w:t>
              </w:r>
              <w:proofErr w:type="spellEnd"/>
            </w:ins>
          </w:p>
        </w:tc>
        <w:tc>
          <w:tcPr>
            <w:tcW w:w="0" w:type="auto"/>
            <w:hideMark/>
            <w:tcPrChange w:id="1999" w:author="Awet Teka" w:date="2025-09-13T13:58:00Z" w16du:dateUtc="2025-09-13T10:58:00Z">
              <w:tcPr>
                <w:tcW w:w="0" w:type="auto"/>
                <w:gridSpan w:val="2"/>
                <w:vAlign w:val="center"/>
                <w:hideMark/>
              </w:tcPr>
            </w:tcPrChange>
          </w:tcPr>
          <w:p w14:paraId="2247476F" w14:textId="77777777" w:rsidR="00790ECC" w:rsidRPr="00790ECC" w:rsidRDefault="00790ECC">
            <w:pPr>
              <w:spacing w:line="276" w:lineRule="auto"/>
              <w:cnfStyle w:val="000000100000" w:firstRow="0" w:lastRow="0" w:firstColumn="0" w:lastColumn="0" w:oddVBand="0" w:evenVBand="0" w:oddHBand="1" w:evenHBand="0" w:firstRowFirstColumn="0" w:firstRowLastColumn="0" w:lastRowFirstColumn="0" w:lastRowLastColumn="0"/>
              <w:rPr>
                <w:ins w:id="2000" w:author="Awet Teka" w:date="2025-09-13T13:57:00Z"/>
              </w:rPr>
              <w:pPrChange w:id="2001" w:author="Awet Teka" w:date="2025-09-13T13:58:00Z" w16du:dateUtc="2025-09-13T10:58:00Z">
                <w:pPr>
                  <w:spacing w:after="200" w:line="276" w:lineRule="auto"/>
                  <w:cnfStyle w:val="000000100000" w:firstRow="0" w:lastRow="0" w:firstColumn="0" w:lastColumn="0" w:oddVBand="0" w:evenVBand="0" w:oddHBand="1" w:evenHBand="0" w:firstRowFirstColumn="0" w:firstRowLastColumn="0" w:lastRowFirstColumn="0" w:lastRowLastColumn="0"/>
                </w:pPr>
              </w:pPrChange>
            </w:pPr>
            <w:proofErr w:type="gramStart"/>
            <w:ins w:id="2002" w:author="Awet Teka" w:date="2025-09-13T13:57:00Z">
              <w:r w:rsidRPr="00790ECC">
                <w:t>NUMERIC(</w:t>
              </w:r>
              <w:proofErr w:type="gramEnd"/>
              <w:r w:rsidRPr="00790ECC">
                <w:t>12,2)</w:t>
              </w:r>
            </w:ins>
          </w:p>
        </w:tc>
        <w:tc>
          <w:tcPr>
            <w:tcW w:w="0" w:type="auto"/>
            <w:hideMark/>
            <w:tcPrChange w:id="2003" w:author="Awet Teka" w:date="2025-09-13T13:58:00Z" w16du:dateUtc="2025-09-13T10:58:00Z">
              <w:tcPr>
                <w:tcW w:w="0" w:type="auto"/>
                <w:gridSpan w:val="3"/>
                <w:vAlign w:val="center"/>
                <w:hideMark/>
              </w:tcPr>
            </w:tcPrChange>
          </w:tcPr>
          <w:p w14:paraId="238C3316" w14:textId="77777777" w:rsidR="00790ECC" w:rsidRPr="00790ECC" w:rsidRDefault="00790ECC">
            <w:pPr>
              <w:spacing w:line="276" w:lineRule="auto"/>
              <w:cnfStyle w:val="000000100000" w:firstRow="0" w:lastRow="0" w:firstColumn="0" w:lastColumn="0" w:oddVBand="0" w:evenVBand="0" w:oddHBand="1" w:evenHBand="0" w:firstRowFirstColumn="0" w:firstRowLastColumn="0" w:lastRowFirstColumn="0" w:lastRowLastColumn="0"/>
              <w:rPr>
                <w:ins w:id="2004" w:author="Awet Teka" w:date="2025-09-13T13:57:00Z"/>
              </w:rPr>
              <w:pPrChange w:id="2005" w:author="Awet Teka" w:date="2025-09-13T13:58:00Z" w16du:dateUtc="2025-09-13T10:58: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2006" w:author="Awet Teka" w:date="2025-09-13T13:57:00Z">
              <w:r w:rsidRPr="00790ECC">
                <w:t>Standard cost per unit (ETB)</w:t>
              </w:r>
            </w:ins>
          </w:p>
        </w:tc>
      </w:tr>
      <w:tr w:rsidR="00790ECC" w:rsidRPr="00790ECC" w14:paraId="07FAA3F7" w14:textId="77777777" w:rsidTr="00790ECC">
        <w:trPr>
          <w:ins w:id="2007" w:author="Awet Teka" w:date="2025-09-13T13:57:00Z"/>
          <w:trPrChange w:id="2008" w:author="Awet Teka" w:date="2025-09-13T13:58:00Z" w16du:dateUtc="2025-09-13T10:58: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2009" w:author="Awet Teka" w:date="2025-09-13T13:58:00Z" w16du:dateUtc="2025-09-13T10:58:00Z">
              <w:tcPr>
                <w:tcW w:w="0" w:type="auto"/>
                <w:gridSpan w:val="2"/>
                <w:vAlign w:val="center"/>
                <w:hideMark/>
              </w:tcPr>
            </w:tcPrChange>
          </w:tcPr>
          <w:p w14:paraId="48219427" w14:textId="77777777" w:rsidR="00790ECC" w:rsidRPr="00790ECC" w:rsidRDefault="00790ECC">
            <w:pPr>
              <w:spacing w:line="276" w:lineRule="auto"/>
              <w:rPr>
                <w:ins w:id="2010" w:author="Awet Teka" w:date="2025-09-13T13:57:00Z"/>
              </w:rPr>
              <w:pPrChange w:id="2011" w:author="Awet Teka" w:date="2025-09-13T13:58:00Z" w16du:dateUtc="2025-09-13T10:58:00Z">
                <w:pPr>
                  <w:spacing w:after="200" w:line="276" w:lineRule="auto"/>
                </w:pPr>
              </w:pPrChange>
            </w:pPr>
            <w:ins w:id="2012" w:author="Awet Teka" w:date="2025-09-13T13:57:00Z">
              <w:r w:rsidRPr="00790ECC">
                <w:t>description</w:t>
              </w:r>
            </w:ins>
          </w:p>
        </w:tc>
        <w:tc>
          <w:tcPr>
            <w:tcW w:w="0" w:type="auto"/>
            <w:hideMark/>
            <w:tcPrChange w:id="2013" w:author="Awet Teka" w:date="2025-09-13T13:58:00Z" w16du:dateUtc="2025-09-13T10:58:00Z">
              <w:tcPr>
                <w:tcW w:w="0" w:type="auto"/>
                <w:gridSpan w:val="2"/>
                <w:vAlign w:val="center"/>
                <w:hideMark/>
              </w:tcPr>
            </w:tcPrChange>
          </w:tcPr>
          <w:p w14:paraId="4B3D7914" w14:textId="77777777" w:rsidR="00790ECC" w:rsidRPr="00790ECC" w:rsidRDefault="00790ECC">
            <w:pPr>
              <w:spacing w:line="276" w:lineRule="auto"/>
              <w:cnfStyle w:val="000000000000" w:firstRow="0" w:lastRow="0" w:firstColumn="0" w:lastColumn="0" w:oddVBand="0" w:evenVBand="0" w:oddHBand="0" w:evenHBand="0" w:firstRowFirstColumn="0" w:firstRowLastColumn="0" w:lastRowFirstColumn="0" w:lastRowLastColumn="0"/>
              <w:rPr>
                <w:ins w:id="2014" w:author="Awet Teka" w:date="2025-09-13T13:57:00Z"/>
              </w:rPr>
              <w:pPrChange w:id="2015" w:author="Awet Teka" w:date="2025-09-13T13:58:00Z" w16du:dateUtc="2025-09-13T10:58:00Z">
                <w:pPr>
                  <w:spacing w:after="200" w:line="276" w:lineRule="auto"/>
                  <w:cnfStyle w:val="000000000000" w:firstRow="0" w:lastRow="0" w:firstColumn="0" w:lastColumn="0" w:oddVBand="0" w:evenVBand="0" w:oddHBand="0" w:evenHBand="0" w:firstRowFirstColumn="0" w:firstRowLastColumn="0" w:lastRowFirstColumn="0" w:lastRowLastColumn="0"/>
                </w:pPr>
              </w:pPrChange>
            </w:pPr>
            <w:ins w:id="2016" w:author="Awet Teka" w:date="2025-09-13T13:57:00Z">
              <w:r w:rsidRPr="00790ECC">
                <w:t>TEXT</w:t>
              </w:r>
            </w:ins>
          </w:p>
        </w:tc>
        <w:tc>
          <w:tcPr>
            <w:tcW w:w="0" w:type="auto"/>
            <w:hideMark/>
            <w:tcPrChange w:id="2017" w:author="Awet Teka" w:date="2025-09-13T13:58:00Z" w16du:dateUtc="2025-09-13T10:58:00Z">
              <w:tcPr>
                <w:tcW w:w="0" w:type="auto"/>
                <w:gridSpan w:val="3"/>
                <w:vAlign w:val="center"/>
                <w:hideMark/>
              </w:tcPr>
            </w:tcPrChange>
          </w:tcPr>
          <w:p w14:paraId="105AD719" w14:textId="77777777" w:rsidR="00790ECC" w:rsidRPr="00790ECC" w:rsidRDefault="00790ECC">
            <w:pPr>
              <w:spacing w:line="276" w:lineRule="auto"/>
              <w:cnfStyle w:val="000000000000" w:firstRow="0" w:lastRow="0" w:firstColumn="0" w:lastColumn="0" w:oddVBand="0" w:evenVBand="0" w:oddHBand="0" w:evenHBand="0" w:firstRowFirstColumn="0" w:firstRowLastColumn="0" w:lastRowFirstColumn="0" w:lastRowLastColumn="0"/>
              <w:rPr>
                <w:ins w:id="2018" w:author="Awet Teka" w:date="2025-09-13T13:57:00Z"/>
              </w:rPr>
              <w:pPrChange w:id="2019" w:author="Awet Teka" w:date="2025-09-13T13:58:00Z" w16du:dateUtc="2025-09-13T10:58:00Z">
                <w:pPr>
                  <w:spacing w:after="200" w:line="276" w:lineRule="auto"/>
                  <w:cnfStyle w:val="000000000000" w:firstRow="0" w:lastRow="0" w:firstColumn="0" w:lastColumn="0" w:oddVBand="0" w:evenVBand="0" w:oddHBand="0" w:evenHBand="0" w:firstRowFirstColumn="0" w:firstRowLastColumn="0" w:lastRowFirstColumn="0" w:lastRowLastColumn="0"/>
                </w:pPr>
              </w:pPrChange>
            </w:pPr>
            <w:ins w:id="2020" w:author="Awet Teka" w:date="2025-09-13T13:57:00Z">
              <w:r w:rsidRPr="00790ECC">
                <w:t>Detailed description</w:t>
              </w:r>
            </w:ins>
          </w:p>
        </w:tc>
      </w:tr>
      <w:tr w:rsidR="00790ECC" w:rsidRPr="00790ECC" w14:paraId="1211F4C7" w14:textId="77777777" w:rsidTr="00790ECC">
        <w:trPr>
          <w:cnfStyle w:val="000000100000" w:firstRow="0" w:lastRow="0" w:firstColumn="0" w:lastColumn="0" w:oddVBand="0" w:evenVBand="0" w:oddHBand="1" w:evenHBand="0" w:firstRowFirstColumn="0" w:firstRowLastColumn="0" w:lastRowFirstColumn="0" w:lastRowLastColumn="0"/>
          <w:ins w:id="2021" w:author="Awet Teka" w:date="2025-09-13T13:57:00Z"/>
          <w:trPrChange w:id="2022" w:author="Awet Teka" w:date="2025-09-13T13:58:00Z" w16du:dateUtc="2025-09-13T10:58: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2023" w:author="Awet Teka" w:date="2025-09-13T13:58:00Z" w16du:dateUtc="2025-09-13T10:58:00Z">
              <w:tcPr>
                <w:tcW w:w="0" w:type="auto"/>
                <w:gridSpan w:val="2"/>
                <w:vAlign w:val="center"/>
                <w:hideMark/>
              </w:tcPr>
            </w:tcPrChange>
          </w:tcPr>
          <w:p w14:paraId="3570F1F4" w14:textId="77777777" w:rsidR="00790ECC" w:rsidRPr="00790ECC" w:rsidRDefault="00790ECC">
            <w:pPr>
              <w:spacing w:line="276" w:lineRule="auto"/>
              <w:cnfStyle w:val="001000100000" w:firstRow="0" w:lastRow="0" w:firstColumn="1" w:lastColumn="0" w:oddVBand="0" w:evenVBand="0" w:oddHBand="1" w:evenHBand="0" w:firstRowFirstColumn="0" w:firstRowLastColumn="0" w:lastRowFirstColumn="0" w:lastRowLastColumn="0"/>
              <w:rPr>
                <w:ins w:id="2024" w:author="Awet Teka" w:date="2025-09-13T13:57:00Z"/>
              </w:rPr>
              <w:pPrChange w:id="2025" w:author="Awet Teka" w:date="2025-09-13T13:58:00Z" w16du:dateUtc="2025-09-13T10:58:00Z">
                <w:pPr>
                  <w:spacing w:after="200" w:line="276" w:lineRule="auto"/>
                  <w:cnfStyle w:val="001000100000" w:firstRow="0" w:lastRow="0" w:firstColumn="1" w:lastColumn="0" w:oddVBand="0" w:evenVBand="0" w:oddHBand="1" w:evenHBand="0" w:firstRowFirstColumn="0" w:firstRowLastColumn="0" w:lastRowFirstColumn="0" w:lastRowLastColumn="0"/>
                </w:pPr>
              </w:pPrChange>
            </w:pPr>
            <w:proofErr w:type="spellStart"/>
            <w:ins w:id="2026" w:author="Awet Teka" w:date="2025-09-13T13:57:00Z">
              <w:r w:rsidRPr="00790ECC">
                <w:t>effective_date</w:t>
              </w:r>
              <w:proofErr w:type="spellEnd"/>
            </w:ins>
          </w:p>
        </w:tc>
        <w:tc>
          <w:tcPr>
            <w:tcW w:w="0" w:type="auto"/>
            <w:hideMark/>
            <w:tcPrChange w:id="2027" w:author="Awet Teka" w:date="2025-09-13T13:58:00Z" w16du:dateUtc="2025-09-13T10:58:00Z">
              <w:tcPr>
                <w:tcW w:w="0" w:type="auto"/>
                <w:gridSpan w:val="2"/>
                <w:vAlign w:val="center"/>
                <w:hideMark/>
              </w:tcPr>
            </w:tcPrChange>
          </w:tcPr>
          <w:p w14:paraId="48FEF276" w14:textId="77777777" w:rsidR="00790ECC" w:rsidRPr="00790ECC" w:rsidRDefault="00790ECC">
            <w:pPr>
              <w:spacing w:line="276" w:lineRule="auto"/>
              <w:cnfStyle w:val="000000100000" w:firstRow="0" w:lastRow="0" w:firstColumn="0" w:lastColumn="0" w:oddVBand="0" w:evenVBand="0" w:oddHBand="1" w:evenHBand="0" w:firstRowFirstColumn="0" w:firstRowLastColumn="0" w:lastRowFirstColumn="0" w:lastRowLastColumn="0"/>
              <w:rPr>
                <w:ins w:id="2028" w:author="Awet Teka" w:date="2025-09-13T13:57:00Z"/>
              </w:rPr>
              <w:pPrChange w:id="2029" w:author="Awet Teka" w:date="2025-09-13T13:58:00Z" w16du:dateUtc="2025-09-13T10:58: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2030" w:author="Awet Teka" w:date="2025-09-13T13:57:00Z">
              <w:r w:rsidRPr="00790ECC">
                <w:t>DATE</w:t>
              </w:r>
            </w:ins>
          </w:p>
        </w:tc>
        <w:tc>
          <w:tcPr>
            <w:tcW w:w="0" w:type="auto"/>
            <w:hideMark/>
            <w:tcPrChange w:id="2031" w:author="Awet Teka" w:date="2025-09-13T13:58:00Z" w16du:dateUtc="2025-09-13T10:58:00Z">
              <w:tcPr>
                <w:tcW w:w="0" w:type="auto"/>
                <w:gridSpan w:val="3"/>
                <w:vAlign w:val="center"/>
                <w:hideMark/>
              </w:tcPr>
            </w:tcPrChange>
          </w:tcPr>
          <w:p w14:paraId="77A86404" w14:textId="77777777" w:rsidR="00790ECC" w:rsidRPr="00790ECC" w:rsidRDefault="00790ECC">
            <w:pPr>
              <w:spacing w:line="276" w:lineRule="auto"/>
              <w:cnfStyle w:val="000000100000" w:firstRow="0" w:lastRow="0" w:firstColumn="0" w:lastColumn="0" w:oddVBand="0" w:evenVBand="0" w:oddHBand="1" w:evenHBand="0" w:firstRowFirstColumn="0" w:firstRowLastColumn="0" w:lastRowFirstColumn="0" w:lastRowLastColumn="0"/>
              <w:rPr>
                <w:ins w:id="2032" w:author="Awet Teka" w:date="2025-09-13T13:57:00Z"/>
              </w:rPr>
              <w:pPrChange w:id="2033" w:author="Awet Teka" w:date="2025-09-13T13:58:00Z" w16du:dateUtc="2025-09-13T10:58: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2034" w:author="Awet Teka" w:date="2025-09-13T13:57:00Z">
              <w:r w:rsidRPr="00790ECC">
                <w:t>Start date</w:t>
              </w:r>
            </w:ins>
          </w:p>
        </w:tc>
      </w:tr>
      <w:tr w:rsidR="00790ECC" w:rsidRPr="00790ECC" w14:paraId="5CDE7950" w14:textId="77777777" w:rsidTr="00790ECC">
        <w:trPr>
          <w:ins w:id="2035" w:author="Awet Teka" w:date="2025-09-13T13:57:00Z"/>
          <w:trPrChange w:id="2036" w:author="Awet Teka" w:date="2025-09-13T13:58:00Z" w16du:dateUtc="2025-09-13T10:58: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2037" w:author="Awet Teka" w:date="2025-09-13T13:58:00Z" w16du:dateUtc="2025-09-13T10:58:00Z">
              <w:tcPr>
                <w:tcW w:w="0" w:type="auto"/>
                <w:gridSpan w:val="2"/>
                <w:vAlign w:val="center"/>
                <w:hideMark/>
              </w:tcPr>
            </w:tcPrChange>
          </w:tcPr>
          <w:p w14:paraId="55E82B91" w14:textId="77777777" w:rsidR="00790ECC" w:rsidRPr="00790ECC" w:rsidRDefault="00790ECC">
            <w:pPr>
              <w:spacing w:line="276" w:lineRule="auto"/>
              <w:rPr>
                <w:ins w:id="2038" w:author="Awet Teka" w:date="2025-09-13T13:57:00Z"/>
              </w:rPr>
              <w:pPrChange w:id="2039" w:author="Awet Teka" w:date="2025-09-13T13:58:00Z" w16du:dateUtc="2025-09-13T10:58:00Z">
                <w:pPr>
                  <w:spacing w:after="200" w:line="276" w:lineRule="auto"/>
                </w:pPr>
              </w:pPrChange>
            </w:pPr>
            <w:proofErr w:type="spellStart"/>
            <w:ins w:id="2040" w:author="Awet Teka" w:date="2025-09-13T13:57:00Z">
              <w:r w:rsidRPr="00790ECC">
                <w:t>expiry_date</w:t>
              </w:r>
              <w:proofErr w:type="spellEnd"/>
            </w:ins>
          </w:p>
        </w:tc>
        <w:tc>
          <w:tcPr>
            <w:tcW w:w="0" w:type="auto"/>
            <w:hideMark/>
            <w:tcPrChange w:id="2041" w:author="Awet Teka" w:date="2025-09-13T13:58:00Z" w16du:dateUtc="2025-09-13T10:58:00Z">
              <w:tcPr>
                <w:tcW w:w="0" w:type="auto"/>
                <w:gridSpan w:val="2"/>
                <w:vAlign w:val="center"/>
                <w:hideMark/>
              </w:tcPr>
            </w:tcPrChange>
          </w:tcPr>
          <w:p w14:paraId="46DC3922" w14:textId="77777777" w:rsidR="00790ECC" w:rsidRPr="00790ECC" w:rsidRDefault="00790ECC">
            <w:pPr>
              <w:spacing w:line="276" w:lineRule="auto"/>
              <w:cnfStyle w:val="000000000000" w:firstRow="0" w:lastRow="0" w:firstColumn="0" w:lastColumn="0" w:oddVBand="0" w:evenVBand="0" w:oddHBand="0" w:evenHBand="0" w:firstRowFirstColumn="0" w:firstRowLastColumn="0" w:lastRowFirstColumn="0" w:lastRowLastColumn="0"/>
              <w:rPr>
                <w:ins w:id="2042" w:author="Awet Teka" w:date="2025-09-13T13:57:00Z"/>
              </w:rPr>
              <w:pPrChange w:id="2043" w:author="Awet Teka" w:date="2025-09-13T13:58:00Z" w16du:dateUtc="2025-09-13T10:58:00Z">
                <w:pPr>
                  <w:spacing w:after="200" w:line="276" w:lineRule="auto"/>
                  <w:cnfStyle w:val="000000000000" w:firstRow="0" w:lastRow="0" w:firstColumn="0" w:lastColumn="0" w:oddVBand="0" w:evenVBand="0" w:oddHBand="0" w:evenHBand="0" w:firstRowFirstColumn="0" w:firstRowLastColumn="0" w:lastRowFirstColumn="0" w:lastRowLastColumn="0"/>
                </w:pPr>
              </w:pPrChange>
            </w:pPr>
            <w:ins w:id="2044" w:author="Awet Teka" w:date="2025-09-13T13:57:00Z">
              <w:r w:rsidRPr="00790ECC">
                <w:t>DATE NULL</w:t>
              </w:r>
            </w:ins>
          </w:p>
        </w:tc>
        <w:tc>
          <w:tcPr>
            <w:tcW w:w="0" w:type="auto"/>
            <w:hideMark/>
            <w:tcPrChange w:id="2045" w:author="Awet Teka" w:date="2025-09-13T13:58:00Z" w16du:dateUtc="2025-09-13T10:58:00Z">
              <w:tcPr>
                <w:tcW w:w="0" w:type="auto"/>
                <w:gridSpan w:val="3"/>
                <w:vAlign w:val="center"/>
                <w:hideMark/>
              </w:tcPr>
            </w:tcPrChange>
          </w:tcPr>
          <w:p w14:paraId="0988B6EE" w14:textId="77777777" w:rsidR="00790ECC" w:rsidRPr="00790ECC" w:rsidRDefault="00790ECC">
            <w:pPr>
              <w:spacing w:line="276" w:lineRule="auto"/>
              <w:cnfStyle w:val="000000000000" w:firstRow="0" w:lastRow="0" w:firstColumn="0" w:lastColumn="0" w:oddVBand="0" w:evenVBand="0" w:oddHBand="0" w:evenHBand="0" w:firstRowFirstColumn="0" w:firstRowLastColumn="0" w:lastRowFirstColumn="0" w:lastRowLastColumn="0"/>
              <w:rPr>
                <w:ins w:id="2046" w:author="Awet Teka" w:date="2025-09-13T13:57:00Z"/>
              </w:rPr>
              <w:pPrChange w:id="2047" w:author="Awet Teka" w:date="2025-09-13T13:58:00Z" w16du:dateUtc="2025-09-13T10:58:00Z">
                <w:pPr>
                  <w:spacing w:after="200" w:line="276" w:lineRule="auto"/>
                  <w:cnfStyle w:val="000000000000" w:firstRow="0" w:lastRow="0" w:firstColumn="0" w:lastColumn="0" w:oddVBand="0" w:evenVBand="0" w:oddHBand="0" w:evenHBand="0" w:firstRowFirstColumn="0" w:firstRowLastColumn="0" w:lastRowFirstColumn="0" w:lastRowLastColumn="0"/>
                </w:pPr>
              </w:pPrChange>
            </w:pPr>
            <w:ins w:id="2048" w:author="Awet Teka" w:date="2025-09-13T13:57:00Z">
              <w:r w:rsidRPr="00790ECC">
                <w:t>End date (nullable)</w:t>
              </w:r>
            </w:ins>
          </w:p>
        </w:tc>
      </w:tr>
    </w:tbl>
    <w:p w14:paraId="00061D33" w14:textId="77777777" w:rsidR="00790ECC" w:rsidRDefault="00790ECC" w:rsidP="00790ECC">
      <w:pPr>
        <w:rPr>
          <w:ins w:id="2049" w:author="Awet Teka" w:date="2025-09-13T14:00:00Z" w16du:dateUtc="2025-09-13T11:00:00Z"/>
        </w:rPr>
      </w:pPr>
    </w:p>
    <w:p w14:paraId="4A448647" w14:textId="77777777" w:rsidR="00790ECC" w:rsidRDefault="00790ECC">
      <w:pPr>
        <w:pStyle w:val="Heading3"/>
        <w:rPr>
          <w:ins w:id="2050" w:author="Awet Teka" w:date="2025-09-13T14:00:00Z" w16du:dateUtc="2025-09-13T11:00:00Z"/>
        </w:rPr>
        <w:pPrChange w:id="2051" w:author="Awet Teka" w:date="2025-09-13T14:00:00Z" w16du:dateUtc="2025-09-13T11:00:00Z">
          <w:pPr>
            <w:pStyle w:val="Heading2"/>
          </w:pPr>
        </w:pPrChange>
      </w:pPr>
      <w:ins w:id="2052" w:author="Awet Teka" w:date="2025-09-13T14:00:00Z" w16du:dateUtc="2025-09-13T11:00:00Z">
        <w:r>
          <w:rPr>
            <w:rStyle w:val="Strong"/>
            <w:b/>
            <w:bCs/>
          </w:rPr>
          <w:t>Unit Cost Table (Regional / Time-Sensitive Costs)</w:t>
        </w:r>
      </w:ins>
    </w:p>
    <w:p w14:paraId="79727228" w14:textId="74670506" w:rsidR="00790ECC" w:rsidRDefault="00790ECC" w:rsidP="00790ECC">
      <w:pPr>
        <w:pStyle w:val="NormalWeb"/>
        <w:rPr>
          <w:ins w:id="2053" w:author="Awet Teka" w:date="2025-09-13T14:00:00Z" w16du:dateUtc="2025-09-13T11:00:00Z"/>
        </w:rPr>
      </w:pPr>
      <w:ins w:id="2054" w:author="Awet Teka" w:date="2025-09-13T14:00:00Z" w16du:dateUtc="2025-09-13T11:00:00Z">
        <w:r>
          <w:t>Overrides or supplements default costs with regional or updated prices.</w:t>
        </w:r>
      </w:ins>
    </w:p>
    <w:tbl>
      <w:tblPr>
        <w:tblStyle w:val="ListTable3"/>
        <w:tblW w:w="0" w:type="auto"/>
        <w:tblLook w:val="04A0" w:firstRow="1" w:lastRow="0" w:firstColumn="1" w:lastColumn="0" w:noHBand="0" w:noVBand="1"/>
        <w:tblPrChange w:id="2055" w:author="Awet Teka" w:date="2025-09-13T14:01:00Z" w16du:dateUtc="2025-09-13T11:01:00Z">
          <w:tblPr>
            <w:tblW w:w="0" w:type="auto"/>
            <w:tblCellSpacing w:w="15" w:type="dxa"/>
            <w:tblCellMar>
              <w:top w:w="15" w:type="dxa"/>
              <w:left w:w="15" w:type="dxa"/>
              <w:bottom w:w="15" w:type="dxa"/>
              <w:right w:w="15" w:type="dxa"/>
            </w:tblCellMar>
            <w:tblLook w:val="04A0" w:firstRow="1" w:lastRow="0" w:firstColumn="1" w:lastColumn="0" w:noHBand="0" w:noVBand="1"/>
          </w:tblPr>
        </w:tblPrChange>
      </w:tblPr>
      <w:tblGrid>
        <w:gridCol w:w="2056"/>
        <w:gridCol w:w="2779"/>
        <w:gridCol w:w="3795"/>
        <w:tblGridChange w:id="2056">
          <w:tblGrid>
            <w:gridCol w:w="5"/>
            <w:gridCol w:w="1803"/>
            <w:gridCol w:w="253"/>
            <w:gridCol w:w="2469"/>
            <w:gridCol w:w="310"/>
            <w:gridCol w:w="3795"/>
            <w:gridCol w:w="5"/>
          </w:tblGrid>
        </w:tblGridChange>
      </w:tblGrid>
      <w:tr w:rsidR="00790ECC" w:rsidRPr="00790ECC" w14:paraId="565515FA" w14:textId="77777777" w:rsidTr="00790ECC">
        <w:trPr>
          <w:cnfStyle w:val="100000000000" w:firstRow="1" w:lastRow="0" w:firstColumn="0" w:lastColumn="0" w:oddVBand="0" w:evenVBand="0" w:oddHBand="0" w:evenHBand="0" w:firstRowFirstColumn="0" w:firstRowLastColumn="0" w:lastRowFirstColumn="0" w:lastRowLastColumn="0"/>
          <w:ins w:id="2057" w:author="Awet Teka" w:date="2025-09-13T14:00:00Z"/>
          <w:trPrChange w:id="2058" w:author="Awet Teka" w:date="2025-09-13T14:01:00Z" w16du:dateUtc="2025-09-13T11:01:00Z">
            <w:trPr>
              <w:tblHeader/>
              <w:tblCellSpacing w:w="15" w:type="dxa"/>
            </w:trPr>
          </w:trPrChange>
        </w:trPr>
        <w:tc>
          <w:tcPr>
            <w:cnfStyle w:val="001000000100" w:firstRow="0" w:lastRow="0" w:firstColumn="1" w:lastColumn="0" w:oddVBand="0" w:evenVBand="0" w:oddHBand="0" w:evenHBand="0" w:firstRowFirstColumn="1" w:firstRowLastColumn="0" w:lastRowFirstColumn="0" w:lastRowLastColumn="0"/>
            <w:tcW w:w="0" w:type="auto"/>
            <w:hideMark/>
            <w:tcPrChange w:id="2059" w:author="Awet Teka" w:date="2025-09-13T14:01:00Z" w16du:dateUtc="2025-09-13T11:01:00Z">
              <w:tcPr>
                <w:tcW w:w="0" w:type="auto"/>
                <w:gridSpan w:val="2"/>
                <w:vAlign w:val="center"/>
                <w:hideMark/>
              </w:tcPr>
            </w:tcPrChange>
          </w:tcPr>
          <w:p w14:paraId="5E5A9131" w14:textId="77777777" w:rsidR="00790ECC" w:rsidRPr="00790ECC" w:rsidRDefault="00790ECC">
            <w:pPr>
              <w:pStyle w:val="NormalWeb"/>
              <w:spacing w:before="0" w:beforeAutospacing="0" w:after="0" w:afterAutospacing="0"/>
              <w:cnfStyle w:val="101000000100" w:firstRow="1" w:lastRow="0" w:firstColumn="1" w:lastColumn="0" w:oddVBand="0" w:evenVBand="0" w:oddHBand="0" w:evenHBand="0" w:firstRowFirstColumn="1" w:firstRowLastColumn="0" w:lastRowFirstColumn="0" w:lastRowLastColumn="0"/>
              <w:rPr>
                <w:ins w:id="2060" w:author="Awet Teka" w:date="2025-09-13T14:00:00Z"/>
              </w:rPr>
              <w:pPrChange w:id="2061" w:author="Awet Teka" w:date="2025-09-13T14:01:00Z" w16du:dateUtc="2025-09-13T11:01:00Z">
                <w:pPr>
                  <w:pStyle w:val="NormalWeb"/>
                  <w:cnfStyle w:val="101000000100" w:firstRow="1" w:lastRow="0" w:firstColumn="1" w:lastColumn="0" w:oddVBand="0" w:evenVBand="0" w:oddHBand="0" w:evenHBand="0" w:firstRowFirstColumn="1" w:firstRowLastColumn="0" w:lastRowFirstColumn="0" w:lastRowLastColumn="0"/>
                </w:pPr>
              </w:pPrChange>
            </w:pPr>
            <w:ins w:id="2062" w:author="Awet Teka" w:date="2025-09-13T14:00:00Z">
              <w:r w:rsidRPr="00790ECC">
                <w:t>Field</w:t>
              </w:r>
            </w:ins>
          </w:p>
        </w:tc>
        <w:tc>
          <w:tcPr>
            <w:tcW w:w="0" w:type="auto"/>
            <w:hideMark/>
            <w:tcPrChange w:id="2063" w:author="Awet Teka" w:date="2025-09-13T14:01:00Z" w16du:dateUtc="2025-09-13T11:01:00Z">
              <w:tcPr>
                <w:tcW w:w="0" w:type="auto"/>
                <w:gridSpan w:val="2"/>
                <w:vAlign w:val="center"/>
                <w:hideMark/>
              </w:tcPr>
            </w:tcPrChange>
          </w:tcPr>
          <w:p w14:paraId="5380F199" w14:textId="77777777" w:rsidR="00790ECC" w:rsidRPr="00790ECC" w:rsidRDefault="00790ECC">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ins w:id="2064" w:author="Awet Teka" w:date="2025-09-13T14:00:00Z"/>
              </w:rPr>
              <w:pPrChange w:id="2065" w:author="Awet Teka" w:date="2025-09-13T14:01:00Z" w16du:dateUtc="2025-09-13T11:01:00Z">
                <w:pPr>
                  <w:pStyle w:val="NormalWeb"/>
                  <w:cnfStyle w:val="100000000000" w:firstRow="1" w:lastRow="0" w:firstColumn="0" w:lastColumn="0" w:oddVBand="0" w:evenVBand="0" w:oddHBand="0" w:evenHBand="0" w:firstRowFirstColumn="0" w:firstRowLastColumn="0" w:lastRowFirstColumn="0" w:lastRowLastColumn="0"/>
                </w:pPr>
              </w:pPrChange>
            </w:pPr>
            <w:ins w:id="2066" w:author="Awet Teka" w:date="2025-09-13T14:00:00Z">
              <w:r w:rsidRPr="00790ECC">
                <w:t>Type</w:t>
              </w:r>
            </w:ins>
          </w:p>
        </w:tc>
        <w:tc>
          <w:tcPr>
            <w:tcW w:w="0" w:type="auto"/>
            <w:hideMark/>
            <w:tcPrChange w:id="2067" w:author="Awet Teka" w:date="2025-09-13T14:01:00Z" w16du:dateUtc="2025-09-13T11:01:00Z">
              <w:tcPr>
                <w:tcW w:w="0" w:type="auto"/>
                <w:gridSpan w:val="3"/>
                <w:vAlign w:val="center"/>
                <w:hideMark/>
              </w:tcPr>
            </w:tcPrChange>
          </w:tcPr>
          <w:p w14:paraId="14C14A89" w14:textId="77777777" w:rsidR="00790ECC" w:rsidRPr="00790ECC" w:rsidRDefault="00790ECC">
            <w:pPr>
              <w:pStyle w:val="NormalWeb"/>
              <w:spacing w:before="0" w:beforeAutospacing="0" w:after="0" w:afterAutospacing="0"/>
              <w:cnfStyle w:val="100000000000" w:firstRow="1" w:lastRow="0" w:firstColumn="0" w:lastColumn="0" w:oddVBand="0" w:evenVBand="0" w:oddHBand="0" w:evenHBand="0" w:firstRowFirstColumn="0" w:firstRowLastColumn="0" w:lastRowFirstColumn="0" w:lastRowLastColumn="0"/>
              <w:rPr>
                <w:ins w:id="2068" w:author="Awet Teka" w:date="2025-09-13T14:00:00Z"/>
              </w:rPr>
              <w:pPrChange w:id="2069" w:author="Awet Teka" w:date="2025-09-13T14:01:00Z" w16du:dateUtc="2025-09-13T11:01:00Z">
                <w:pPr>
                  <w:pStyle w:val="NormalWeb"/>
                  <w:cnfStyle w:val="100000000000" w:firstRow="1" w:lastRow="0" w:firstColumn="0" w:lastColumn="0" w:oddVBand="0" w:evenVBand="0" w:oddHBand="0" w:evenHBand="0" w:firstRowFirstColumn="0" w:firstRowLastColumn="0" w:lastRowFirstColumn="0" w:lastRowLastColumn="0"/>
                </w:pPr>
              </w:pPrChange>
            </w:pPr>
            <w:ins w:id="2070" w:author="Awet Teka" w:date="2025-09-13T14:00:00Z">
              <w:r w:rsidRPr="00790ECC">
                <w:t>Description</w:t>
              </w:r>
            </w:ins>
          </w:p>
        </w:tc>
      </w:tr>
      <w:tr w:rsidR="00790ECC" w:rsidRPr="00790ECC" w14:paraId="0703ED58" w14:textId="77777777" w:rsidTr="00790ECC">
        <w:trPr>
          <w:cnfStyle w:val="000000100000" w:firstRow="0" w:lastRow="0" w:firstColumn="0" w:lastColumn="0" w:oddVBand="0" w:evenVBand="0" w:oddHBand="1" w:evenHBand="0" w:firstRowFirstColumn="0" w:firstRowLastColumn="0" w:lastRowFirstColumn="0" w:lastRowLastColumn="0"/>
          <w:ins w:id="2071" w:author="Awet Teka" w:date="2025-09-13T14:00:00Z"/>
          <w:trPrChange w:id="2072" w:author="Awet Teka" w:date="2025-09-13T14:01:00Z" w16du:dateUtc="2025-09-13T11:01: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2073" w:author="Awet Teka" w:date="2025-09-13T14:01:00Z" w16du:dateUtc="2025-09-13T11:01:00Z">
              <w:tcPr>
                <w:tcW w:w="0" w:type="auto"/>
                <w:gridSpan w:val="2"/>
                <w:vAlign w:val="center"/>
                <w:hideMark/>
              </w:tcPr>
            </w:tcPrChange>
          </w:tcPr>
          <w:p w14:paraId="1938F81B" w14:textId="77777777" w:rsidR="00790ECC" w:rsidRPr="00790ECC" w:rsidRDefault="00790ECC">
            <w:pPr>
              <w:pStyle w:val="NormalWeb"/>
              <w:spacing w:before="0" w:beforeAutospacing="0" w:after="0" w:afterAutospacing="0"/>
              <w:cnfStyle w:val="001000100000" w:firstRow="0" w:lastRow="0" w:firstColumn="1" w:lastColumn="0" w:oddVBand="0" w:evenVBand="0" w:oddHBand="1" w:evenHBand="0" w:firstRowFirstColumn="0" w:firstRowLastColumn="0" w:lastRowFirstColumn="0" w:lastRowLastColumn="0"/>
              <w:rPr>
                <w:ins w:id="2074" w:author="Awet Teka" w:date="2025-09-13T14:00:00Z"/>
              </w:rPr>
              <w:pPrChange w:id="2075" w:author="Awet Teka" w:date="2025-09-13T14:01:00Z" w16du:dateUtc="2025-09-13T11:01:00Z">
                <w:pPr>
                  <w:pStyle w:val="NormalWeb"/>
                  <w:cnfStyle w:val="001000100000" w:firstRow="0" w:lastRow="0" w:firstColumn="1" w:lastColumn="0" w:oddVBand="0" w:evenVBand="0" w:oddHBand="1" w:evenHBand="0" w:firstRowFirstColumn="0" w:firstRowLastColumn="0" w:lastRowFirstColumn="0" w:lastRowLastColumn="0"/>
                </w:pPr>
              </w:pPrChange>
            </w:pPr>
            <w:proofErr w:type="spellStart"/>
            <w:ins w:id="2076" w:author="Awet Teka" w:date="2025-09-13T14:00:00Z">
              <w:r w:rsidRPr="00790ECC">
                <w:t>cost_id</w:t>
              </w:r>
              <w:proofErr w:type="spellEnd"/>
            </w:ins>
          </w:p>
        </w:tc>
        <w:tc>
          <w:tcPr>
            <w:tcW w:w="0" w:type="auto"/>
            <w:hideMark/>
            <w:tcPrChange w:id="2077" w:author="Awet Teka" w:date="2025-09-13T14:01:00Z" w16du:dateUtc="2025-09-13T11:01:00Z">
              <w:tcPr>
                <w:tcW w:w="0" w:type="auto"/>
                <w:gridSpan w:val="2"/>
                <w:vAlign w:val="center"/>
                <w:hideMark/>
              </w:tcPr>
            </w:tcPrChange>
          </w:tcPr>
          <w:p w14:paraId="3992E6F2" w14:textId="77777777" w:rsidR="00790ECC" w:rsidRPr="00790ECC" w:rsidRDefault="00790ECC">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ins w:id="2078" w:author="Awet Teka" w:date="2025-09-13T14:00:00Z"/>
              </w:rPr>
              <w:pPrChange w:id="2079" w:author="Awet Teka" w:date="2025-09-13T14:01:00Z" w16du:dateUtc="2025-09-13T11:01:00Z">
                <w:pPr>
                  <w:pStyle w:val="NormalWeb"/>
                  <w:cnfStyle w:val="000000100000" w:firstRow="0" w:lastRow="0" w:firstColumn="0" w:lastColumn="0" w:oddVBand="0" w:evenVBand="0" w:oddHBand="1" w:evenHBand="0" w:firstRowFirstColumn="0" w:firstRowLastColumn="0" w:lastRowFirstColumn="0" w:lastRowLastColumn="0"/>
                </w:pPr>
              </w:pPrChange>
            </w:pPr>
            <w:ins w:id="2080" w:author="Awet Teka" w:date="2025-09-13T14:00:00Z">
              <w:r w:rsidRPr="00790ECC">
                <w:t>BIGSERIAL, PK</w:t>
              </w:r>
            </w:ins>
          </w:p>
        </w:tc>
        <w:tc>
          <w:tcPr>
            <w:tcW w:w="0" w:type="auto"/>
            <w:hideMark/>
            <w:tcPrChange w:id="2081" w:author="Awet Teka" w:date="2025-09-13T14:01:00Z" w16du:dateUtc="2025-09-13T11:01:00Z">
              <w:tcPr>
                <w:tcW w:w="0" w:type="auto"/>
                <w:gridSpan w:val="3"/>
                <w:vAlign w:val="center"/>
                <w:hideMark/>
              </w:tcPr>
            </w:tcPrChange>
          </w:tcPr>
          <w:p w14:paraId="53B2A229" w14:textId="77777777" w:rsidR="00790ECC" w:rsidRPr="00790ECC" w:rsidRDefault="00790ECC">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ins w:id="2082" w:author="Awet Teka" w:date="2025-09-13T14:00:00Z"/>
              </w:rPr>
              <w:pPrChange w:id="2083" w:author="Awet Teka" w:date="2025-09-13T14:01:00Z" w16du:dateUtc="2025-09-13T11:01:00Z">
                <w:pPr>
                  <w:pStyle w:val="NormalWeb"/>
                  <w:cnfStyle w:val="000000100000" w:firstRow="0" w:lastRow="0" w:firstColumn="0" w:lastColumn="0" w:oddVBand="0" w:evenVBand="0" w:oddHBand="1" w:evenHBand="0" w:firstRowFirstColumn="0" w:firstRowLastColumn="0" w:lastRowFirstColumn="0" w:lastRowLastColumn="0"/>
                </w:pPr>
              </w:pPrChange>
            </w:pPr>
            <w:ins w:id="2084" w:author="Awet Teka" w:date="2025-09-13T14:00:00Z">
              <w:r w:rsidRPr="00790ECC">
                <w:t>Unique record ID</w:t>
              </w:r>
            </w:ins>
          </w:p>
        </w:tc>
      </w:tr>
      <w:tr w:rsidR="00790ECC" w:rsidRPr="00790ECC" w14:paraId="1AF33EA9" w14:textId="77777777" w:rsidTr="00790ECC">
        <w:trPr>
          <w:ins w:id="2085" w:author="Awet Teka" w:date="2025-09-13T14:00:00Z"/>
          <w:trPrChange w:id="2086" w:author="Awet Teka" w:date="2025-09-13T14:01:00Z" w16du:dateUtc="2025-09-13T11:01: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2087" w:author="Awet Teka" w:date="2025-09-13T14:01:00Z" w16du:dateUtc="2025-09-13T11:01:00Z">
              <w:tcPr>
                <w:tcW w:w="0" w:type="auto"/>
                <w:gridSpan w:val="2"/>
                <w:vAlign w:val="center"/>
                <w:hideMark/>
              </w:tcPr>
            </w:tcPrChange>
          </w:tcPr>
          <w:p w14:paraId="3CB4F268" w14:textId="77777777" w:rsidR="00790ECC" w:rsidRPr="00790ECC" w:rsidRDefault="00790ECC">
            <w:pPr>
              <w:pStyle w:val="NormalWeb"/>
              <w:spacing w:before="0" w:beforeAutospacing="0" w:after="0" w:afterAutospacing="0"/>
              <w:rPr>
                <w:ins w:id="2088" w:author="Awet Teka" w:date="2025-09-13T14:00:00Z"/>
              </w:rPr>
              <w:pPrChange w:id="2089" w:author="Awet Teka" w:date="2025-09-13T14:01:00Z" w16du:dateUtc="2025-09-13T11:01:00Z">
                <w:pPr>
                  <w:pStyle w:val="NormalWeb"/>
                </w:pPr>
              </w:pPrChange>
            </w:pPr>
            <w:proofErr w:type="spellStart"/>
            <w:ins w:id="2090" w:author="Awet Teka" w:date="2025-09-13T14:00:00Z">
              <w:r w:rsidRPr="00790ECC">
                <w:t>intervention_code</w:t>
              </w:r>
              <w:proofErr w:type="spellEnd"/>
            </w:ins>
          </w:p>
        </w:tc>
        <w:tc>
          <w:tcPr>
            <w:tcW w:w="0" w:type="auto"/>
            <w:hideMark/>
            <w:tcPrChange w:id="2091" w:author="Awet Teka" w:date="2025-09-13T14:01:00Z" w16du:dateUtc="2025-09-13T11:01:00Z">
              <w:tcPr>
                <w:tcW w:w="0" w:type="auto"/>
                <w:gridSpan w:val="2"/>
                <w:vAlign w:val="center"/>
                <w:hideMark/>
              </w:tcPr>
            </w:tcPrChange>
          </w:tcPr>
          <w:p w14:paraId="04C4446B" w14:textId="77777777" w:rsidR="00790ECC" w:rsidRPr="00790ECC" w:rsidRDefault="00790ECC">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ins w:id="2092" w:author="Awet Teka" w:date="2025-09-13T14:00:00Z"/>
              </w:rPr>
              <w:pPrChange w:id="2093" w:author="Awet Teka" w:date="2025-09-13T14:01:00Z" w16du:dateUtc="2025-09-13T11:01:00Z">
                <w:pPr>
                  <w:pStyle w:val="NormalWeb"/>
                  <w:cnfStyle w:val="000000000000" w:firstRow="0" w:lastRow="0" w:firstColumn="0" w:lastColumn="0" w:oddVBand="0" w:evenVBand="0" w:oddHBand="0" w:evenHBand="0" w:firstRowFirstColumn="0" w:firstRowLastColumn="0" w:lastRowFirstColumn="0" w:lastRowLastColumn="0"/>
                </w:pPr>
              </w:pPrChange>
            </w:pPr>
            <w:ins w:id="2094" w:author="Awet Teka" w:date="2025-09-13T14:00:00Z">
              <w:r w:rsidRPr="00790ECC">
                <w:t xml:space="preserve">FK → </w:t>
              </w:r>
              <w:proofErr w:type="spellStart"/>
              <w:r w:rsidRPr="00790ECC">
                <w:t>Intervention_Lookup</w:t>
              </w:r>
              <w:proofErr w:type="spellEnd"/>
            </w:ins>
          </w:p>
        </w:tc>
        <w:tc>
          <w:tcPr>
            <w:tcW w:w="0" w:type="auto"/>
            <w:hideMark/>
            <w:tcPrChange w:id="2095" w:author="Awet Teka" w:date="2025-09-13T14:01:00Z" w16du:dateUtc="2025-09-13T11:01:00Z">
              <w:tcPr>
                <w:tcW w:w="0" w:type="auto"/>
                <w:gridSpan w:val="3"/>
                <w:vAlign w:val="center"/>
                <w:hideMark/>
              </w:tcPr>
            </w:tcPrChange>
          </w:tcPr>
          <w:p w14:paraId="78817F08" w14:textId="77777777" w:rsidR="00790ECC" w:rsidRPr="00790ECC" w:rsidRDefault="00790ECC">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ins w:id="2096" w:author="Awet Teka" w:date="2025-09-13T14:00:00Z"/>
              </w:rPr>
              <w:pPrChange w:id="2097" w:author="Awet Teka" w:date="2025-09-13T14:01:00Z" w16du:dateUtc="2025-09-13T11:01:00Z">
                <w:pPr>
                  <w:pStyle w:val="NormalWeb"/>
                  <w:cnfStyle w:val="000000000000" w:firstRow="0" w:lastRow="0" w:firstColumn="0" w:lastColumn="0" w:oddVBand="0" w:evenVBand="0" w:oddHBand="0" w:evenHBand="0" w:firstRowFirstColumn="0" w:firstRowLastColumn="0" w:lastRowFirstColumn="0" w:lastRowLastColumn="0"/>
                </w:pPr>
              </w:pPrChange>
            </w:pPr>
            <w:ins w:id="2098" w:author="Awet Teka" w:date="2025-09-13T14:00:00Z">
              <w:r w:rsidRPr="00790ECC">
                <w:t>Which intervention</w:t>
              </w:r>
            </w:ins>
          </w:p>
        </w:tc>
      </w:tr>
      <w:tr w:rsidR="00790ECC" w:rsidRPr="00790ECC" w14:paraId="661438F7" w14:textId="77777777" w:rsidTr="00790ECC">
        <w:trPr>
          <w:cnfStyle w:val="000000100000" w:firstRow="0" w:lastRow="0" w:firstColumn="0" w:lastColumn="0" w:oddVBand="0" w:evenVBand="0" w:oddHBand="1" w:evenHBand="0" w:firstRowFirstColumn="0" w:firstRowLastColumn="0" w:lastRowFirstColumn="0" w:lastRowLastColumn="0"/>
          <w:ins w:id="2099" w:author="Awet Teka" w:date="2025-09-13T14:00:00Z"/>
          <w:trPrChange w:id="2100" w:author="Awet Teka" w:date="2025-09-13T14:01:00Z" w16du:dateUtc="2025-09-13T11:01: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2101" w:author="Awet Teka" w:date="2025-09-13T14:01:00Z" w16du:dateUtc="2025-09-13T11:01:00Z">
              <w:tcPr>
                <w:tcW w:w="0" w:type="auto"/>
                <w:gridSpan w:val="2"/>
                <w:vAlign w:val="center"/>
                <w:hideMark/>
              </w:tcPr>
            </w:tcPrChange>
          </w:tcPr>
          <w:p w14:paraId="00B78A7A" w14:textId="77777777" w:rsidR="00790ECC" w:rsidRPr="00790ECC" w:rsidRDefault="00790ECC">
            <w:pPr>
              <w:pStyle w:val="NormalWeb"/>
              <w:spacing w:before="0" w:beforeAutospacing="0" w:after="0" w:afterAutospacing="0"/>
              <w:cnfStyle w:val="001000100000" w:firstRow="0" w:lastRow="0" w:firstColumn="1" w:lastColumn="0" w:oddVBand="0" w:evenVBand="0" w:oddHBand="1" w:evenHBand="0" w:firstRowFirstColumn="0" w:firstRowLastColumn="0" w:lastRowFirstColumn="0" w:lastRowLastColumn="0"/>
              <w:rPr>
                <w:ins w:id="2102" w:author="Awet Teka" w:date="2025-09-13T14:00:00Z"/>
              </w:rPr>
              <w:pPrChange w:id="2103" w:author="Awet Teka" w:date="2025-09-13T14:01:00Z" w16du:dateUtc="2025-09-13T11:01:00Z">
                <w:pPr>
                  <w:pStyle w:val="NormalWeb"/>
                  <w:cnfStyle w:val="001000100000" w:firstRow="0" w:lastRow="0" w:firstColumn="1" w:lastColumn="0" w:oddVBand="0" w:evenVBand="0" w:oddHBand="1" w:evenHBand="0" w:firstRowFirstColumn="0" w:firstRowLastColumn="0" w:lastRowFirstColumn="0" w:lastRowLastColumn="0"/>
                </w:pPr>
              </w:pPrChange>
            </w:pPr>
            <w:ins w:id="2104" w:author="Awet Teka" w:date="2025-09-13T14:00:00Z">
              <w:r w:rsidRPr="00790ECC">
                <w:t>region</w:t>
              </w:r>
            </w:ins>
          </w:p>
        </w:tc>
        <w:tc>
          <w:tcPr>
            <w:tcW w:w="0" w:type="auto"/>
            <w:hideMark/>
            <w:tcPrChange w:id="2105" w:author="Awet Teka" w:date="2025-09-13T14:01:00Z" w16du:dateUtc="2025-09-13T11:01:00Z">
              <w:tcPr>
                <w:tcW w:w="0" w:type="auto"/>
                <w:gridSpan w:val="2"/>
                <w:vAlign w:val="center"/>
                <w:hideMark/>
              </w:tcPr>
            </w:tcPrChange>
          </w:tcPr>
          <w:p w14:paraId="1C481CD3" w14:textId="77777777" w:rsidR="00790ECC" w:rsidRPr="00790ECC" w:rsidRDefault="00790ECC">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ins w:id="2106" w:author="Awet Teka" w:date="2025-09-13T14:00:00Z"/>
              </w:rPr>
              <w:pPrChange w:id="2107" w:author="Awet Teka" w:date="2025-09-13T14:01:00Z" w16du:dateUtc="2025-09-13T11:01:00Z">
                <w:pPr>
                  <w:pStyle w:val="NormalWeb"/>
                  <w:cnfStyle w:val="000000100000" w:firstRow="0" w:lastRow="0" w:firstColumn="0" w:lastColumn="0" w:oddVBand="0" w:evenVBand="0" w:oddHBand="1" w:evenHBand="0" w:firstRowFirstColumn="0" w:firstRowLastColumn="0" w:lastRowFirstColumn="0" w:lastRowLastColumn="0"/>
                </w:pPr>
              </w:pPrChange>
            </w:pPr>
            <w:proofErr w:type="gramStart"/>
            <w:ins w:id="2108" w:author="Awet Teka" w:date="2025-09-13T14:00:00Z">
              <w:r w:rsidRPr="00790ECC">
                <w:t>VARCHAR(</w:t>
              </w:r>
              <w:proofErr w:type="gramEnd"/>
              <w:r w:rsidRPr="00790ECC">
                <w:t>100)</w:t>
              </w:r>
            </w:ins>
          </w:p>
        </w:tc>
        <w:tc>
          <w:tcPr>
            <w:tcW w:w="0" w:type="auto"/>
            <w:hideMark/>
            <w:tcPrChange w:id="2109" w:author="Awet Teka" w:date="2025-09-13T14:01:00Z" w16du:dateUtc="2025-09-13T11:01:00Z">
              <w:tcPr>
                <w:tcW w:w="0" w:type="auto"/>
                <w:gridSpan w:val="3"/>
                <w:vAlign w:val="center"/>
                <w:hideMark/>
              </w:tcPr>
            </w:tcPrChange>
          </w:tcPr>
          <w:p w14:paraId="15868E77" w14:textId="77777777" w:rsidR="00790ECC" w:rsidRPr="00790ECC" w:rsidRDefault="00790ECC">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ins w:id="2110" w:author="Awet Teka" w:date="2025-09-13T14:00:00Z"/>
              </w:rPr>
              <w:pPrChange w:id="2111" w:author="Awet Teka" w:date="2025-09-13T14:01:00Z" w16du:dateUtc="2025-09-13T11:01:00Z">
                <w:pPr>
                  <w:pStyle w:val="NormalWeb"/>
                  <w:cnfStyle w:val="000000100000" w:firstRow="0" w:lastRow="0" w:firstColumn="0" w:lastColumn="0" w:oddVBand="0" w:evenVBand="0" w:oddHBand="1" w:evenHBand="0" w:firstRowFirstColumn="0" w:firstRowLastColumn="0" w:lastRowFirstColumn="0" w:lastRowLastColumn="0"/>
                </w:pPr>
              </w:pPrChange>
            </w:pPr>
            <w:ins w:id="2112" w:author="Awet Teka" w:date="2025-09-13T14:00:00Z">
              <w:r w:rsidRPr="00790ECC">
                <w:t>Applicable region</w:t>
              </w:r>
            </w:ins>
          </w:p>
        </w:tc>
      </w:tr>
      <w:tr w:rsidR="00790ECC" w:rsidRPr="00790ECC" w14:paraId="02964740" w14:textId="77777777" w:rsidTr="00790ECC">
        <w:trPr>
          <w:ins w:id="2113" w:author="Awet Teka" w:date="2025-09-13T14:00:00Z"/>
          <w:trPrChange w:id="2114" w:author="Awet Teka" w:date="2025-09-13T14:01:00Z" w16du:dateUtc="2025-09-13T11:01: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2115" w:author="Awet Teka" w:date="2025-09-13T14:01:00Z" w16du:dateUtc="2025-09-13T11:01:00Z">
              <w:tcPr>
                <w:tcW w:w="0" w:type="auto"/>
                <w:gridSpan w:val="2"/>
                <w:vAlign w:val="center"/>
                <w:hideMark/>
              </w:tcPr>
            </w:tcPrChange>
          </w:tcPr>
          <w:p w14:paraId="30DA5A19" w14:textId="77777777" w:rsidR="00790ECC" w:rsidRPr="00790ECC" w:rsidRDefault="00790ECC">
            <w:pPr>
              <w:pStyle w:val="NormalWeb"/>
              <w:spacing w:before="0" w:beforeAutospacing="0" w:after="0" w:afterAutospacing="0"/>
              <w:rPr>
                <w:ins w:id="2116" w:author="Awet Teka" w:date="2025-09-13T14:00:00Z"/>
              </w:rPr>
              <w:pPrChange w:id="2117" w:author="Awet Teka" w:date="2025-09-13T14:01:00Z" w16du:dateUtc="2025-09-13T11:01:00Z">
                <w:pPr>
                  <w:pStyle w:val="NormalWeb"/>
                </w:pPr>
              </w:pPrChange>
            </w:pPr>
            <w:proofErr w:type="spellStart"/>
            <w:ins w:id="2118" w:author="Awet Teka" w:date="2025-09-13T14:00:00Z">
              <w:r w:rsidRPr="00790ECC">
                <w:t>unit_cost</w:t>
              </w:r>
              <w:proofErr w:type="spellEnd"/>
            </w:ins>
          </w:p>
        </w:tc>
        <w:tc>
          <w:tcPr>
            <w:tcW w:w="0" w:type="auto"/>
            <w:hideMark/>
            <w:tcPrChange w:id="2119" w:author="Awet Teka" w:date="2025-09-13T14:01:00Z" w16du:dateUtc="2025-09-13T11:01:00Z">
              <w:tcPr>
                <w:tcW w:w="0" w:type="auto"/>
                <w:gridSpan w:val="2"/>
                <w:vAlign w:val="center"/>
                <w:hideMark/>
              </w:tcPr>
            </w:tcPrChange>
          </w:tcPr>
          <w:p w14:paraId="43BF44B4" w14:textId="77777777" w:rsidR="00790ECC" w:rsidRPr="00790ECC" w:rsidRDefault="00790ECC">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ins w:id="2120" w:author="Awet Teka" w:date="2025-09-13T14:00:00Z"/>
              </w:rPr>
              <w:pPrChange w:id="2121" w:author="Awet Teka" w:date="2025-09-13T14:01:00Z" w16du:dateUtc="2025-09-13T11:01:00Z">
                <w:pPr>
                  <w:pStyle w:val="NormalWeb"/>
                  <w:cnfStyle w:val="000000000000" w:firstRow="0" w:lastRow="0" w:firstColumn="0" w:lastColumn="0" w:oddVBand="0" w:evenVBand="0" w:oddHBand="0" w:evenHBand="0" w:firstRowFirstColumn="0" w:firstRowLastColumn="0" w:lastRowFirstColumn="0" w:lastRowLastColumn="0"/>
                </w:pPr>
              </w:pPrChange>
            </w:pPr>
            <w:proofErr w:type="gramStart"/>
            <w:ins w:id="2122" w:author="Awet Teka" w:date="2025-09-13T14:00:00Z">
              <w:r w:rsidRPr="00790ECC">
                <w:t>NUMERIC(</w:t>
              </w:r>
              <w:proofErr w:type="gramEnd"/>
              <w:r w:rsidRPr="00790ECC">
                <w:t>12,2)</w:t>
              </w:r>
            </w:ins>
          </w:p>
        </w:tc>
        <w:tc>
          <w:tcPr>
            <w:tcW w:w="0" w:type="auto"/>
            <w:hideMark/>
            <w:tcPrChange w:id="2123" w:author="Awet Teka" w:date="2025-09-13T14:01:00Z" w16du:dateUtc="2025-09-13T11:01:00Z">
              <w:tcPr>
                <w:tcW w:w="0" w:type="auto"/>
                <w:gridSpan w:val="3"/>
                <w:vAlign w:val="center"/>
                <w:hideMark/>
              </w:tcPr>
            </w:tcPrChange>
          </w:tcPr>
          <w:p w14:paraId="1BBB7C25" w14:textId="77777777" w:rsidR="00790ECC" w:rsidRPr="00790ECC" w:rsidRDefault="00790ECC">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ins w:id="2124" w:author="Awet Teka" w:date="2025-09-13T14:00:00Z"/>
              </w:rPr>
              <w:pPrChange w:id="2125" w:author="Awet Teka" w:date="2025-09-13T14:01:00Z" w16du:dateUtc="2025-09-13T11:01:00Z">
                <w:pPr>
                  <w:pStyle w:val="NormalWeb"/>
                  <w:cnfStyle w:val="000000000000" w:firstRow="0" w:lastRow="0" w:firstColumn="0" w:lastColumn="0" w:oddVBand="0" w:evenVBand="0" w:oddHBand="0" w:evenHBand="0" w:firstRowFirstColumn="0" w:firstRowLastColumn="0" w:lastRowFirstColumn="0" w:lastRowLastColumn="0"/>
                </w:pPr>
              </w:pPrChange>
            </w:pPr>
            <w:ins w:id="2126" w:author="Awet Teka" w:date="2025-09-13T14:00:00Z">
              <w:r w:rsidRPr="00790ECC">
                <w:t>Cost per unit</w:t>
              </w:r>
            </w:ins>
          </w:p>
        </w:tc>
      </w:tr>
      <w:tr w:rsidR="00790ECC" w:rsidRPr="00790ECC" w14:paraId="4EB544C5" w14:textId="77777777" w:rsidTr="00790ECC">
        <w:trPr>
          <w:cnfStyle w:val="000000100000" w:firstRow="0" w:lastRow="0" w:firstColumn="0" w:lastColumn="0" w:oddVBand="0" w:evenVBand="0" w:oddHBand="1" w:evenHBand="0" w:firstRowFirstColumn="0" w:firstRowLastColumn="0" w:lastRowFirstColumn="0" w:lastRowLastColumn="0"/>
          <w:ins w:id="2127" w:author="Awet Teka" w:date="2025-09-13T14:00:00Z"/>
          <w:trPrChange w:id="2128" w:author="Awet Teka" w:date="2025-09-13T14:01:00Z" w16du:dateUtc="2025-09-13T11:01: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2129" w:author="Awet Teka" w:date="2025-09-13T14:01:00Z" w16du:dateUtc="2025-09-13T11:01:00Z">
              <w:tcPr>
                <w:tcW w:w="0" w:type="auto"/>
                <w:gridSpan w:val="2"/>
                <w:vAlign w:val="center"/>
                <w:hideMark/>
              </w:tcPr>
            </w:tcPrChange>
          </w:tcPr>
          <w:p w14:paraId="5A381161" w14:textId="77777777" w:rsidR="00790ECC" w:rsidRPr="00790ECC" w:rsidRDefault="00790ECC">
            <w:pPr>
              <w:pStyle w:val="NormalWeb"/>
              <w:spacing w:before="0" w:beforeAutospacing="0" w:after="0" w:afterAutospacing="0"/>
              <w:cnfStyle w:val="001000100000" w:firstRow="0" w:lastRow="0" w:firstColumn="1" w:lastColumn="0" w:oddVBand="0" w:evenVBand="0" w:oddHBand="1" w:evenHBand="0" w:firstRowFirstColumn="0" w:firstRowLastColumn="0" w:lastRowFirstColumn="0" w:lastRowLastColumn="0"/>
              <w:rPr>
                <w:ins w:id="2130" w:author="Awet Teka" w:date="2025-09-13T14:00:00Z"/>
              </w:rPr>
              <w:pPrChange w:id="2131" w:author="Awet Teka" w:date="2025-09-13T14:01:00Z" w16du:dateUtc="2025-09-13T11:01:00Z">
                <w:pPr>
                  <w:pStyle w:val="NormalWeb"/>
                  <w:cnfStyle w:val="001000100000" w:firstRow="0" w:lastRow="0" w:firstColumn="1" w:lastColumn="0" w:oddVBand="0" w:evenVBand="0" w:oddHBand="1" w:evenHBand="0" w:firstRowFirstColumn="0" w:firstRowLastColumn="0" w:lastRowFirstColumn="0" w:lastRowLastColumn="0"/>
                </w:pPr>
              </w:pPrChange>
            </w:pPr>
            <w:proofErr w:type="spellStart"/>
            <w:ins w:id="2132" w:author="Awet Teka" w:date="2025-09-13T14:00:00Z">
              <w:r w:rsidRPr="00790ECC">
                <w:t>effective_date</w:t>
              </w:r>
              <w:proofErr w:type="spellEnd"/>
            </w:ins>
          </w:p>
        </w:tc>
        <w:tc>
          <w:tcPr>
            <w:tcW w:w="0" w:type="auto"/>
            <w:hideMark/>
            <w:tcPrChange w:id="2133" w:author="Awet Teka" w:date="2025-09-13T14:01:00Z" w16du:dateUtc="2025-09-13T11:01:00Z">
              <w:tcPr>
                <w:tcW w:w="0" w:type="auto"/>
                <w:gridSpan w:val="2"/>
                <w:vAlign w:val="center"/>
                <w:hideMark/>
              </w:tcPr>
            </w:tcPrChange>
          </w:tcPr>
          <w:p w14:paraId="33FF99BF" w14:textId="77777777" w:rsidR="00790ECC" w:rsidRPr="00790ECC" w:rsidRDefault="00790ECC">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ins w:id="2134" w:author="Awet Teka" w:date="2025-09-13T14:00:00Z"/>
              </w:rPr>
              <w:pPrChange w:id="2135" w:author="Awet Teka" w:date="2025-09-13T14:01:00Z" w16du:dateUtc="2025-09-13T11:01:00Z">
                <w:pPr>
                  <w:pStyle w:val="NormalWeb"/>
                  <w:cnfStyle w:val="000000100000" w:firstRow="0" w:lastRow="0" w:firstColumn="0" w:lastColumn="0" w:oddVBand="0" w:evenVBand="0" w:oddHBand="1" w:evenHBand="0" w:firstRowFirstColumn="0" w:firstRowLastColumn="0" w:lastRowFirstColumn="0" w:lastRowLastColumn="0"/>
                </w:pPr>
              </w:pPrChange>
            </w:pPr>
            <w:ins w:id="2136" w:author="Awet Teka" w:date="2025-09-13T14:00:00Z">
              <w:r w:rsidRPr="00790ECC">
                <w:t>DATE</w:t>
              </w:r>
            </w:ins>
          </w:p>
        </w:tc>
        <w:tc>
          <w:tcPr>
            <w:tcW w:w="0" w:type="auto"/>
            <w:hideMark/>
            <w:tcPrChange w:id="2137" w:author="Awet Teka" w:date="2025-09-13T14:01:00Z" w16du:dateUtc="2025-09-13T11:01:00Z">
              <w:tcPr>
                <w:tcW w:w="0" w:type="auto"/>
                <w:gridSpan w:val="3"/>
                <w:vAlign w:val="center"/>
                <w:hideMark/>
              </w:tcPr>
            </w:tcPrChange>
          </w:tcPr>
          <w:p w14:paraId="6FBA0741" w14:textId="77777777" w:rsidR="00790ECC" w:rsidRPr="00790ECC" w:rsidRDefault="00790ECC">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ins w:id="2138" w:author="Awet Teka" w:date="2025-09-13T14:00:00Z"/>
              </w:rPr>
              <w:pPrChange w:id="2139" w:author="Awet Teka" w:date="2025-09-13T14:01:00Z" w16du:dateUtc="2025-09-13T11:01:00Z">
                <w:pPr>
                  <w:pStyle w:val="NormalWeb"/>
                  <w:cnfStyle w:val="000000100000" w:firstRow="0" w:lastRow="0" w:firstColumn="0" w:lastColumn="0" w:oddVBand="0" w:evenVBand="0" w:oddHBand="1" w:evenHBand="0" w:firstRowFirstColumn="0" w:firstRowLastColumn="0" w:lastRowFirstColumn="0" w:lastRowLastColumn="0"/>
                </w:pPr>
              </w:pPrChange>
            </w:pPr>
            <w:ins w:id="2140" w:author="Awet Teka" w:date="2025-09-13T14:00:00Z">
              <w:r w:rsidRPr="00790ECC">
                <w:t>Start date</w:t>
              </w:r>
            </w:ins>
          </w:p>
        </w:tc>
      </w:tr>
      <w:tr w:rsidR="00790ECC" w:rsidRPr="00790ECC" w14:paraId="0A9FBA9B" w14:textId="77777777" w:rsidTr="00790ECC">
        <w:trPr>
          <w:ins w:id="2141" w:author="Awet Teka" w:date="2025-09-13T14:00:00Z"/>
          <w:trPrChange w:id="2142" w:author="Awet Teka" w:date="2025-09-13T14:01:00Z" w16du:dateUtc="2025-09-13T11:01: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2143" w:author="Awet Teka" w:date="2025-09-13T14:01:00Z" w16du:dateUtc="2025-09-13T11:01:00Z">
              <w:tcPr>
                <w:tcW w:w="0" w:type="auto"/>
                <w:gridSpan w:val="2"/>
                <w:vAlign w:val="center"/>
                <w:hideMark/>
              </w:tcPr>
            </w:tcPrChange>
          </w:tcPr>
          <w:p w14:paraId="1B1C12A9" w14:textId="77777777" w:rsidR="00790ECC" w:rsidRPr="00790ECC" w:rsidRDefault="00790ECC">
            <w:pPr>
              <w:pStyle w:val="NormalWeb"/>
              <w:spacing w:before="0" w:beforeAutospacing="0" w:after="0" w:afterAutospacing="0"/>
              <w:rPr>
                <w:ins w:id="2144" w:author="Awet Teka" w:date="2025-09-13T14:00:00Z"/>
              </w:rPr>
              <w:pPrChange w:id="2145" w:author="Awet Teka" w:date="2025-09-13T14:01:00Z" w16du:dateUtc="2025-09-13T11:01:00Z">
                <w:pPr>
                  <w:pStyle w:val="NormalWeb"/>
                </w:pPr>
              </w:pPrChange>
            </w:pPr>
            <w:proofErr w:type="spellStart"/>
            <w:ins w:id="2146" w:author="Awet Teka" w:date="2025-09-13T14:00:00Z">
              <w:r w:rsidRPr="00790ECC">
                <w:t>expiry_date</w:t>
              </w:r>
              <w:proofErr w:type="spellEnd"/>
            </w:ins>
          </w:p>
        </w:tc>
        <w:tc>
          <w:tcPr>
            <w:tcW w:w="0" w:type="auto"/>
            <w:hideMark/>
            <w:tcPrChange w:id="2147" w:author="Awet Teka" w:date="2025-09-13T14:01:00Z" w16du:dateUtc="2025-09-13T11:01:00Z">
              <w:tcPr>
                <w:tcW w:w="0" w:type="auto"/>
                <w:gridSpan w:val="2"/>
                <w:vAlign w:val="center"/>
                <w:hideMark/>
              </w:tcPr>
            </w:tcPrChange>
          </w:tcPr>
          <w:p w14:paraId="1F048FC0" w14:textId="77777777" w:rsidR="00790ECC" w:rsidRPr="00790ECC" w:rsidRDefault="00790ECC">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ins w:id="2148" w:author="Awet Teka" w:date="2025-09-13T14:00:00Z"/>
              </w:rPr>
              <w:pPrChange w:id="2149" w:author="Awet Teka" w:date="2025-09-13T14:01:00Z" w16du:dateUtc="2025-09-13T11:01:00Z">
                <w:pPr>
                  <w:pStyle w:val="NormalWeb"/>
                  <w:cnfStyle w:val="000000000000" w:firstRow="0" w:lastRow="0" w:firstColumn="0" w:lastColumn="0" w:oddVBand="0" w:evenVBand="0" w:oddHBand="0" w:evenHBand="0" w:firstRowFirstColumn="0" w:firstRowLastColumn="0" w:lastRowFirstColumn="0" w:lastRowLastColumn="0"/>
                </w:pPr>
              </w:pPrChange>
            </w:pPr>
            <w:ins w:id="2150" w:author="Awet Teka" w:date="2025-09-13T14:00:00Z">
              <w:r w:rsidRPr="00790ECC">
                <w:t>DATE NULL</w:t>
              </w:r>
            </w:ins>
          </w:p>
        </w:tc>
        <w:tc>
          <w:tcPr>
            <w:tcW w:w="0" w:type="auto"/>
            <w:hideMark/>
            <w:tcPrChange w:id="2151" w:author="Awet Teka" w:date="2025-09-13T14:01:00Z" w16du:dateUtc="2025-09-13T11:01:00Z">
              <w:tcPr>
                <w:tcW w:w="0" w:type="auto"/>
                <w:gridSpan w:val="3"/>
                <w:vAlign w:val="center"/>
                <w:hideMark/>
              </w:tcPr>
            </w:tcPrChange>
          </w:tcPr>
          <w:p w14:paraId="0D0B6EA0" w14:textId="77777777" w:rsidR="00790ECC" w:rsidRPr="00790ECC" w:rsidRDefault="00790ECC">
            <w:pPr>
              <w:pStyle w:val="NormalWeb"/>
              <w:spacing w:before="0" w:beforeAutospacing="0" w:after="0" w:afterAutospacing="0"/>
              <w:cnfStyle w:val="000000000000" w:firstRow="0" w:lastRow="0" w:firstColumn="0" w:lastColumn="0" w:oddVBand="0" w:evenVBand="0" w:oddHBand="0" w:evenHBand="0" w:firstRowFirstColumn="0" w:firstRowLastColumn="0" w:lastRowFirstColumn="0" w:lastRowLastColumn="0"/>
              <w:rPr>
                <w:ins w:id="2152" w:author="Awet Teka" w:date="2025-09-13T14:00:00Z"/>
              </w:rPr>
              <w:pPrChange w:id="2153" w:author="Awet Teka" w:date="2025-09-13T14:01:00Z" w16du:dateUtc="2025-09-13T11:01:00Z">
                <w:pPr>
                  <w:pStyle w:val="NormalWeb"/>
                  <w:cnfStyle w:val="000000000000" w:firstRow="0" w:lastRow="0" w:firstColumn="0" w:lastColumn="0" w:oddVBand="0" w:evenVBand="0" w:oddHBand="0" w:evenHBand="0" w:firstRowFirstColumn="0" w:firstRowLastColumn="0" w:lastRowFirstColumn="0" w:lastRowLastColumn="0"/>
                </w:pPr>
              </w:pPrChange>
            </w:pPr>
            <w:ins w:id="2154" w:author="Awet Teka" w:date="2025-09-13T14:00:00Z">
              <w:r w:rsidRPr="00790ECC">
                <w:t>End date</w:t>
              </w:r>
            </w:ins>
          </w:p>
        </w:tc>
      </w:tr>
      <w:tr w:rsidR="00790ECC" w:rsidRPr="00790ECC" w14:paraId="2A9E1BB5" w14:textId="77777777" w:rsidTr="00790ECC">
        <w:trPr>
          <w:cnfStyle w:val="000000100000" w:firstRow="0" w:lastRow="0" w:firstColumn="0" w:lastColumn="0" w:oddVBand="0" w:evenVBand="0" w:oddHBand="1" w:evenHBand="0" w:firstRowFirstColumn="0" w:firstRowLastColumn="0" w:lastRowFirstColumn="0" w:lastRowLastColumn="0"/>
          <w:ins w:id="2155" w:author="Awet Teka" w:date="2025-09-13T14:00:00Z"/>
          <w:trPrChange w:id="2156" w:author="Awet Teka" w:date="2025-09-13T14:01:00Z" w16du:dateUtc="2025-09-13T11:01: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2157" w:author="Awet Teka" w:date="2025-09-13T14:01:00Z" w16du:dateUtc="2025-09-13T11:01:00Z">
              <w:tcPr>
                <w:tcW w:w="0" w:type="auto"/>
                <w:gridSpan w:val="2"/>
                <w:vAlign w:val="center"/>
                <w:hideMark/>
              </w:tcPr>
            </w:tcPrChange>
          </w:tcPr>
          <w:p w14:paraId="2CC694EA" w14:textId="77777777" w:rsidR="00790ECC" w:rsidRPr="00790ECC" w:rsidRDefault="00790ECC">
            <w:pPr>
              <w:pStyle w:val="NormalWeb"/>
              <w:spacing w:before="0" w:beforeAutospacing="0" w:after="0" w:afterAutospacing="0"/>
              <w:cnfStyle w:val="001000100000" w:firstRow="0" w:lastRow="0" w:firstColumn="1" w:lastColumn="0" w:oddVBand="0" w:evenVBand="0" w:oddHBand="1" w:evenHBand="0" w:firstRowFirstColumn="0" w:firstRowLastColumn="0" w:lastRowFirstColumn="0" w:lastRowLastColumn="0"/>
              <w:rPr>
                <w:ins w:id="2158" w:author="Awet Teka" w:date="2025-09-13T14:00:00Z"/>
              </w:rPr>
              <w:pPrChange w:id="2159" w:author="Awet Teka" w:date="2025-09-13T14:01:00Z" w16du:dateUtc="2025-09-13T11:01:00Z">
                <w:pPr>
                  <w:pStyle w:val="NormalWeb"/>
                  <w:cnfStyle w:val="001000100000" w:firstRow="0" w:lastRow="0" w:firstColumn="1" w:lastColumn="0" w:oddVBand="0" w:evenVBand="0" w:oddHBand="1" w:evenHBand="0" w:firstRowFirstColumn="0" w:firstRowLastColumn="0" w:lastRowFirstColumn="0" w:lastRowLastColumn="0"/>
                </w:pPr>
              </w:pPrChange>
            </w:pPr>
            <w:ins w:id="2160" w:author="Awet Teka" w:date="2025-09-13T14:00:00Z">
              <w:r w:rsidRPr="00790ECC">
                <w:t>notes</w:t>
              </w:r>
            </w:ins>
          </w:p>
        </w:tc>
        <w:tc>
          <w:tcPr>
            <w:tcW w:w="0" w:type="auto"/>
            <w:hideMark/>
            <w:tcPrChange w:id="2161" w:author="Awet Teka" w:date="2025-09-13T14:01:00Z" w16du:dateUtc="2025-09-13T11:01:00Z">
              <w:tcPr>
                <w:tcW w:w="0" w:type="auto"/>
                <w:gridSpan w:val="2"/>
                <w:vAlign w:val="center"/>
                <w:hideMark/>
              </w:tcPr>
            </w:tcPrChange>
          </w:tcPr>
          <w:p w14:paraId="594BAF38" w14:textId="77777777" w:rsidR="00790ECC" w:rsidRPr="00790ECC" w:rsidRDefault="00790ECC">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ins w:id="2162" w:author="Awet Teka" w:date="2025-09-13T14:00:00Z"/>
              </w:rPr>
              <w:pPrChange w:id="2163" w:author="Awet Teka" w:date="2025-09-13T14:01:00Z" w16du:dateUtc="2025-09-13T11:01:00Z">
                <w:pPr>
                  <w:pStyle w:val="NormalWeb"/>
                  <w:cnfStyle w:val="000000100000" w:firstRow="0" w:lastRow="0" w:firstColumn="0" w:lastColumn="0" w:oddVBand="0" w:evenVBand="0" w:oddHBand="1" w:evenHBand="0" w:firstRowFirstColumn="0" w:firstRowLastColumn="0" w:lastRowFirstColumn="0" w:lastRowLastColumn="0"/>
                </w:pPr>
              </w:pPrChange>
            </w:pPr>
            <w:ins w:id="2164" w:author="Awet Teka" w:date="2025-09-13T14:00:00Z">
              <w:r w:rsidRPr="00790ECC">
                <w:t>TEXT</w:t>
              </w:r>
            </w:ins>
          </w:p>
        </w:tc>
        <w:tc>
          <w:tcPr>
            <w:tcW w:w="0" w:type="auto"/>
            <w:hideMark/>
            <w:tcPrChange w:id="2165" w:author="Awet Teka" w:date="2025-09-13T14:01:00Z" w16du:dateUtc="2025-09-13T11:01:00Z">
              <w:tcPr>
                <w:tcW w:w="0" w:type="auto"/>
                <w:gridSpan w:val="3"/>
                <w:vAlign w:val="center"/>
                <w:hideMark/>
              </w:tcPr>
            </w:tcPrChange>
          </w:tcPr>
          <w:p w14:paraId="478DEBDB" w14:textId="77777777" w:rsidR="00790ECC" w:rsidRPr="00790ECC" w:rsidRDefault="00790ECC">
            <w:pPr>
              <w:pStyle w:val="NormalWeb"/>
              <w:spacing w:before="0" w:beforeAutospacing="0" w:after="0" w:afterAutospacing="0"/>
              <w:cnfStyle w:val="000000100000" w:firstRow="0" w:lastRow="0" w:firstColumn="0" w:lastColumn="0" w:oddVBand="0" w:evenVBand="0" w:oddHBand="1" w:evenHBand="0" w:firstRowFirstColumn="0" w:firstRowLastColumn="0" w:lastRowFirstColumn="0" w:lastRowLastColumn="0"/>
              <w:rPr>
                <w:ins w:id="2166" w:author="Awet Teka" w:date="2025-09-13T14:00:00Z"/>
              </w:rPr>
              <w:pPrChange w:id="2167" w:author="Awet Teka" w:date="2025-09-13T14:01:00Z" w16du:dateUtc="2025-09-13T11:01:00Z">
                <w:pPr>
                  <w:pStyle w:val="NormalWeb"/>
                  <w:cnfStyle w:val="000000100000" w:firstRow="0" w:lastRow="0" w:firstColumn="0" w:lastColumn="0" w:oddVBand="0" w:evenVBand="0" w:oddHBand="1" w:evenHBand="0" w:firstRowFirstColumn="0" w:firstRowLastColumn="0" w:lastRowFirstColumn="0" w:lastRowLastColumn="0"/>
                </w:pPr>
              </w:pPrChange>
            </w:pPr>
            <w:ins w:id="2168" w:author="Awet Teka" w:date="2025-09-13T14:00:00Z">
              <w:r w:rsidRPr="00790ECC">
                <w:t>Rationale (e.g., inflation, regional variation)</w:t>
              </w:r>
            </w:ins>
          </w:p>
        </w:tc>
      </w:tr>
    </w:tbl>
    <w:p w14:paraId="3CE58CA2" w14:textId="77777777" w:rsidR="00790ECC" w:rsidRDefault="00790ECC">
      <w:pPr>
        <w:pStyle w:val="Heading3"/>
        <w:rPr>
          <w:ins w:id="2169" w:author="Awet Teka" w:date="2025-09-13T14:03:00Z" w16du:dateUtc="2025-09-13T11:03:00Z"/>
        </w:rPr>
        <w:pPrChange w:id="2170" w:author="Awet Teka" w:date="2025-09-13T14:04:00Z" w16du:dateUtc="2025-09-13T11:04:00Z">
          <w:pPr>
            <w:pStyle w:val="Heading2"/>
          </w:pPr>
        </w:pPrChange>
      </w:pPr>
      <w:ins w:id="2171" w:author="Awet Teka" w:date="2025-09-13T14:03:00Z" w16du:dateUtc="2025-09-13T11:03:00Z">
        <w:r>
          <w:rPr>
            <w:rStyle w:val="Strong"/>
            <w:b/>
            <w:bCs/>
          </w:rPr>
          <w:t>Intervention Requirements (Structures)</w:t>
        </w:r>
      </w:ins>
    </w:p>
    <w:p w14:paraId="4D50E6BC" w14:textId="77777777" w:rsidR="00790ECC" w:rsidRDefault="00790ECC" w:rsidP="00790ECC">
      <w:pPr>
        <w:pStyle w:val="NormalWeb"/>
        <w:rPr>
          <w:ins w:id="2172" w:author="Awet Teka" w:date="2025-09-13T14:03:00Z" w16du:dateUtc="2025-09-13T11:03:00Z"/>
        </w:rPr>
      </w:pPr>
      <w:ins w:id="2173" w:author="Awet Teka" w:date="2025-09-13T14:03:00Z" w16du:dateUtc="2025-09-13T11:03:00Z">
        <w:r>
          <w:t>For bridges, culverts, retaining walls, etc.</w:t>
        </w:r>
      </w:ins>
    </w:p>
    <w:tbl>
      <w:tblPr>
        <w:tblStyle w:val="LightList"/>
        <w:tblW w:w="0" w:type="auto"/>
        <w:tblLook w:val="04A0" w:firstRow="1" w:lastRow="0" w:firstColumn="1" w:lastColumn="0" w:noHBand="0" w:noVBand="1"/>
      </w:tblPr>
      <w:tblGrid>
        <w:gridCol w:w="2319"/>
        <w:gridCol w:w="4841"/>
        <w:gridCol w:w="1460"/>
      </w:tblGrid>
      <w:tr w:rsidR="009515FF" w:rsidRPr="009515FF" w14:paraId="6555D714" w14:textId="77777777" w:rsidTr="00687B58">
        <w:trPr>
          <w:cnfStyle w:val="100000000000" w:firstRow="1" w:lastRow="0" w:firstColumn="0" w:lastColumn="0" w:oddVBand="0" w:evenVBand="0" w:oddHBand="0" w:evenHBand="0" w:firstRowFirstColumn="0" w:firstRowLastColumn="0" w:lastRowFirstColumn="0" w:lastRowLastColumn="0"/>
          <w:ins w:id="2174" w:author="Awet Teka" w:date="2025-09-13T14:04:00Z"/>
        </w:trPr>
        <w:tc>
          <w:tcPr>
            <w:cnfStyle w:val="001000000000" w:firstRow="0" w:lastRow="0" w:firstColumn="1" w:lastColumn="0" w:oddVBand="0" w:evenVBand="0" w:oddHBand="0" w:evenHBand="0" w:firstRowFirstColumn="0" w:firstRowLastColumn="0" w:lastRowFirstColumn="0" w:lastRowLastColumn="0"/>
            <w:tcW w:w="0" w:type="auto"/>
            <w:hideMark/>
          </w:tcPr>
          <w:p w14:paraId="3083ACD4" w14:textId="77777777" w:rsidR="00687B58" w:rsidRPr="009515FF" w:rsidRDefault="00687B58">
            <w:pPr>
              <w:pStyle w:val="NormalWeb"/>
              <w:spacing w:after="0" w:afterAutospacing="0"/>
              <w:rPr>
                <w:ins w:id="2175" w:author="Awet Teka" w:date="2025-09-13T14:04:00Z"/>
                <w:sz w:val="22"/>
                <w:szCs w:val="22"/>
                <w:rPrChange w:id="2176" w:author="Awet Teka" w:date="2025-09-13T14:11:00Z" w16du:dateUtc="2025-09-13T11:11:00Z">
                  <w:rPr>
                    <w:ins w:id="2177" w:author="Awet Teka" w:date="2025-09-13T14:04:00Z"/>
                  </w:rPr>
                </w:rPrChange>
              </w:rPr>
              <w:pPrChange w:id="2178" w:author="Awet Teka" w:date="2025-09-13T14:06:00Z" w16du:dateUtc="2025-09-13T11:06:00Z">
                <w:pPr>
                  <w:pStyle w:val="NormalWeb"/>
                </w:pPr>
              </w:pPrChange>
            </w:pPr>
            <w:ins w:id="2179" w:author="Awet Teka" w:date="2025-09-13T14:04:00Z">
              <w:r w:rsidRPr="009515FF">
                <w:rPr>
                  <w:sz w:val="22"/>
                  <w:szCs w:val="22"/>
                  <w:rPrChange w:id="2180" w:author="Awet Teka" w:date="2025-09-13T14:11:00Z" w16du:dateUtc="2025-09-13T11:11:00Z">
                    <w:rPr/>
                  </w:rPrChange>
                </w:rPr>
                <w:t>Field</w:t>
              </w:r>
            </w:ins>
          </w:p>
        </w:tc>
        <w:tc>
          <w:tcPr>
            <w:tcW w:w="0" w:type="auto"/>
            <w:hideMark/>
          </w:tcPr>
          <w:p w14:paraId="468A08D6" w14:textId="77777777" w:rsidR="00687B58" w:rsidRPr="009515FF" w:rsidRDefault="00687B58">
            <w:pPr>
              <w:pStyle w:val="NormalWeb"/>
              <w:spacing w:after="0" w:afterAutospacing="0"/>
              <w:cnfStyle w:val="100000000000" w:firstRow="1" w:lastRow="0" w:firstColumn="0" w:lastColumn="0" w:oddVBand="0" w:evenVBand="0" w:oddHBand="0" w:evenHBand="0" w:firstRowFirstColumn="0" w:firstRowLastColumn="0" w:lastRowFirstColumn="0" w:lastRowLastColumn="0"/>
              <w:rPr>
                <w:ins w:id="2181" w:author="Awet Teka" w:date="2025-09-13T14:04:00Z"/>
                <w:sz w:val="22"/>
                <w:szCs w:val="22"/>
                <w:rPrChange w:id="2182" w:author="Awet Teka" w:date="2025-09-13T14:11:00Z" w16du:dateUtc="2025-09-13T11:11:00Z">
                  <w:rPr>
                    <w:ins w:id="2183" w:author="Awet Teka" w:date="2025-09-13T14:04:00Z"/>
                  </w:rPr>
                </w:rPrChange>
              </w:rPr>
              <w:pPrChange w:id="2184" w:author="Awet Teka" w:date="2025-09-13T14:06:00Z" w16du:dateUtc="2025-09-13T11:06:00Z">
                <w:pPr>
                  <w:pStyle w:val="NormalWeb"/>
                  <w:cnfStyle w:val="100000000000" w:firstRow="1" w:lastRow="0" w:firstColumn="0" w:lastColumn="0" w:oddVBand="0" w:evenVBand="0" w:oddHBand="0" w:evenHBand="0" w:firstRowFirstColumn="0" w:firstRowLastColumn="0" w:lastRowFirstColumn="0" w:lastRowLastColumn="0"/>
                </w:pPr>
              </w:pPrChange>
            </w:pPr>
            <w:ins w:id="2185" w:author="Awet Teka" w:date="2025-09-13T14:04:00Z">
              <w:r w:rsidRPr="009515FF">
                <w:rPr>
                  <w:sz w:val="22"/>
                  <w:szCs w:val="22"/>
                  <w:rPrChange w:id="2186" w:author="Awet Teka" w:date="2025-09-13T14:11:00Z" w16du:dateUtc="2025-09-13T11:11:00Z">
                    <w:rPr/>
                  </w:rPrChange>
                </w:rPr>
                <w:t>Type</w:t>
              </w:r>
            </w:ins>
          </w:p>
        </w:tc>
        <w:tc>
          <w:tcPr>
            <w:tcW w:w="0" w:type="auto"/>
            <w:hideMark/>
          </w:tcPr>
          <w:p w14:paraId="3881C456" w14:textId="77777777" w:rsidR="00687B58" w:rsidRPr="009515FF" w:rsidRDefault="00687B58">
            <w:pPr>
              <w:pStyle w:val="NormalWeb"/>
              <w:spacing w:after="0" w:afterAutospacing="0"/>
              <w:cnfStyle w:val="100000000000" w:firstRow="1" w:lastRow="0" w:firstColumn="0" w:lastColumn="0" w:oddVBand="0" w:evenVBand="0" w:oddHBand="0" w:evenHBand="0" w:firstRowFirstColumn="0" w:firstRowLastColumn="0" w:lastRowFirstColumn="0" w:lastRowLastColumn="0"/>
              <w:rPr>
                <w:ins w:id="2187" w:author="Awet Teka" w:date="2025-09-13T14:04:00Z"/>
                <w:sz w:val="22"/>
                <w:szCs w:val="22"/>
                <w:rPrChange w:id="2188" w:author="Awet Teka" w:date="2025-09-13T14:11:00Z" w16du:dateUtc="2025-09-13T11:11:00Z">
                  <w:rPr>
                    <w:ins w:id="2189" w:author="Awet Teka" w:date="2025-09-13T14:04:00Z"/>
                  </w:rPr>
                </w:rPrChange>
              </w:rPr>
              <w:pPrChange w:id="2190" w:author="Awet Teka" w:date="2025-09-13T14:06:00Z" w16du:dateUtc="2025-09-13T11:06:00Z">
                <w:pPr>
                  <w:pStyle w:val="NormalWeb"/>
                  <w:cnfStyle w:val="100000000000" w:firstRow="1" w:lastRow="0" w:firstColumn="0" w:lastColumn="0" w:oddVBand="0" w:evenVBand="0" w:oddHBand="0" w:evenHBand="0" w:firstRowFirstColumn="0" w:firstRowLastColumn="0" w:lastRowFirstColumn="0" w:lastRowLastColumn="0"/>
                </w:pPr>
              </w:pPrChange>
            </w:pPr>
            <w:ins w:id="2191" w:author="Awet Teka" w:date="2025-09-13T14:04:00Z">
              <w:r w:rsidRPr="009515FF">
                <w:rPr>
                  <w:sz w:val="22"/>
                  <w:szCs w:val="22"/>
                  <w:rPrChange w:id="2192" w:author="Awet Teka" w:date="2025-09-13T14:11:00Z" w16du:dateUtc="2025-09-13T11:11:00Z">
                    <w:rPr/>
                  </w:rPrChange>
                </w:rPr>
                <w:t>Description</w:t>
              </w:r>
            </w:ins>
          </w:p>
        </w:tc>
      </w:tr>
      <w:tr w:rsidR="009515FF" w:rsidRPr="009515FF" w14:paraId="1899A6CE" w14:textId="77777777" w:rsidTr="00687B58">
        <w:trPr>
          <w:cnfStyle w:val="000000100000" w:firstRow="0" w:lastRow="0" w:firstColumn="0" w:lastColumn="0" w:oddVBand="0" w:evenVBand="0" w:oddHBand="1" w:evenHBand="0" w:firstRowFirstColumn="0" w:firstRowLastColumn="0" w:lastRowFirstColumn="0" w:lastRowLastColumn="0"/>
          <w:ins w:id="2193" w:author="Awet Teka" w:date="2025-09-13T14:04:00Z"/>
        </w:trPr>
        <w:tc>
          <w:tcPr>
            <w:cnfStyle w:val="001000000000" w:firstRow="0" w:lastRow="0" w:firstColumn="1" w:lastColumn="0" w:oddVBand="0" w:evenVBand="0" w:oddHBand="0" w:evenHBand="0" w:firstRowFirstColumn="0" w:firstRowLastColumn="0" w:lastRowFirstColumn="0" w:lastRowLastColumn="0"/>
            <w:tcW w:w="0" w:type="auto"/>
            <w:hideMark/>
          </w:tcPr>
          <w:p w14:paraId="2929112E" w14:textId="77777777" w:rsidR="00687B58" w:rsidRPr="009515FF" w:rsidRDefault="00687B58">
            <w:pPr>
              <w:pStyle w:val="NormalWeb"/>
              <w:spacing w:after="0" w:afterAutospacing="0"/>
              <w:rPr>
                <w:ins w:id="2194" w:author="Awet Teka" w:date="2025-09-13T14:04:00Z"/>
                <w:sz w:val="22"/>
                <w:szCs w:val="22"/>
                <w:rPrChange w:id="2195" w:author="Awet Teka" w:date="2025-09-13T14:11:00Z" w16du:dateUtc="2025-09-13T11:11:00Z">
                  <w:rPr>
                    <w:ins w:id="2196" w:author="Awet Teka" w:date="2025-09-13T14:04:00Z"/>
                  </w:rPr>
                </w:rPrChange>
              </w:rPr>
              <w:pPrChange w:id="2197" w:author="Awet Teka" w:date="2025-09-13T14:06:00Z" w16du:dateUtc="2025-09-13T11:06:00Z">
                <w:pPr>
                  <w:pStyle w:val="NormalWeb"/>
                </w:pPr>
              </w:pPrChange>
            </w:pPr>
            <w:proofErr w:type="spellStart"/>
            <w:ins w:id="2198" w:author="Awet Teka" w:date="2025-09-13T14:04:00Z">
              <w:r w:rsidRPr="009515FF">
                <w:rPr>
                  <w:sz w:val="22"/>
                  <w:szCs w:val="22"/>
                  <w:rPrChange w:id="2199" w:author="Awet Teka" w:date="2025-09-13T14:11:00Z" w16du:dateUtc="2025-09-13T11:11:00Z">
                    <w:rPr/>
                  </w:rPrChange>
                </w:rPr>
                <w:t>struct_intervention_id</w:t>
              </w:r>
              <w:proofErr w:type="spellEnd"/>
            </w:ins>
          </w:p>
        </w:tc>
        <w:tc>
          <w:tcPr>
            <w:tcW w:w="0" w:type="auto"/>
            <w:hideMark/>
          </w:tcPr>
          <w:p w14:paraId="2784CF4E" w14:textId="77777777" w:rsidR="00687B58" w:rsidRPr="009515FF" w:rsidRDefault="00687B58">
            <w:pPr>
              <w:pStyle w:val="NormalWeb"/>
              <w:spacing w:after="0" w:afterAutospacing="0"/>
              <w:cnfStyle w:val="000000100000" w:firstRow="0" w:lastRow="0" w:firstColumn="0" w:lastColumn="0" w:oddVBand="0" w:evenVBand="0" w:oddHBand="1" w:evenHBand="0" w:firstRowFirstColumn="0" w:firstRowLastColumn="0" w:lastRowFirstColumn="0" w:lastRowLastColumn="0"/>
              <w:rPr>
                <w:ins w:id="2200" w:author="Awet Teka" w:date="2025-09-13T14:04:00Z"/>
                <w:sz w:val="22"/>
                <w:szCs w:val="22"/>
                <w:rPrChange w:id="2201" w:author="Awet Teka" w:date="2025-09-13T14:11:00Z" w16du:dateUtc="2025-09-13T11:11:00Z">
                  <w:rPr>
                    <w:ins w:id="2202" w:author="Awet Teka" w:date="2025-09-13T14:04:00Z"/>
                  </w:rPr>
                </w:rPrChange>
              </w:rPr>
              <w:pPrChange w:id="2203" w:author="Awet Teka" w:date="2025-09-13T14:06:00Z" w16du:dateUtc="2025-09-13T11:06:00Z">
                <w:pPr>
                  <w:pStyle w:val="NormalWeb"/>
                  <w:cnfStyle w:val="000000100000" w:firstRow="0" w:lastRow="0" w:firstColumn="0" w:lastColumn="0" w:oddVBand="0" w:evenVBand="0" w:oddHBand="1" w:evenHBand="0" w:firstRowFirstColumn="0" w:firstRowLastColumn="0" w:lastRowFirstColumn="0" w:lastRowLastColumn="0"/>
                </w:pPr>
              </w:pPrChange>
            </w:pPr>
            <w:ins w:id="2204" w:author="Awet Teka" w:date="2025-09-13T14:04:00Z">
              <w:r w:rsidRPr="009515FF">
                <w:rPr>
                  <w:sz w:val="22"/>
                  <w:szCs w:val="22"/>
                  <w:rPrChange w:id="2205" w:author="Awet Teka" w:date="2025-09-13T14:11:00Z" w16du:dateUtc="2025-09-13T11:11:00Z">
                    <w:rPr/>
                  </w:rPrChange>
                </w:rPr>
                <w:t>BIGSERIAL, PK</w:t>
              </w:r>
            </w:ins>
          </w:p>
        </w:tc>
        <w:tc>
          <w:tcPr>
            <w:tcW w:w="0" w:type="auto"/>
            <w:hideMark/>
          </w:tcPr>
          <w:p w14:paraId="2D11A2A7" w14:textId="77777777" w:rsidR="00687B58" w:rsidRPr="009515FF" w:rsidRDefault="00687B58">
            <w:pPr>
              <w:pStyle w:val="NormalWeb"/>
              <w:spacing w:after="0" w:afterAutospacing="0"/>
              <w:cnfStyle w:val="000000100000" w:firstRow="0" w:lastRow="0" w:firstColumn="0" w:lastColumn="0" w:oddVBand="0" w:evenVBand="0" w:oddHBand="1" w:evenHBand="0" w:firstRowFirstColumn="0" w:firstRowLastColumn="0" w:lastRowFirstColumn="0" w:lastRowLastColumn="0"/>
              <w:rPr>
                <w:ins w:id="2206" w:author="Awet Teka" w:date="2025-09-13T14:04:00Z"/>
                <w:sz w:val="22"/>
                <w:szCs w:val="22"/>
                <w:rPrChange w:id="2207" w:author="Awet Teka" w:date="2025-09-13T14:11:00Z" w16du:dateUtc="2025-09-13T11:11:00Z">
                  <w:rPr>
                    <w:ins w:id="2208" w:author="Awet Teka" w:date="2025-09-13T14:04:00Z"/>
                  </w:rPr>
                </w:rPrChange>
              </w:rPr>
              <w:pPrChange w:id="2209" w:author="Awet Teka" w:date="2025-09-13T14:06:00Z" w16du:dateUtc="2025-09-13T11:06:00Z">
                <w:pPr>
                  <w:pStyle w:val="NormalWeb"/>
                  <w:cnfStyle w:val="000000100000" w:firstRow="0" w:lastRow="0" w:firstColumn="0" w:lastColumn="0" w:oddVBand="0" w:evenVBand="0" w:oddHBand="1" w:evenHBand="0" w:firstRowFirstColumn="0" w:firstRowLastColumn="0" w:lastRowFirstColumn="0" w:lastRowLastColumn="0"/>
                </w:pPr>
              </w:pPrChange>
            </w:pPr>
            <w:ins w:id="2210" w:author="Awet Teka" w:date="2025-09-13T14:04:00Z">
              <w:r w:rsidRPr="009515FF">
                <w:rPr>
                  <w:sz w:val="22"/>
                  <w:szCs w:val="22"/>
                  <w:rPrChange w:id="2211" w:author="Awet Teka" w:date="2025-09-13T14:11:00Z" w16du:dateUtc="2025-09-13T11:11:00Z">
                    <w:rPr/>
                  </w:rPrChange>
                </w:rPr>
                <w:t>Unique intervention record</w:t>
              </w:r>
            </w:ins>
          </w:p>
        </w:tc>
      </w:tr>
      <w:tr w:rsidR="009515FF" w:rsidRPr="009515FF" w14:paraId="01E29ECA" w14:textId="77777777" w:rsidTr="00687B58">
        <w:trPr>
          <w:ins w:id="2212" w:author="Awet Teka" w:date="2025-09-13T14:04:00Z"/>
        </w:trPr>
        <w:tc>
          <w:tcPr>
            <w:cnfStyle w:val="001000000000" w:firstRow="0" w:lastRow="0" w:firstColumn="1" w:lastColumn="0" w:oddVBand="0" w:evenVBand="0" w:oddHBand="0" w:evenHBand="0" w:firstRowFirstColumn="0" w:firstRowLastColumn="0" w:lastRowFirstColumn="0" w:lastRowLastColumn="0"/>
            <w:tcW w:w="0" w:type="auto"/>
            <w:hideMark/>
          </w:tcPr>
          <w:p w14:paraId="59A0E0E9" w14:textId="77777777" w:rsidR="00687B58" w:rsidRPr="009515FF" w:rsidRDefault="00687B58">
            <w:pPr>
              <w:pStyle w:val="NormalWeb"/>
              <w:spacing w:after="0" w:afterAutospacing="0"/>
              <w:rPr>
                <w:ins w:id="2213" w:author="Awet Teka" w:date="2025-09-13T14:04:00Z"/>
                <w:sz w:val="22"/>
                <w:szCs w:val="22"/>
                <w:rPrChange w:id="2214" w:author="Awet Teka" w:date="2025-09-13T14:11:00Z" w16du:dateUtc="2025-09-13T11:11:00Z">
                  <w:rPr>
                    <w:ins w:id="2215" w:author="Awet Teka" w:date="2025-09-13T14:04:00Z"/>
                  </w:rPr>
                </w:rPrChange>
              </w:rPr>
              <w:pPrChange w:id="2216" w:author="Awet Teka" w:date="2025-09-13T14:06:00Z" w16du:dateUtc="2025-09-13T11:06:00Z">
                <w:pPr>
                  <w:pStyle w:val="NormalWeb"/>
                </w:pPr>
              </w:pPrChange>
            </w:pPr>
            <w:proofErr w:type="spellStart"/>
            <w:ins w:id="2217" w:author="Awet Teka" w:date="2025-09-13T14:04:00Z">
              <w:r w:rsidRPr="009515FF">
                <w:rPr>
                  <w:sz w:val="22"/>
                  <w:szCs w:val="22"/>
                  <w:rPrChange w:id="2218" w:author="Awet Teka" w:date="2025-09-13T14:11:00Z" w16du:dateUtc="2025-09-13T11:11:00Z">
                    <w:rPr/>
                  </w:rPrChange>
                </w:rPr>
                <w:lastRenderedPageBreak/>
                <w:t>structure_id</w:t>
              </w:r>
              <w:proofErr w:type="spellEnd"/>
            </w:ins>
          </w:p>
        </w:tc>
        <w:tc>
          <w:tcPr>
            <w:tcW w:w="0" w:type="auto"/>
            <w:hideMark/>
          </w:tcPr>
          <w:p w14:paraId="0BE12DB4" w14:textId="77777777" w:rsidR="00687B58" w:rsidRPr="009515FF" w:rsidRDefault="00687B58">
            <w:pPr>
              <w:pStyle w:val="NormalWeb"/>
              <w:spacing w:after="0" w:afterAutospacing="0"/>
              <w:cnfStyle w:val="000000000000" w:firstRow="0" w:lastRow="0" w:firstColumn="0" w:lastColumn="0" w:oddVBand="0" w:evenVBand="0" w:oddHBand="0" w:evenHBand="0" w:firstRowFirstColumn="0" w:firstRowLastColumn="0" w:lastRowFirstColumn="0" w:lastRowLastColumn="0"/>
              <w:rPr>
                <w:ins w:id="2219" w:author="Awet Teka" w:date="2025-09-13T14:04:00Z"/>
                <w:sz w:val="22"/>
                <w:szCs w:val="22"/>
                <w:rPrChange w:id="2220" w:author="Awet Teka" w:date="2025-09-13T14:11:00Z" w16du:dateUtc="2025-09-13T11:11:00Z">
                  <w:rPr>
                    <w:ins w:id="2221" w:author="Awet Teka" w:date="2025-09-13T14:04:00Z"/>
                  </w:rPr>
                </w:rPrChange>
              </w:rPr>
              <w:pPrChange w:id="2222" w:author="Awet Teka" w:date="2025-09-13T14:06:00Z" w16du:dateUtc="2025-09-13T11:06:00Z">
                <w:pPr>
                  <w:pStyle w:val="NormalWeb"/>
                  <w:cnfStyle w:val="000000000000" w:firstRow="0" w:lastRow="0" w:firstColumn="0" w:lastColumn="0" w:oddVBand="0" w:evenVBand="0" w:oddHBand="0" w:evenHBand="0" w:firstRowFirstColumn="0" w:firstRowLastColumn="0" w:lastRowFirstColumn="0" w:lastRowLastColumn="0"/>
                </w:pPr>
              </w:pPrChange>
            </w:pPr>
            <w:ins w:id="2223" w:author="Awet Teka" w:date="2025-09-13T14:04:00Z">
              <w:r w:rsidRPr="009515FF">
                <w:rPr>
                  <w:sz w:val="22"/>
                  <w:szCs w:val="22"/>
                  <w:rPrChange w:id="2224" w:author="Awet Teka" w:date="2025-09-13T14:11:00Z" w16du:dateUtc="2025-09-13T11:11:00Z">
                    <w:rPr/>
                  </w:rPrChange>
                </w:rPr>
                <w:t xml:space="preserve">INT, FK → </w:t>
              </w:r>
              <w:proofErr w:type="spellStart"/>
              <w:r w:rsidRPr="009515FF">
                <w:rPr>
                  <w:sz w:val="22"/>
                  <w:szCs w:val="22"/>
                  <w:rPrChange w:id="2225" w:author="Awet Teka" w:date="2025-09-13T14:11:00Z" w16du:dateUtc="2025-09-13T11:11:00Z">
                    <w:rPr/>
                  </w:rPrChange>
                </w:rPr>
                <w:t>structure_inventory</w:t>
              </w:r>
              <w:proofErr w:type="spellEnd"/>
            </w:ins>
          </w:p>
        </w:tc>
        <w:tc>
          <w:tcPr>
            <w:tcW w:w="0" w:type="auto"/>
            <w:hideMark/>
          </w:tcPr>
          <w:p w14:paraId="58A30ACF" w14:textId="77777777" w:rsidR="00687B58" w:rsidRPr="009515FF" w:rsidRDefault="00687B58">
            <w:pPr>
              <w:pStyle w:val="NormalWeb"/>
              <w:spacing w:after="0" w:afterAutospacing="0"/>
              <w:cnfStyle w:val="000000000000" w:firstRow="0" w:lastRow="0" w:firstColumn="0" w:lastColumn="0" w:oddVBand="0" w:evenVBand="0" w:oddHBand="0" w:evenHBand="0" w:firstRowFirstColumn="0" w:firstRowLastColumn="0" w:lastRowFirstColumn="0" w:lastRowLastColumn="0"/>
              <w:rPr>
                <w:ins w:id="2226" w:author="Awet Teka" w:date="2025-09-13T14:04:00Z"/>
                <w:sz w:val="22"/>
                <w:szCs w:val="22"/>
                <w:rPrChange w:id="2227" w:author="Awet Teka" w:date="2025-09-13T14:11:00Z" w16du:dateUtc="2025-09-13T11:11:00Z">
                  <w:rPr>
                    <w:ins w:id="2228" w:author="Awet Teka" w:date="2025-09-13T14:04:00Z"/>
                  </w:rPr>
                </w:rPrChange>
              </w:rPr>
              <w:pPrChange w:id="2229" w:author="Awet Teka" w:date="2025-09-13T14:06:00Z" w16du:dateUtc="2025-09-13T11:06:00Z">
                <w:pPr>
                  <w:pStyle w:val="NormalWeb"/>
                  <w:cnfStyle w:val="000000000000" w:firstRow="0" w:lastRow="0" w:firstColumn="0" w:lastColumn="0" w:oddVBand="0" w:evenVBand="0" w:oddHBand="0" w:evenHBand="0" w:firstRowFirstColumn="0" w:firstRowLastColumn="0" w:lastRowFirstColumn="0" w:lastRowLastColumn="0"/>
                </w:pPr>
              </w:pPrChange>
            </w:pPr>
            <w:ins w:id="2230" w:author="Awet Teka" w:date="2025-09-13T14:04:00Z">
              <w:r w:rsidRPr="009515FF">
                <w:rPr>
                  <w:sz w:val="22"/>
                  <w:szCs w:val="22"/>
                  <w:rPrChange w:id="2231" w:author="Awet Teka" w:date="2025-09-13T14:11:00Z" w16du:dateUtc="2025-09-13T11:11:00Z">
                    <w:rPr/>
                  </w:rPrChange>
                </w:rPr>
                <w:t>Linked structure</w:t>
              </w:r>
            </w:ins>
          </w:p>
        </w:tc>
      </w:tr>
      <w:tr w:rsidR="009515FF" w:rsidRPr="009515FF" w14:paraId="2D4E0386" w14:textId="77777777" w:rsidTr="00687B58">
        <w:trPr>
          <w:cnfStyle w:val="000000100000" w:firstRow="0" w:lastRow="0" w:firstColumn="0" w:lastColumn="0" w:oddVBand="0" w:evenVBand="0" w:oddHBand="1" w:evenHBand="0" w:firstRowFirstColumn="0" w:firstRowLastColumn="0" w:lastRowFirstColumn="0" w:lastRowLastColumn="0"/>
          <w:ins w:id="2232" w:author="Awet Teka" w:date="2025-09-13T14:04:00Z"/>
        </w:trPr>
        <w:tc>
          <w:tcPr>
            <w:cnfStyle w:val="001000000000" w:firstRow="0" w:lastRow="0" w:firstColumn="1" w:lastColumn="0" w:oddVBand="0" w:evenVBand="0" w:oddHBand="0" w:evenHBand="0" w:firstRowFirstColumn="0" w:firstRowLastColumn="0" w:lastRowFirstColumn="0" w:lastRowLastColumn="0"/>
            <w:tcW w:w="0" w:type="auto"/>
            <w:hideMark/>
          </w:tcPr>
          <w:p w14:paraId="6DF25AF6" w14:textId="77777777" w:rsidR="00687B58" w:rsidRPr="009515FF" w:rsidRDefault="00687B58">
            <w:pPr>
              <w:pStyle w:val="NormalWeb"/>
              <w:spacing w:after="0" w:afterAutospacing="0"/>
              <w:rPr>
                <w:ins w:id="2233" w:author="Awet Teka" w:date="2025-09-13T14:04:00Z"/>
                <w:sz w:val="22"/>
                <w:szCs w:val="22"/>
                <w:rPrChange w:id="2234" w:author="Awet Teka" w:date="2025-09-13T14:11:00Z" w16du:dateUtc="2025-09-13T11:11:00Z">
                  <w:rPr>
                    <w:ins w:id="2235" w:author="Awet Teka" w:date="2025-09-13T14:04:00Z"/>
                  </w:rPr>
                </w:rPrChange>
              </w:rPr>
              <w:pPrChange w:id="2236" w:author="Awet Teka" w:date="2025-09-13T14:06:00Z" w16du:dateUtc="2025-09-13T11:06:00Z">
                <w:pPr>
                  <w:pStyle w:val="NormalWeb"/>
                </w:pPr>
              </w:pPrChange>
            </w:pPr>
            <w:proofErr w:type="spellStart"/>
            <w:ins w:id="2237" w:author="Awet Teka" w:date="2025-09-13T14:04:00Z">
              <w:r w:rsidRPr="009515FF">
                <w:rPr>
                  <w:sz w:val="22"/>
                  <w:szCs w:val="22"/>
                  <w:rPrChange w:id="2238" w:author="Awet Teka" w:date="2025-09-13T14:11:00Z" w16du:dateUtc="2025-09-13T11:11:00Z">
                    <w:rPr/>
                  </w:rPrChange>
                </w:rPr>
                <w:t>intervention_code</w:t>
              </w:r>
              <w:proofErr w:type="spellEnd"/>
            </w:ins>
          </w:p>
        </w:tc>
        <w:tc>
          <w:tcPr>
            <w:tcW w:w="0" w:type="auto"/>
            <w:hideMark/>
          </w:tcPr>
          <w:p w14:paraId="05987653" w14:textId="77777777" w:rsidR="00687B58" w:rsidRPr="009515FF" w:rsidRDefault="00687B58">
            <w:pPr>
              <w:pStyle w:val="NormalWeb"/>
              <w:spacing w:after="0" w:afterAutospacing="0"/>
              <w:cnfStyle w:val="000000100000" w:firstRow="0" w:lastRow="0" w:firstColumn="0" w:lastColumn="0" w:oddVBand="0" w:evenVBand="0" w:oddHBand="1" w:evenHBand="0" w:firstRowFirstColumn="0" w:firstRowLastColumn="0" w:lastRowFirstColumn="0" w:lastRowLastColumn="0"/>
              <w:rPr>
                <w:ins w:id="2239" w:author="Awet Teka" w:date="2025-09-13T14:04:00Z"/>
                <w:sz w:val="22"/>
                <w:szCs w:val="22"/>
                <w:rPrChange w:id="2240" w:author="Awet Teka" w:date="2025-09-13T14:11:00Z" w16du:dateUtc="2025-09-13T11:11:00Z">
                  <w:rPr>
                    <w:ins w:id="2241" w:author="Awet Teka" w:date="2025-09-13T14:04:00Z"/>
                  </w:rPr>
                </w:rPrChange>
              </w:rPr>
              <w:pPrChange w:id="2242" w:author="Awet Teka" w:date="2025-09-13T14:06:00Z" w16du:dateUtc="2025-09-13T11:06:00Z">
                <w:pPr>
                  <w:pStyle w:val="NormalWeb"/>
                  <w:cnfStyle w:val="000000100000" w:firstRow="0" w:lastRow="0" w:firstColumn="0" w:lastColumn="0" w:oddVBand="0" w:evenVBand="0" w:oddHBand="1" w:evenHBand="0" w:firstRowFirstColumn="0" w:firstRowLastColumn="0" w:lastRowFirstColumn="0" w:lastRowLastColumn="0"/>
                </w:pPr>
              </w:pPrChange>
            </w:pPr>
            <w:ins w:id="2243" w:author="Awet Teka" w:date="2025-09-13T14:04:00Z">
              <w:r w:rsidRPr="009515FF">
                <w:rPr>
                  <w:sz w:val="22"/>
                  <w:szCs w:val="22"/>
                  <w:rPrChange w:id="2244" w:author="Awet Teka" w:date="2025-09-13T14:11:00Z" w16du:dateUtc="2025-09-13T11:11:00Z">
                    <w:rPr/>
                  </w:rPrChange>
                </w:rPr>
                <w:t xml:space="preserve">FK → </w:t>
              </w:r>
              <w:proofErr w:type="spellStart"/>
              <w:r w:rsidRPr="009515FF">
                <w:rPr>
                  <w:sz w:val="22"/>
                  <w:szCs w:val="22"/>
                  <w:rPrChange w:id="2245" w:author="Awet Teka" w:date="2025-09-13T14:11:00Z" w16du:dateUtc="2025-09-13T11:11:00Z">
                    <w:rPr/>
                  </w:rPrChange>
                </w:rPr>
                <w:t>Intervention_Lookup</w:t>
              </w:r>
              <w:proofErr w:type="spellEnd"/>
            </w:ins>
          </w:p>
        </w:tc>
        <w:tc>
          <w:tcPr>
            <w:tcW w:w="0" w:type="auto"/>
            <w:hideMark/>
          </w:tcPr>
          <w:p w14:paraId="4500085F" w14:textId="77777777" w:rsidR="00687B58" w:rsidRPr="009515FF" w:rsidRDefault="00687B58">
            <w:pPr>
              <w:pStyle w:val="NormalWeb"/>
              <w:spacing w:after="0" w:afterAutospacing="0"/>
              <w:cnfStyle w:val="000000100000" w:firstRow="0" w:lastRow="0" w:firstColumn="0" w:lastColumn="0" w:oddVBand="0" w:evenVBand="0" w:oddHBand="1" w:evenHBand="0" w:firstRowFirstColumn="0" w:firstRowLastColumn="0" w:lastRowFirstColumn="0" w:lastRowLastColumn="0"/>
              <w:rPr>
                <w:ins w:id="2246" w:author="Awet Teka" w:date="2025-09-13T14:04:00Z"/>
                <w:sz w:val="22"/>
                <w:szCs w:val="22"/>
                <w:rPrChange w:id="2247" w:author="Awet Teka" w:date="2025-09-13T14:11:00Z" w16du:dateUtc="2025-09-13T11:11:00Z">
                  <w:rPr>
                    <w:ins w:id="2248" w:author="Awet Teka" w:date="2025-09-13T14:04:00Z"/>
                  </w:rPr>
                </w:rPrChange>
              </w:rPr>
              <w:pPrChange w:id="2249" w:author="Awet Teka" w:date="2025-09-13T14:06:00Z" w16du:dateUtc="2025-09-13T11:06:00Z">
                <w:pPr>
                  <w:pStyle w:val="NormalWeb"/>
                  <w:cnfStyle w:val="000000100000" w:firstRow="0" w:lastRow="0" w:firstColumn="0" w:lastColumn="0" w:oddVBand="0" w:evenVBand="0" w:oddHBand="1" w:evenHBand="0" w:firstRowFirstColumn="0" w:firstRowLastColumn="0" w:lastRowFirstColumn="0" w:lastRowLastColumn="0"/>
                </w:pPr>
              </w:pPrChange>
            </w:pPr>
            <w:ins w:id="2250" w:author="Awet Teka" w:date="2025-09-13T14:04:00Z">
              <w:r w:rsidRPr="009515FF">
                <w:rPr>
                  <w:sz w:val="22"/>
                  <w:szCs w:val="22"/>
                  <w:rPrChange w:id="2251" w:author="Awet Teka" w:date="2025-09-13T14:11:00Z" w16du:dateUtc="2025-09-13T11:11:00Z">
                    <w:rPr/>
                  </w:rPrChange>
                </w:rPr>
                <w:t>Type of intervention</w:t>
              </w:r>
            </w:ins>
          </w:p>
        </w:tc>
      </w:tr>
      <w:tr w:rsidR="009515FF" w:rsidRPr="009515FF" w14:paraId="2FF138A3" w14:textId="77777777" w:rsidTr="00687B58">
        <w:trPr>
          <w:ins w:id="2252" w:author="Awet Teka" w:date="2025-09-13T14:04:00Z"/>
        </w:trPr>
        <w:tc>
          <w:tcPr>
            <w:cnfStyle w:val="001000000000" w:firstRow="0" w:lastRow="0" w:firstColumn="1" w:lastColumn="0" w:oddVBand="0" w:evenVBand="0" w:oddHBand="0" w:evenHBand="0" w:firstRowFirstColumn="0" w:firstRowLastColumn="0" w:lastRowFirstColumn="0" w:lastRowLastColumn="0"/>
            <w:tcW w:w="0" w:type="auto"/>
            <w:hideMark/>
          </w:tcPr>
          <w:p w14:paraId="24E9EB72" w14:textId="77777777" w:rsidR="00687B58" w:rsidRPr="009515FF" w:rsidRDefault="00687B58">
            <w:pPr>
              <w:pStyle w:val="NormalWeb"/>
              <w:spacing w:after="0" w:afterAutospacing="0"/>
              <w:rPr>
                <w:ins w:id="2253" w:author="Awet Teka" w:date="2025-09-13T14:04:00Z"/>
                <w:sz w:val="22"/>
                <w:szCs w:val="22"/>
                <w:rPrChange w:id="2254" w:author="Awet Teka" w:date="2025-09-13T14:11:00Z" w16du:dateUtc="2025-09-13T11:11:00Z">
                  <w:rPr>
                    <w:ins w:id="2255" w:author="Awet Teka" w:date="2025-09-13T14:04:00Z"/>
                  </w:rPr>
                </w:rPrChange>
              </w:rPr>
              <w:pPrChange w:id="2256" w:author="Awet Teka" w:date="2025-09-13T14:06:00Z" w16du:dateUtc="2025-09-13T11:06:00Z">
                <w:pPr>
                  <w:pStyle w:val="NormalWeb"/>
                </w:pPr>
              </w:pPrChange>
            </w:pPr>
            <w:proofErr w:type="spellStart"/>
            <w:ins w:id="2257" w:author="Awet Teka" w:date="2025-09-13T14:04:00Z">
              <w:r w:rsidRPr="009515FF">
                <w:rPr>
                  <w:sz w:val="22"/>
                  <w:szCs w:val="22"/>
                  <w:rPrChange w:id="2258" w:author="Awet Teka" w:date="2025-09-13T14:11:00Z" w16du:dateUtc="2025-09-13T11:11:00Z">
                    <w:rPr/>
                  </w:rPrChange>
                </w:rPr>
                <w:t>required_length_m</w:t>
              </w:r>
              <w:proofErr w:type="spellEnd"/>
            </w:ins>
          </w:p>
        </w:tc>
        <w:tc>
          <w:tcPr>
            <w:tcW w:w="0" w:type="auto"/>
            <w:hideMark/>
          </w:tcPr>
          <w:p w14:paraId="3CFA3DFF" w14:textId="77777777" w:rsidR="00687B58" w:rsidRPr="009515FF" w:rsidRDefault="00687B58">
            <w:pPr>
              <w:pStyle w:val="NormalWeb"/>
              <w:spacing w:after="0" w:afterAutospacing="0"/>
              <w:cnfStyle w:val="000000000000" w:firstRow="0" w:lastRow="0" w:firstColumn="0" w:lastColumn="0" w:oddVBand="0" w:evenVBand="0" w:oddHBand="0" w:evenHBand="0" w:firstRowFirstColumn="0" w:firstRowLastColumn="0" w:lastRowFirstColumn="0" w:lastRowLastColumn="0"/>
              <w:rPr>
                <w:ins w:id="2259" w:author="Awet Teka" w:date="2025-09-13T14:04:00Z"/>
                <w:sz w:val="22"/>
                <w:szCs w:val="22"/>
                <w:rPrChange w:id="2260" w:author="Awet Teka" w:date="2025-09-13T14:11:00Z" w16du:dateUtc="2025-09-13T11:11:00Z">
                  <w:rPr>
                    <w:ins w:id="2261" w:author="Awet Teka" w:date="2025-09-13T14:04:00Z"/>
                  </w:rPr>
                </w:rPrChange>
              </w:rPr>
              <w:pPrChange w:id="2262" w:author="Awet Teka" w:date="2025-09-13T14:06:00Z" w16du:dateUtc="2025-09-13T11:06:00Z">
                <w:pPr>
                  <w:pStyle w:val="NormalWeb"/>
                  <w:cnfStyle w:val="000000000000" w:firstRow="0" w:lastRow="0" w:firstColumn="0" w:lastColumn="0" w:oddVBand="0" w:evenVBand="0" w:oddHBand="0" w:evenHBand="0" w:firstRowFirstColumn="0" w:firstRowLastColumn="0" w:lastRowFirstColumn="0" w:lastRowLastColumn="0"/>
                </w:pPr>
              </w:pPrChange>
            </w:pPr>
            <w:proofErr w:type="gramStart"/>
            <w:ins w:id="2263" w:author="Awet Teka" w:date="2025-09-13T14:04:00Z">
              <w:r w:rsidRPr="009515FF">
                <w:rPr>
                  <w:sz w:val="22"/>
                  <w:szCs w:val="22"/>
                  <w:rPrChange w:id="2264" w:author="Awet Teka" w:date="2025-09-13T14:11:00Z" w16du:dateUtc="2025-09-13T11:11:00Z">
                    <w:rPr/>
                  </w:rPrChange>
                </w:rPr>
                <w:t>DECIMAL(</w:t>
              </w:r>
              <w:proofErr w:type="gramEnd"/>
              <w:r w:rsidRPr="009515FF">
                <w:rPr>
                  <w:sz w:val="22"/>
                  <w:szCs w:val="22"/>
                  <w:rPrChange w:id="2265" w:author="Awet Teka" w:date="2025-09-13T14:11:00Z" w16du:dateUtc="2025-09-13T11:11:00Z">
                    <w:rPr/>
                  </w:rPrChange>
                </w:rPr>
                <w:t>6,2)</w:t>
              </w:r>
            </w:ins>
          </w:p>
        </w:tc>
        <w:tc>
          <w:tcPr>
            <w:tcW w:w="0" w:type="auto"/>
            <w:hideMark/>
          </w:tcPr>
          <w:p w14:paraId="67292159" w14:textId="77777777" w:rsidR="00687B58" w:rsidRPr="009515FF" w:rsidRDefault="00687B58">
            <w:pPr>
              <w:pStyle w:val="NormalWeb"/>
              <w:spacing w:after="0" w:afterAutospacing="0"/>
              <w:cnfStyle w:val="000000000000" w:firstRow="0" w:lastRow="0" w:firstColumn="0" w:lastColumn="0" w:oddVBand="0" w:evenVBand="0" w:oddHBand="0" w:evenHBand="0" w:firstRowFirstColumn="0" w:firstRowLastColumn="0" w:lastRowFirstColumn="0" w:lastRowLastColumn="0"/>
              <w:rPr>
                <w:ins w:id="2266" w:author="Awet Teka" w:date="2025-09-13T14:04:00Z"/>
                <w:sz w:val="22"/>
                <w:szCs w:val="22"/>
                <w:rPrChange w:id="2267" w:author="Awet Teka" w:date="2025-09-13T14:11:00Z" w16du:dateUtc="2025-09-13T11:11:00Z">
                  <w:rPr>
                    <w:ins w:id="2268" w:author="Awet Teka" w:date="2025-09-13T14:04:00Z"/>
                  </w:rPr>
                </w:rPrChange>
              </w:rPr>
              <w:pPrChange w:id="2269" w:author="Awet Teka" w:date="2025-09-13T14:06:00Z" w16du:dateUtc="2025-09-13T11:06:00Z">
                <w:pPr>
                  <w:pStyle w:val="NormalWeb"/>
                  <w:cnfStyle w:val="000000000000" w:firstRow="0" w:lastRow="0" w:firstColumn="0" w:lastColumn="0" w:oddVBand="0" w:evenVBand="0" w:oddHBand="0" w:evenHBand="0" w:firstRowFirstColumn="0" w:firstRowLastColumn="0" w:lastRowFirstColumn="0" w:lastRowLastColumn="0"/>
                </w:pPr>
              </w:pPrChange>
            </w:pPr>
            <w:ins w:id="2270" w:author="Awet Teka" w:date="2025-09-13T14:04:00Z">
              <w:r w:rsidRPr="009515FF">
                <w:rPr>
                  <w:sz w:val="22"/>
                  <w:szCs w:val="22"/>
                  <w:rPrChange w:id="2271" w:author="Awet Teka" w:date="2025-09-13T14:11:00Z" w16du:dateUtc="2025-09-13T11:11:00Z">
                    <w:rPr/>
                  </w:rPrChange>
                </w:rPr>
                <w:t>Work length (if applicable)</w:t>
              </w:r>
            </w:ins>
          </w:p>
        </w:tc>
      </w:tr>
      <w:tr w:rsidR="009515FF" w:rsidRPr="009515FF" w14:paraId="1F079B14" w14:textId="77777777" w:rsidTr="00687B58">
        <w:trPr>
          <w:cnfStyle w:val="000000100000" w:firstRow="0" w:lastRow="0" w:firstColumn="0" w:lastColumn="0" w:oddVBand="0" w:evenVBand="0" w:oddHBand="1" w:evenHBand="0" w:firstRowFirstColumn="0" w:firstRowLastColumn="0" w:lastRowFirstColumn="0" w:lastRowLastColumn="0"/>
          <w:ins w:id="2272" w:author="Awet Teka" w:date="2025-09-13T14:04:00Z"/>
        </w:trPr>
        <w:tc>
          <w:tcPr>
            <w:cnfStyle w:val="001000000000" w:firstRow="0" w:lastRow="0" w:firstColumn="1" w:lastColumn="0" w:oddVBand="0" w:evenVBand="0" w:oddHBand="0" w:evenHBand="0" w:firstRowFirstColumn="0" w:firstRowLastColumn="0" w:lastRowFirstColumn="0" w:lastRowLastColumn="0"/>
            <w:tcW w:w="0" w:type="auto"/>
            <w:hideMark/>
          </w:tcPr>
          <w:p w14:paraId="54168EDE" w14:textId="77777777" w:rsidR="00687B58" w:rsidRPr="009515FF" w:rsidRDefault="00687B58">
            <w:pPr>
              <w:pStyle w:val="NormalWeb"/>
              <w:spacing w:after="0" w:afterAutospacing="0"/>
              <w:rPr>
                <w:ins w:id="2273" w:author="Awet Teka" w:date="2025-09-13T14:04:00Z"/>
                <w:sz w:val="22"/>
                <w:szCs w:val="22"/>
                <w:rPrChange w:id="2274" w:author="Awet Teka" w:date="2025-09-13T14:11:00Z" w16du:dateUtc="2025-09-13T11:11:00Z">
                  <w:rPr>
                    <w:ins w:id="2275" w:author="Awet Teka" w:date="2025-09-13T14:04:00Z"/>
                  </w:rPr>
                </w:rPrChange>
              </w:rPr>
              <w:pPrChange w:id="2276" w:author="Awet Teka" w:date="2025-09-13T14:06:00Z" w16du:dateUtc="2025-09-13T11:06:00Z">
                <w:pPr>
                  <w:pStyle w:val="NormalWeb"/>
                </w:pPr>
              </w:pPrChange>
            </w:pPr>
            <w:proofErr w:type="spellStart"/>
            <w:ins w:id="2277" w:author="Awet Teka" w:date="2025-09-13T14:04:00Z">
              <w:r w:rsidRPr="009515FF">
                <w:rPr>
                  <w:sz w:val="22"/>
                  <w:szCs w:val="22"/>
                  <w:rPrChange w:id="2278" w:author="Awet Teka" w:date="2025-09-13T14:11:00Z" w16du:dateUtc="2025-09-13T11:11:00Z">
                    <w:rPr/>
                  </w:rPrChange>
                </w:rPr>
                <w:t>estimated_cost</w:t>
              </w:r>
              <w:proofErr w:type="spellEnd"/>
            </w:ins>
          </w:p>
        </w:tc>
        <w:tc>
          <w:tcPr>
            <w:tcW w:w="0" w:type="auto"/>
            <w:hideMark/>
          </w:tcPr>
          <w:p w14:paraId="0073C9B2" w14:textId="77777777" w:rsidR="00687B58" w:rsidRPr="009515FF" w:rsidRDefault="00687B58">
            <w:pPr>
              <w:pStyle w:val="NormalWeb"/>
              <w:spacing w:after="0" w:afterAutospacing="0"/>
              <w:cnfStyle w:val="000000100000" w:firstRow="0" w:lastRow="0" w:firstColumn="0" w:lastColumn="0" w:oddVBand="0" w:evenVBand="0" w:oddHBand="1" w:evenHBand="0" w:firstRowFirstColumn="0" w:firstRowLastColumn="0" w:lastRowFirstColumn="0" w:lastRowLastColumn="0"/>
              <w:rPr>
                <w:ins w:id="2279" w:author="Awet Teka" w:date="2025-09-13T14:04:00Z"/>
                <w:sz w:val="22"/>
                <w:szCs w:val="22"/>
                <w:rPrChange w:id="2280" w:author="Awet Teka" w:date="2025-09-13T14:11:00Z" w16du:dateUtc="2025-09-13T11:11:00Z">
                  <w:rPr>
                    <w:ins w:id="2281" w:author="Awet Teka" w:date="2025-09-13T14:04:00Z"/>
                  </w:rPr>
                </w:rPrChange>
              </w:rPr>
              <w:pPrChange w:id="2282" w:author="Awet Teka" w:date="2025-09-13T14:06:00Z" w16du:dateUtc="2025-09-13T11:06:00Z">
                <w:pPr>
                  <w:pStyle w:val="NormalWeb"/>
                  <w:cnfStyle w:val="000000100000" w:firstRow="0" w:lastRow="0" w:firstColumn="0" w:lastColumn="0" w:oddVBand="0" w:evenVBand="0" w:oddHBand="1" w:evenHBand="0" w:firstRowFirstColumn="0" w:firstRowLastColumn="0" w:lastRowFirstColumn="0" w:lastRowLastColumn="0"/>
                </w:pPr>
              </w:pPrChange>
            </w:pPr>
            <w:proofErr w:type="gramStart"/>
            <w:ins w:id="2283" w:author="Awet Teka" w:date="2025-09-13T14:04:00Z">
              <w:r w:rsidRPr="009515FF">
                <w:rPr>
                  <w:sz w:val="22"/>
                  <w:szCs w:val="22"/>
                  <w:rPrChange w:id="2284" w:author="Awet Teka" w:date="2025-09-13T14:11:00Z" w16du:dateUtc="2025-09-13T11:11:00Z">
                    <w:rPr/>
                  </w:rPrChange>
                </w:rPr>
                <w:t>NUMERIC(</w:t>
              </w:r>
              <w:proofErr w:type="gramEnd"/>
              <w:r w:rsidRPr="009515FF">
                <w:rPr>
                  <w:sz w:val="22"/>
                  <w:szCs w:val="22"/>
                  <w:rPrChange w:id="2285" w:author="Awet Teka" w:date="2025-09-13T14:11:00Z" w16du:dateUtc="2025-09-13T11:11:00Z">
                    <w:rPr/>
                  </w:rPrChange>
                </w:rPr>
                <w:t>12,2)</w:t>
              </w:r>
            </w:ins>
          </w:p>
        </w:tc>
        <w:tc>
          <w:tcPr>
            <w:tcW w:w="0" w:type="auto"/>
            <w:hideMark/>
          </w:tcPr>
          <w:p w14:paraId="750D6C7B" w14:textId="77777777" w:rsidR="00687B58" w:rsidRPr="009515FF" w:rsidRDefault="00687B58">
            <w:pPr>
              <w:pStyle w:val="NormalWeb"/>
              <w:spacing w:after="0" w:afterAutospacing="0"/>
              <w:cnfStyle w:val="000000100000" w:firstRow="0" w:lastRow="0" w:firstColumn="0" w:lastColumn="0" w:oddVBand="0" w:evenVBand="0" w:oddHBand="1" w:evenHBand="0" w:firstRowFirstColumn="0" w:firstRowLastColumn="0" w:lastRowFirstColumn="0" w:lastRowLastColumn="0"/>
              <w:rPr>
                <w:ins w:id="2286" w:author="Awet Teka" w:date="2025-09-13T14:04:00Z"/>
                <w:sz w:val="22"/>
                <w:szCs w:val="22"/>
                <w:rPrChange w:id="2287" w:author="Awet Teka" w:date="2025-09-13T14:11:00Z" w16du:dateUtc="2025-09-13T11:11:00Z">
                  <w:rPr>
                    <w:ins w:id="2288" w:author="Awet Teka" w:date="2025-09-13T14:04:00Z"/>
                  </w:rPr>
                </w:rPrChange>
              </w:rPr>
              <w:pPrChange w:id="2289" w:author="Awet Teka" w:date="2025-09-13T14:06:00Z" w16du:dateUtc="2025-09-13T11:06:00Z">
                <w:pPr>
                  <w:pStyle w:val="NormalWeb"/>
                  <w:cnfStyle w:val="000000100000" w:firstRow="0" w:lastRow="0" w:firstColumn="0" w:lastColumn="0" w:oddVBand="0" w:evenVBand="0" w:oddHBand="1" w:evenHBand="0" w:firstRowFirstColumn="0" w:firstRowLastColumn="0" w:lastRowFirstColumn="0" w:lastRowLastColumn="0"/>
                </w:pPr>
              </w:pPrChange>
            </w:pPr>
            <w:ins w:id="2290" w:author="Awet Teka" w:date="2025-09-13T14:04:00Z">
              <w:r w:rsidRPr="009515FF">
                <w:rPr>
                  <w:sz w:val="22"/>
                  <w:szCs w:val="22"/>
                  <w:rPrChange w:id="2291" w:author="Awet Teka" w:date="2025-09-13T14:11:00Z" w16du:dateUtc="2025-09-13T11:11:00Z">
                    <w:rPr/>
                  </w:rPrChange>
                </w:rPr>
                <w:t>Cost estimate</w:t>
              </w:r>
            </w:ins>
          </w:p>
        </w:tc>
      </w:tr>
      <w:tr w:rsidR="009515FF" w:rsidRPr="009515FF" w14:paraId="268EFA65" w14:textId="77777777" w:rsidTr="00687B58">
        <w:trPr>
          <w:ins w:id="2292" w:author="Awet Teka" w:date="2025-09-13T14:04:00Z"/>
        </w:trPr>
        <w:tc>
          <w:tcPr>
            <w:cnfStyle w:val="001000000000" w:firstRow="0" w:lastRow="0" w:firstColumn="1" w:lastColumn="0" w:oddVBand="0" w:evenVBand="0" w:oddHBand="0" w:evenHBand="0" w:firstRowFirstColumn="0" w:firstRowLastColumn="0" w:lastRowFirstColumn="0" w:lastRowLastColumn="0"/>
            <w:tcW w:w="0" w:type="auto"/>
            <w:hideMark/>
          </w:tcPr>
          <w:p w14:paraId="01D51EF8" w14:textId="77777777" w:rsidR="00687B58" w:rsidRPr="009515FF" w:rsidRDefault="00687B58">
            <w:pPr>
              <w:pStyle w:val="NormalWeb"/>
              <w:spacing w:after="0" w:afterAutospacing="0"/>
              <w:rPr>
                <w:ins w:id="2293" w:author="Awet Teka" w:date="2025-09-13T14:04:00Z"/>
                <w:sz w:val="22"/>
                <w:szCs w:val="22"/>
                <w:rPrChange w:id="2294" w:author="Awet Teka" w:date="2025-09-13T14:11:00Z" w16du:dateUtc="2025-09-13T11:11:00Z">
                  <w:rPr>
                    <w:ins w:id="2295" w:author="Awet Teka" w:date="2025-09-13T14:04:00Z"/>
                  </w:rPr>
                </w:rPrChange>
              </w:rPr>
              <w:pPrChange w:id="2296" w:author="Awet Teka" w:date="2025-09-13T14:06:00Z" w16du:dateUtc="2025-09-13T11:06:00Z">
                <w:pPr>
                  <w:pStyle w:val="NormalWeb"/>
                </w:pPr>
              </w:pPrChange>
            </w:pPr>
            <w:proofErr w:type="spellStart"/>
            <w:ins w:id="2297" w:author="Awet Teka" w:date="2025-09-13T14:04:00Z">
              <w:r w:rsidRPr="009515FF">
                <w:rPr>
                  <w:sz w:val="22"/>
                  <w:szCs w:val="22"/>
                  <w:rPrChange w:id="2298" w:author="Awet Teka" w:date="2025-09-13T14:11:00Z" w16du:dateUtc="2025-09-13T11:11:00Z">
                    <w:rPr/>
                  </w:rPrChange>
                </w:rPr>
                <w:t>priority_score</w:t>
              </w:r>
              <w:proofErr w:type="spellEnd"/>
            </w:ins>
          </w:p>
        </w:tc>
        <w:tc>
          <w:tcPr>
            <w:tcW w:w="0" w:type="auto"/>
            <w:hideMark/>
          </w:tcPr>
          <w:p w14:paraId="6811B542" w14:textId="77777777" w:rsidR="00687B58" w:rsidRPr="009515FF" w:rsidRDefault="00687B58">
            <w:pPr>
              <w:pStyle w:val="NormalWeb"/>
              <w:spacing w:after="0" w:afterAutospacing="0"/>
              <w:cnfStyle w:val="000000000000" w:firstRow="0" w:lastRow="0" w:firstColumn="0" w:lastColumn="0" w:oddVBand="0" w:evenVBand="0" w:oddHBand="0" w:evenHBand="0" w:firstRowFirstColumn="0" w:firstRowLastColumn="0" w:lastRowFirstColumn="0" w:lastRowLastColumn="0"/>
              <w:rPr>
                <w:ins w:id="2299" w:author="Awet Teka" w:date="2025-09-13T14:04:00Z"/>
                <w:sz w:val="22"/>
                <w:szCs w:val="22"/>
                <w:rPrChange w:id="2300" w:author="Awet Teka" w:date="2025-09-13T14:11:00Z" w16du:dateUtc="2025-09-13T11:11:00Z">
                  <w:rPr>
                    <w:ins w:id="2301" w:author="Awet Teka" w:date="2025-09-13T14:04:00Z"/>
                  </w:rPr>
                </w:rPrChange>
              </w:rPr>
              <w:pPrChange w:id="2302" w:author="Awet Teka" w:date="2025-09-13T14:06:00Z" w16du:dateUtc="2025-09-13T11:06:00Z">
                <w:pPr>
                  <w:pStyle w:val="NormalWeb"/>
                  <w:cnfStyle w:val="000000000000" w:firstRow="0" w:lastRow="0" w:firstColumn="0" w:lastColumn="0" w:oddVBand="0" w:evenVBand="0" w:oddHBand="0" w:evenHBand="0" w:firstRowFirstColumn="0" w:firstRowLastColumn="0" w:lastRowFirstColumn="0" w:lastRowLastColumn="0"/>
                </w:pPr>
              </w:pPrChange>
            </w:pPr>
            <w:proofErr w:type="gramStart"/>
            <w:ins w:id="2303" w:author="Awet Teka" w:date="2025-09-13T14:04:00Z">
              <w:r w:rsidRPr="009515FF">
                <w:rPr>
                  <w:sz w:val="22"/>
                  <w:szCs w:val="22"/>
                  <w:rPrChange w:id="2304" w:author="Awet Teka" w:date="2025-09-13T14:11:00Z" w16du:dateUtc="2025-09-13T11:11:00Z">
                    <w:rPr/>
                  </w:rPrChange>
                </w:rPr>
                <w:t>DECIMAL(</w:t>
              </w:r>
              <w:proofErr w:type="gramEnd"/>
              <w:r w:rsidRPr="009515FF">
                <w:rPr>
                  <w:sz w:val="22"/>
                  <w:szCs w:val="22"/>
                  <w:rPrChange w:id="2305" w:author="Awet Teka" w:date="2025-09-13T14:11:00Z" w16du:dateUtc="2025-09-13T11:11:00Z">
                    <w:rPr/>
                  </w:rPrChange>
                </w:rPr>
                <w:t>8,2)</w:t>
              </w:r>
            </w:ins>
          </w:p>
        </w:tc>
        <w:tc>
          <w:tcPr>
            <w:tcW w:w="0" w:type="auto"/>
            <w:hideMark/>
          </w:tcPr>
          <w:p w14:paraId="0A63826B" w14:textId="77777777" w:rsidR="00687B58" w:rsidRPr="009515FF" w:rsidRDefault="00687B58">
            <w:pPr>
              <w:pStyle w:val="NormalWeb"/>
              <w:spacing w:after="0" w:afterAutospacing="0"/>
              <w:cnfStyle w:val="000000000000" w:firstRow="0" w:lastRow="0" w:firstColumn="0" w:lastColumn="0" w:oddVBand="0" w:evenVBand="0" w:oddHBand="0" w:evenHBand="0" w:firstRowFirstColumn="0" w:firstRowLastColumn="0" w:lastRowFirstColumn="0" w:lastRowLastColumn="0"/>
              <w:rPr>
                <w:ins w:id="2306" w:author="Awet Teka" w:date="2025-09-13T14:04:00Z"/>
                <w:sz w:val="22"/>
                <w:szCs w:val="22"/>
                <w:rPrChange w:id="2307" w:author="Awet Teka" w:date="2025-09-13T14:11:00Z" w16du:dateUtc="2025-09-13T11:11:00Z">
                  <w:rPr>
                    <w:ins w:id="2308" w:author="Awet Teka" w:date="2025-09-13T14:04:00Z"/>
                  </w:rPr>
                </w:rPrChange>
              </w:rPr>
              <w:pPrChange w:id="2309" w:author="Awet Teka" w:date="2025-09-13T14:06:00Z" w16du:dateUtc="2025-09-13T11:06:00Z">
                <w:pPr>
                  <w:pStyle w:val="NormalWeb"/>
                  <w:cnfStyle w:val="000000000000" w:firstRow="0" w:lastRow="0" w:firstColumn="0" w:lastColumn="0" w:oddVBand="0" w:evenVBand="0" w:oddHBand="0" w:evenHBand="0" w:firstRowFirstColumn="0" w:firstRowLastColumn="0" w:lastRowFirstColumn="0" w:lastRowLastColumn="0"/>
                </w:pPr>
              </w:pPrChange>
            </w:pPr>
            <w:ins w:id="2310" w:author="Awet Teka" w:date="2025-09-13T14:04:00Z">
              <w:r w:rsidRPr="009515FF">
                <w:rPr>
                  <w:sz w:val="22"/>
                  <w:szCs w:val="22"/>
                  <w:rPrChange w:id="2311" w:author="Awet Teka" w:date="2025-09-13T14:11:00Z" w16du:dateUtc="2025-09-13T11:11:00Z">
                    <w:rPr/>
                  </w:rPrChange>
                </w:rPr>
                <w:t>Score from prioritization engine</w:t>
              </w:r>
            </w:ins>
          </w:p>
        </w:tc>
      </w:tr>
      <w:tr w:rsidR="009515FF" w:rsidRPr="009515FF" w14:paraId="55B6AA6F" w14:textId="77777777" w:rsidTr="00687B58">
        <w:trPr>
          <w:cnfStyle w:val="000000100000" w:firstRow="0" w:lastRow="0" w:firstColumn="0" w:lastColumn="0" w:oddVBand="0" w:evenVBand="0" w:oddHBand="1" w:evenHBand="0" w:firstRowFirstColumn="0" w:firstRowLastColumn="0" w:lastRowFirstColumn="0" w:lastRowLastColumn="0"/>
          <w:ins w:id="2312" w:author="Awet Teka" w:date="2025-09-13T14:04:00Z"/>
        </w:trPr>
        <w:tc>
          <w:tcPr>
            <w:cnfStyle w:val="001000000000" w:firstRow="0" w:lastRow="0" w:firstColumn="1" w:lastColumn="0" w:oddVBand="0" w:evenVBand="0" w:oddHBand="0" w:evenHBand="0" w:firstRowFirstColumn="0" w:firstRowLastColumn="0" w:lastRowFirstColumn="0" w:lastRowLastColumn="0"/>
            <w:tcW w:w="0" w:type="auto"/>
            <w:hideMark/>
          </w:tcPr>
          <w:p w14:paraId="5628BF05" w14:textId="77777777" w:rsidR="00687B58" w:rsidRPr="009515FF" w:rsidRDefault="00687B58">
            <w:pPr>
              <w:pStyle w:val="NormalWeb"/>
              <w:spacing w:after="0" w:afterAutospacing="0"/>
              <w:rPr>
                <w:ins w:id="2313" w:author="Awet Teka" w:date="2025-09-13T14:04:00Z"/>
                <w:sz w:val="22"/>
                <w:szCs w:val="22"/>
                <w:rPrChange w:id="2314" w:author="Awet Teka" w:date="2025-09-13T14:11:00Z" w16du:dateUtc="2025-09-13T11:11:00Z">
                  <w:rPr>
                    <w:ins w:id="2315" w:author="Awet Teka" w:date="2025-09-13T14:04:00Z"/>
                  </w:rPr>
                </w:rPrChange>
              </w:rPr>
              <w:pPrChange w:id="2316" w:author="Awet Teka" w:date="2025-09-13T14:06:00Z" w16du:dateUtc="2025-09-13T11:06:00Z">
                <w:pPr>
                  <w:pStyle w:val="NormalWeb"/>
                </w:pPr>
              </w:pPrChange>
            </w:pPr>
            <w:proofErr w:type="spellStart"/>
            <w:ins w:id="2317" w:author="Awet Teka" w:date="2025-09-13T14:04:00Z">
              <w:r w:rsidRPr="009515FF">
                <w:rPr>
                  <w:sz w:val="22"/>
                  <w:szCs w:val="22"/>
                  <w:rPrChange w:id="2318" w:author="Awet Teka" w:date="2025-09-13T14:11:00Z" w16du:dateUtc="2025-09-13T11:11:00Z">
                    <w:rPr/>
                  </w:rPrChange>
                </w:rPr>
                <w:t>intervention_year</w:t>
              </w:r>
              <w:proofErr w:type="spellEnd"/>
            </w:ins>
          </w:p>
        </w:tc>
        <w:tc>
          <w:tcPr>
            <w:tcW w:w="0" w:type="auto"/>
            <w:hideMark/>
          </w:tcPr>
          <w:p w14:paraId="743503D8" w14:textId="77777777" w:rsidR="00687B58" w:rsidRPr="009515FF" w:rsidRDefault="00687B58">
            <w:pPr>
              <w:pStyle w:val="NormalWeb"/>
              <w:spacing w:after="0" w:afterAutospacing="0"/>
              <w:cnfStyle w:val="000000100000" w:firstRow="0" w:lastRow="0" w:firstColumn="0" w:lastColumn="0" w:oddVBand="0" w:evenVBand="0" w:oddHBand="1" w:evenHBand="0" w:firstRowFirstColumn="0" w:firstRowLastColumn="0" w:lastRowFirstColumn="0" w:lastRowLastColumn="0"/>
              <w:rPr>
                <w:ins w:id="2319" w:author="Awet Teka" w:date="2025-09-13T14:04:00Z"/>
                <w:sz w:val="22"/>
                <w:szCs w:val="22"/>
                <w:rPrChange w:id="2320" w:author="Awet Teka" w:date="2025-09-13T14:11:00Z" w16du:dateUtc="2025-09-13T11:11:00Z">
                  <w:rPr>
                    <w:ins w:id="2321" w:author="Awet Teka" w:date="2025-09-13T14:04:00Z"/>
                  </w:rPr>
                </w:rPrChange>
              </w:rPr>
              <w:pPrChange w:id="2322" w:author="Awet Teka" w:date="2025-09-13T14:06:00Z" w16du:dateUtc="2025-09-13T11:06:00Z">
                <w:pPr>
                  <w:pStyle w:val="NormalWeb"/>
                  <w:cnfStyle w:val="000000100000" w:firstRow="0" w:lastRow="0" w:firstColumn="0" w:lastColumn="0" w:oddVBand="0" w:evenVBand="0" w:oddHBand="1" w:evenHBand="0" w:firstRowFirstColumn="0" w:firstRowLastColumn="0" w:lastRowFirstColumn="0" w:lastRowLastColumn="0"/>
                </w:pPr>
              </w:pPrChange>
            </w:pPr>
            <w:ins w:id="2323" w:author="Awet Teka" w:date="2025-09-13T14:04:00Z">
              <w:r w:rsidRPr="009515FF">
                <w:rPr>
                  <w:sz w:val="22"/>
                  <w:szCs w:val="22"/>
                  <w:rPrChange w:id="2324" w:author="Awet Teka" w:date="2025-09-13T14:11:00Z" w16du:dateUtc="2025-09-13T11:11:00Z">
                    <w:rPr/>
                  </w:rPrChange>
                </w:rPr>
                <w:t>INT</w:t>
              </w:r>
            </w:ins>
          </w:p>
        </w:tc>
        <w:tc>
          <w:tcPr>
            <w:tcW w:w="0" w:type="auto"/>
            <w:hideMark/>
          </w:tcPr>
          <w:p w14:paraId="30E17E4A" w14:textId="77777777" w:rsidR="00687B58" w:rsidRPr="009515FF" w:rsidRDefault="00687B58">
            <w:pPr>
              <w:pStyle w:val="NormalWeb"/>
              <w:spacing w:after="0" w:afterAutospacing="0"/>
              <w:cnfStyle w:val="000000100000" w:firstRow="0" w:lastRow="0" w:firstColumn="0" w:lastColumn="0" w:oddVBand="0" w:evenVBand="0" w:oddHBand="1" w:evenHBand="0" w:firstRowFirstColumn="0" w:firstRowLastColumn="0" w:lastRowFirstColumn="0" w:lastRowLastColumn="0"/>
              <w:rPr>
                <w:ins w:id="2325" w:author="Awet Teka" w:date="2025-09-13T14:04:00Z"/>
                <w:sz w:val="22"/>
                <w:szCs w:val="22"/>
                <w:rPrChange w:id="2326" w:author="Awet Teka" w:date="2025-09-13T14:11:00Z" w16du:dateUtc="2025-09-13T11:11:00Z">
                  <w:rPr>
                    <w:ins w:id="2327" w:author="Awet Teka" w:date="2025-09-13T14:04:00Z"/>
                  </w:rPr>
                </w:rPrChange>
              </w:rPr>
              <w:pPrChange w:id="2328" w:author="Awet Teka" w:date="2025-09-13T14:06:00Z" w16du:dateUtc="2025-09-13T11:06:00Z">
                <w:pPr>
                  <w:pStyle w:val="NormalWeb"/>
                  <w:cnfStyle w:val="000000100000" w:firstRow="0" w:lastRow="0" w:firstColumn="0" w:lastColumn="0" w:oddVBand="0" w:evenVBand="0" w:oddHBand="1" w:evenHBand="0" w:firstRowFirstColumn="0" w:firstRowLastColumn="0" w:lastRowFirstColumn="0" w:lastRowLastColumn="0"/>
                </w:pPr>
              </w:pPrChange>
            </w:pPr>
            <w:ins w:id="2329" w:author="Awet Teka" w:date="2025-09-13T14:04:00Z">
              <w:r w:rsidRPr="009515FF">
                <w:rPr>
                  <w:sz w:val="22"/>
                  <w:szCs w:val="22"/>
                  <w:rPrChange w:id="2330" w:author="Awet Teka" w:date="2025-09-13T14:11:00Z" w16du:dateUtc="2025-09-13T11:11:00Z">
                    <w:rPr/>
                  </w:rPrChange>
                </w:rPr>
                <w:t>Planned year</w:t>
              </w:r>
            </w:ins>
          </w:p>
        </w:tc>
      </w:tr>
      <w:tr w:rsidR="009515FF" w:rsidRPr="009515FF" w14:paraId="6A99F237" w14:textId="77777777" w:rsidTr="00687B58">
        <w:trPr>
          <w:ins w:id="2331" w:author="Awet Teka" w:date="2025-09-13T14:04:00Z"/>
        </w:trPr>
        <w:tc>
          <w:tcPr>
            <w:cnfStyle w:val="001000000000" w:firstRow="0" w:lastRow="0" w:firstColumn="1" w:lastColumn="0" w:oddVBand="0" w:evenVBand="0" w:oddHBand="0" w:evenHBand="0" w:firstRowFirstColumn="0" w:firstRowLastColumn="0" w:lastRowFirstColumn="0" w:lastRowLastColumn="0"/>
            <w:tcW w:w="0" w:type="auto"/>
            <w:hideMark/>
          </w:tcPr>
          <w:p w14:paraId="5BB53E16" w14:textId="77777777" w:rsidR="00687B58" w:rsidRPr="009515FF" w:rsidRDefault="00687B58">
            <w:pPr>
              <w:pStyle w:val="NormalWeb"/>
              <w:spacing w:after="0" w:afterAutospacing="0"/>
              <w:rPr>
                <w:ins w:id="2332" w:author="Awet Teka" w:date="2025-09-13T14:04:00Z"/>
                <w:sz w:val="22"/>
                <w:szCs w:val="22"/>
                <w:rPrChange w:id="2333" w:author="Awet Teka" w:date="2025-09-13T14:11:00Z" w16du:dateUtc="2025-09-13T11:11:00Z">
                  <w:rPr>
                    <w:ins w:id="2334" w:author="Awet Teka" w:date="2025-09-13T14:04:00Z"/>
                  </w:rPr>
                </w:rPrChange>
              </w:rPr>
              <w:pPrChange w:id="2335" w:author="Awet Teka" w:date="2025-09-13T14:06:00Z" w16du:dateUtc="2025-09-13T11:06:00Z">
                <w:pPr>
                  <w:pStyle w:val="NormalWeb"/>
                </w:pPr>
              </w:pPrChange>
            </w:pPr>
            <w:ins w:id="2336" w:author="Awet Teka" w:date="2025-09-13T14:04:00Z">
              <w:r w:rsidRPr="009515FF">
                <w:rPr>
                  <w:sz w:val="22"/>
                  <w:szCs w:val="22"/>
                  <w:rPrChange w:id="2337" w:author="Awet Teka" w:date="2025-09-13T14:11:00Z" w16du:dateUtc="2025-09-13T11:11:00Z">
                    <w:rPr/>
                  </w:rPrChange>
                </w:rPr>
                <w:t>status</w:t>
              </w:r>
            </w:ins>
          </w:p>
        </w:tc>
        <w:tc>
          <w:tcPr>
            <w:tcW w:w="0" w:type="auto"/>
            <w:hideMark/>
          </w:tcPr>
          <w:p w14:paraId="531BC30F" w14:textId="77777777" w:rsidR="00687B58" w:rsidRPr="009515FF" w:rsidRDefault="00687B58">
            <w:pPr>
              <w:pStyle w:val="NormalWeb"/>
              <w:spacing w:after="0" w:afterAutospacing="0"/>
              <w:cnfStyle w:val="000000000000" w:firstRow="0" w:lastRow="0" w:firstColumn="0" w:lastColumn="0" w:oddVBand="0" w:evenVBand="0" w:oddHBand="0" w:evenHBand="0" w:firstRowFirstColumn="0" w:firstRowLastColumn="0" w:lastRowFirstColumn="0" w:lastRowLastColumn="0"/>
              <w:rPr>
                <w:ins w:id="2338" w:author="Awet Teka" w:date="2025-09-13T14:04:00Z"/>
                <w:sz w:val="22"/>
                <w:szCs w:val="22"/>
                <w:rPrChange w:id="2339" w:author="Awet Teka" w:date="2025-09-13T14:11:00Z" w16du:dateUtc="2025-09-13T11:11:00Z">
                  <w:rPr>
                    <w:ins w:id="2340" w:author="Awet Teka" w:date="2025-09-13T14:04:00Z"/>
                  </w:rPr>
                </w:rPrChange>
              </w:rPr>
              <w:pPrChange w:id="2341" w:author="Awet Teka" w:date="2025-09-13T14:06:00Z" w16du:dateUtc="2025-09-13T11:06:00Z">
                <w:pPr>
                  <w:pStyle w:val="NormalWeb"/>
                  <w:cnfStyle w:val="000000000000" w:firstRow="0" w:lastRow="0" w:firstColumn="0" w:lastColumn="0" w:oddVBand="0" w:evenVBand="0" w:oddHBand="0" w:evenHBand="0" w:firstRowFirstColumn="0" w:firstRowLastColumn="0" w:lastRowFirstColumn="0" w:lastRowLastColumn="0"/>
                </w:pPr>
              </w:pPrChange>
            </w:pPr>
            <w:ins w:id="2342" w:author="Awet Teka" w:date="2025-09-13T14:04:00Z">
              <w:r w:rsidRPr="009515FF">
                <w:rPr>
                  <w:sz w:val="22"/>
                  <w:szCs w:val="22"/>
                  <w:rPrChange w:id="2343" w:author="Awet Teka" w:date="2025-09-13T14:11:00Z" w16du:dateUtc="2025-09-13T11:11:00Z">
                    <w:rPr/>
                  </w:rPrChange>
                </w:rPr>
                <w:t>ENUM('</w:t>
              </w:r>
              <w:proofErr w:type="spellStart"/>
              <w:r w:rsidRPr="009515FF">
                <w:rPr>
                  <w:sz w:val="22"/>
                  <w:szCs w:val="22"/>
                  <w:rPrChange w:id="2344" w:author="Awet Teka" w:date="2025-09-13T14:11:00Z" w16du:dateUtc="2025-09-13T11:11:00Z">
                    <w:rPr/>
                  </w:rPrChange>
                </w:rPr>
                <w:t>Pending','Approved','Completed','Deferred</w:t>
              </w:r>
              <w:proofErr w:type="spellEnd"/>
              <w:r w:rsidRPr="009515FF">
                <w:rPr>
                  <w:sz w:val="22"/>
                  <w:szCs w:val="22"/>
                  <w:rPrChange w:id="2345" w:author="Awet Teka" w:date="2025-09-13T14:11:00Z" w16du:dateUtc="2025-09-13T11:11:00Z">
                    <w:rPr/>
                  </w:rPrChange>
                </w:rPr>
                <w:t>')</w:t>
              </w:r>
            </w:ins>
          </w:p>
        </w:tc>
        <w:tc>
          <w:tcPr>
            <w:tcW w:w="0" w:type="auto"/>
            <w:hideMark/>
          </w:tcPr>
          <w:p w14:paraId="6B16F3F5" w14:textId="77777777" w:rsidR="00687B58" w:rsidRPr="009515FF" w:rsidRDefault="00687B58">
            <w:pPr>
              <w:pStyle w:val="NormalWeb"/>
              <w:spacing w:after="0" w:afterAutospacing="0"/>
              <w:cnfStyle w:val="000000000000" w:firstRow="0" w:lastRow="0" w:firstColumn="0" w:lastColumn="0" w:oddVBand="0" w:evenVBand="0" w:oddHBand="0" w:evenHBand="0" w:firstRowFirstColumn="0" w:firstRowLastColumn="0" w:lastRowFirstColumn="0" w:lastRowLastColumn="0"/>
              <w:rPr>
                <w:ins w:id="2346" w:author="Awet Teka" w:date="2025-09-13T14:04:00Z"/>
                <w:sz w:val="22"/>
                <w:szCs w:val="22"/>
                <w:rPrChange w:id="2347" w:author="Awet Teka" w:date="2025-09-13T14:11:00Z" w16du:dateUtc="2025-09-13T11:11:00Z">
                  <w:rPr>
                    <w:ins w:id="2348" w:author="Awet Teka" w:date="2025-09-13T14:04:00Z"/>
                  </w:rPr>
                </w:rPrChange>
              </w:rPr>
              <w:pPrChange w:id="2349" w:author="Awet Teka" w:date="2025-09-13T14:06:00Z" w16du:dateUtc="2025-09-13T11:06:00Z">
                <w:pPr>
                  <w:pStyle w:val="NormalWeb"/>
                  <w:cnfStyle w:val="000000000000" w:firstRow="0" w:lastRow="0" w:firstColumn="0" w:lastColumn="0" w:oddVBand="0" w:evenVBand="0" w:oddHBand="0" w:evenHBand="0" w:firstRowFirstColumn="0" w:firstRowLastColumn="0" w:lastRowFirstColumn="0" w:lastRowLastColumn="0"/>
                </w:pPr>
              </w:pPrChange>
            </w:pPr>
            <w:ins w:id="2350" w:author="Awet Teka" w:date="2025-09-13T14:04:00Z">
              <w:r w:rsidRPr="009515FF">
                <w:rPr>
                  <w:sz w:val="22"/>
                  <w:szCs w:val="22"/>
                  <w:rPrChange w:id="2351" w:author="Awet Teka" w:date="2025-09-13T14:11:00Z" w16du:dateUtc="2025-09-13T11:11:00Z">
                    <w:rPr/>
                  </w:rPrChange>
                </w:rPr>
                <w:t>Status</w:t>
              </w:r>
            </w:ins>
          </w:p>
        </w:tc>
      </w:tr>
      <w:tr w:rsidR="009515FF" w:rsidRPr="009515FF" w14:paraId="5539E034" w14:textId="77777777" w:rsidTr="00687B58">
        <w:trPr>
          <w:cnfStyle w:val="000000100000" w:firstRow="0" w:lastRow="0" w:firstColumn="0" w:lastColumn="0" w:oddVBand="0" w:evenVBand="0" w:oddHBand="1" w:evenHBand="0" w:firstRowFirstColumn="0" w:firstRowLastColumn="0" w:lastRowFirstColumn="0" w:lastRowLastColumn="0"/>
          <w:ins w:id="2352" w:author="Awet Teka" w:date="2025-09-13T14:04:00Z"/>
        </w:trPr>
        <w:tc>
          <w:tcPr>
            <w:cnfStyle w:val="001000000000" w:firstRow="0" w:lastRow="0" w:firstColumn="1" w:lastColumn="0" w:oddVBand="0" w:evenVBand="0" w:oddHBand="0" w:evenHBand="0" w:firstRowFirstColumn="0" w:firstRowLastColumn="0" w:lastRowFirstColumn="0" w:lastRowLastColumn="0"/>
            <w:tcW w:w="0" w:type="auto"/>
            <w:hideMark/>
          </w:tcPr>
          <w:p w14:paraId="2EEE1DB2" w14:textId="77777777" w:rsidR="00687B58" w:rsidRPr="009515FF" w:rsidRDefault="00687B58">
            <w:pPr>
              <w:pStyle w:val="NormalWeb"/>
              <w:spacing w:after="0" w:afterAutospacing="0"/>
              <w:rPr>
                <w:ins w:id="2353" w:author="Awet Teka" w:date="2025-09-13T14:04:00Z"/>
                <w:sz w:val="22"/>
                <w:szCs w:val="22"/>
                <w:rPrChange w:id="2354" w:author="Awet Teka" w:date="2025-09-13T14:11:00Z" w16du:dateUtc="2025-09-13T11:11:00Z">
                  <w:rPr>
                    <w:ins w:id="2355" w:author="Awet Teka" w:date="2025-09-13T14:04:00Z"/>
                  </w:rPr>
                </w:rPrChange>
              </w:rPr>
              <w:pPrChange w:id="2356" w:author="Awet Teka" w:date="2025-09-13T14:06:00Z" w16du:dateUtc="2025-09-13T11:06:00Z">
                <w:pPr>
                  <w:pStyle w:val="NormalWeb"/>
                </w:pPr>
              </w:pPrChange>
            </w:pPr>
            <w:proofErr w:type="spellStart"/>
            <w:ins w:id="2357" w:author="Awet Teka" w:date="2025-09-13T14:04:00Z">
              <w:r w:rsidRPr="009515FF">
                <w:rPr>
                  <w:sz w:val="22"/>
                  <w:szCs w:val="22"/>
                  <w:rPrChange w:id="2358" w:author="Awet Teka" w:date="2025-09-13T14:11:00Z" w16du:dateUtc="2025-09-13T11:11:00Z">
                    <w:rPr/>
                  </w:rPrChange>
                </w:rPr>
                <w:t>created_at</w:t>
              </w:r>
              <w:proofErr w:type="spellEnd"/>
            </w:ins>
          </w:p>
        </w:tc>
        <w:tc>
          <w:tcPr>
            <w:tcW w:w="0" w:type="auto"/>
            <w:hideMark/>
          </w:tcPr>
          <w:p w14:paraId="7FF5F6D9" w14:textId="77777777" w:rsidR="00687B58" w:rsidRPr="009515FF" w:rsidRDefault="00687B58">
            <w:pPr>
              <w:pStyle w:val="NormalWeb"/>
              <w:spacing w:after="0" w:afterAutospacing="0"/>
              <w:cnfStyle w:val="000000100000" w:firstRow="0" w:lastRow="0" w:firstColumn="0" w:lastColumn="0" w:oddVBand="0" w:evenVBand="0" w:oddHBand="1" w:evenHBand="0" w:firstRowFirstColumn="0" w:firstRowLastColumn="0" w:lastRowFirstColumn="0" w:lastRowLastColumn="0"/>
              <w:rPr>
                <w:ins w:id="2359" w:author="Awet Teka" w:date="2025-09-13T14:04:00Z"/>
                <w:sz w:val="22"/>
                <w:szCs w:val="22"/>
                <w:rPrChange w:id="2360" w:author="Awet Teka" w:date="2025-09-13T14:11:00Z" w16du:dateUtc="2025-09-13T11:11:00Z">
                  <w:rPr>
                    <w:ins w:id="2361" w:author="Awet Teka" w:date="2025-09-13T14:04:00Z"/>
                  </w:rPr>
                </w:rPrChange>
              </w:rPr>
              <w:pPrChange w:id="2362" w:author="Awet Teka" w:date="2025-09-13T14:06:00Z" w16du:dateUtc="2025-09-13T11:06:00Z">
                <w:pPr>
                  <w:pStyle w:val="NormalWeb"/>
                  <w:cnfStyle w:val="000000100000" w:firstRow="0" w:lastRow="0" w:firstColumn="0" w:lastColumn="0" w:oddVBand="0" w:evenVBand="0" w:oddHBand="1" w:evenHBand="0" w:firstRowFirstColumn="0" w:firstRowLastColumn="0" w:lastRowFirstColumn="0" w:lastRowLastColumn="0"/>
                </w:pPr>
              </w:pPrChange>
            </w:pPr>
            <w:ins w:id="2363" w:author="Awet Teka" w:date="2025-09-13T14:04:00Z">
              <w:r w:rsidRPr="009515FF">
                <w:rPr>
                  <w:sz w:val="22"/>
                  <w:szCs w:val="22"/>
                  <w:rPrChange w:id="2364" w:author="Awet Teka" w:date="2025-09-13T14:11:00Z" w16du:dateUtc="2025-09-13T11:11:00Z">
                    <w:rPr/>
                  </w:rPrChange>
                </w:rPr>
                <w:t>TIMESTAMP</w:t>
              </w:r>
            </w:ins>
          </w:p>
        </w:tc>
        <w:tc>
          <w:tcPr>
            <w:tcW w:w="0" w:type="auto"/>
            <w:hideMark/>
          </w:tcPr>
          <w:p w14:paraId="1A0BE416" w14:textId="77777777" w:rsidR="00687B58" w:rsidRPr="009515FF" w:rsidRDefault="00687B58">
            <w:pPr>
              <w:pStyle w:val="NormalWeb"/>
              <w:spacing w:after="0" w:afterAutospacing="0"/>
              <w:cnfStyle w:val="000000100000" w:firstRow="0" w:lastRow="0" w:firstColumn="0" w:lastColumn="0" w:oddVBand="0" w:evenVBand="0" w:oddHBand="1" w:evenHBand="0" w:firstRowFirstColumn="0" w:firstRowLastColumn="0" w:lastRowFirstColumn="0" w:lastRowLastColumn="0"/>
              <w:rPr>
                <w:ins w:id="2365" w:author="Awet Teka" w:date="2025-09-13T14:04:00Z"/>
                <w:sz w:val="22"/>
                <w:szCs w:val="22"/>
                <w:rPrChange w:id="2366" w:author="Awet Teka" w:date="2025-09-13T14:11:00Z" w16du:dateUtc="2025-09-13T11:11:00Z">
                  <w:rPr>
                    <w:ins w:id="2367" w:author="Awet Teka" w:date="2025-09-13T14:04:00Z"/>
                  </w:rPr>
                </w:rPrChange>
              </w:rPr>
              <w:pPrChange w:id="2368" w:author="Awet Teka" w:date="2025-09-13T14:06:00Z" w16du:dateUtc="2025-09-13T11:06:00Z">
                <w:pPr>
                  <w:pStyle w:val="NormalWeb"/>
                  <w:cnfStyle w:val="000000100000" w:firstRow="0" w:lastRow="0" w:firstColumn="0" w:lastColumn="0" w:oddVBand="0" w:evenVBand="0" w:oddHBand="1" w:evenHBand="0" w:firstRowFirstColumn="0" w:firstRowLastColumn="0" w:lastRowFirstColumn="0" w:lastRowLastColumn="0"/>
                </w:pPr>
              </w:pPrChange>
            </w:pPr>
            <w:ins w:id="2369" w:author="Awet Teka" w:date="2025-09-13T14:04:00Z">
              <w:r w:rsidRPr="009515FF">
                <w:rPr>
                  <w:sz w:val="22"/>
                  <w:szCs w:val="22"/>
                  <w:rPrChange w:id="2370" w:author="Awet Teka" w:date="2025-09-13T14:11:00Z" w16du:dateUtc="2025-09-13T11:11:00Z">
                    <w:rPr/>
                  </w:rPrChange>
                </w:rPr>
                <w:t>Created</w:t>
              </w:r>
            </w:ins>
          </w:p>
        </w:tc>
      </w:tr>
      <w:tr w:rsidR="009515FF" w:rsidRPr="009515FF" w14:paraId="4A6E4065" w14:textId="77777777" w:rsidTr="00687B58">
        <w:trPr>
          <w:ins w:id="2371" w:author="Awet Teka" w:date="2025-09-13T14:04:00Z"/>
        </w:trPr>
        <w:tc>
          <w:tcPr>
            <w:cnfStyle w:val="001000000000" w:firstRow="0" w:lastRow="0" w:firstColumn="1" w:lastColumn="0" w:oddVBand="0" w:evenVBand="0" w:oddHBand="0" w:evenHBand="0" w:firstRowFirstColumn="0" w:firstRowLastColumn="0" w:lastRowFirstColumn="0" w:lastRowLastColumn="0"/>
            <w:tcW w:w="0" w:type="auto"/>
            <w:hideMark/>
          </w:tcPr>
          <w:p w14:paraId="285B1E48" w14:textId="77777777" w:rsidR="00687B58" w:rsidRPr="009515FF" w:rsidRDefault="00687B58">
            <w:pPr>
              <w:pStyle w:val="NormalWeb"/>
              <w:spacing w:after="0" w:afterAutospacing="0"/>
              <w:rPr>
                <w:ins w:id="2372" w:author="Awet Teka" w:date="2025-09-13T14:04:00Z"/>
                <w:sz w:val="22"/>
                <w:szCs w:val="22"/>
                <w:rPrChange w:id="2373" w:author="Awet Teka" w:date="2025-09-13T14:11:00Z" w16du:dateUtc="2025-09-13T11:11:00Z">
                  <w:rPr>
                    <w:ins w:id="2374" w:author="Awet Teka" w:date="2025-09-13T14:04:00Z"/>
                  </w:rPr>
                </w:rPrChange>
              </w:rPr>
              <w:pPrChange w:id="2375" w:author="Awet Teka" w:date="2025-09-13T14:06:00Z" w16du:dateUtc="2025-09-13T11:06:00Z">
                <w:pPr>
                  <w:pStyle w:val="NormalWeb"/>
                </w:pPr>
              </w:pPrChange>
            </w:pPr>
            <w:proofErr w:type="spellStart"/>
            <w:ins w:id="2376" w:author="Awet Teka" w:date="2025-09-13T14:04:00Z">
              <w:r w:rsidRPr="009515FF">
                <w:rPr>
                  <w:sz w:val="22"/>
                  <w:szCs w:val="22"/>
                  <w:rPrChange w:id="2377" w:author="Awet Teka" w:date="2025-09-13T14:11:00Z" w16du:dateUtc="2025-09-13T11:11:00Z">
                    <w:rPr/>
                  </w:rPrChange>
                </w:rPr>
                <w:t>updated_at</w:t>
              </w:r>
              <w:proofErr w:type="spellEnd"/>
            </w:ins>
          </w:p>
        </w:tc>
        <w:tc>
          <w:tcPr>
            <w:tcW w:w="0" w:type="auto"/>
            <w:hideMark/>
          </w:tcPr>
          <w:p w14:paraId="4AA57F81" w14:textId="77777777" w:rsidR="00687B58" w:rsidRPr="009515FF" w:rsidRDefault="00687B58">
            <w:pPr>
              <w:pStyle w:val="NormalWeb"/>
              <w:spacing w:after="0" w:afterAutospacing="0"/>
              <w:cnfStyle w:val="000000000000" w:firstRow="0" w:lastRow="0" w:firstColumn="0" w:lastColumn="0" w:oddVBand="0" w:evenVBand="0" w:oddHBand="0" w:evenHBand="0" w:firstRowFirstColumn="0" w:firstRowLastColumn="0" w:lastRowFirstColumn="0" w:lastRowLastColumn="0"/>
              <w:rPr>
                <w:ins w:id="2378" w:author="Awet Teka" w:date="2025-09-13T14:04:00Z"/>
                <w:sz w:val="22"/>
                <w:szCs w:val="22"/>
                <w:rPrChange w:id="2379" w:author="Awet Teka" w:date="2025-09-13T14:11:00Z" w16du:dateUtc="2025-09-13T11:11:00Z">
                  <w:rPr>
                    <w:ins w:id="2380" w:author="Awet Teka" w:date="2025-09-13T14:04:00Z"/>
                  </w:rPr>
                </w:rPrChange>
              </w:rPr>
              <w:pPrChange w:id="2381" w:author="Awet Teka" w:date="2025-09-13T14:06:00Z" w16du:dateUtc="2025-09-13T11:06:00Z">
                <w:pPr>
                  <w:pStyle w:val="NormalWeb"/>
                  <w:cnfStyle w:val="000000000000" w:firstRow="0" w:lastRow="0" w:firstColumn="0" w:lastColumn="0" w:oddVBand="0" w:evenVBand="0" w:oddHBand="0" w:evenHBand="0" w:firstRowFirstColumn="0" w:firstRowLastColumn="0" w:lastRowFirstColumn="0" w:lastRowLastColumn="0"/>
                </w:pPr>
              </w:pPrChange>
            </w:pPr>
            <w:ins w:id="2382" w:author="Awet Teka" w:date="2025-09-13T14:04:00Z">
              <w:r w:rsidRPr="009515FF">
                <w:rPr>
                  <w:sz w:val="22"/>
                  <w:szCs w:val="22"/>
                  <w:rPrChange w:id="2383" w:author="Awet Teka" w:date="2025-09-13T14:11:00Z" w16du:dateUtc="2025-09-13T11:11:00Z">
                    <w:rPr/>
                  </w:rPrChange>
                </w:rPr>
                <w:t>TIMESTAMP</w:t>
              </w:r>
            </w:ins>
          </w:p>
        </w:tc>
        <w:tc>
          <w:tcPr>
            <w:tcW w:w="0" w:type="auto"/>
            <w:hideMark/>
          </w:tcPr>
          <w:p w14:paraId="4A195F6A" w14:textId="77777777" w:rsidR="00687B58" w:rsidRPr="009515FF" w:rsidRDefault="00687B58">
            <w:pPr>
              <w:pStyle w:val="NormalWeb"/>
              <w:spacing w:after="0" w:afterAutospacing="0"/>
              <w:cnfStyle w:val="000000000000" w:firstRow="0" w:lastRow="0" w:firstColumn="0" w:lastColumn="0" w:oddVBand="0" w:evenVBand="0" w:oddHBand="0" w:evenHBand="0" w:firstRowFirstColumn="0" w:firstRowLastColumn="0" w:lastRowFirstColumn="0" w:lastRowLastColumn="0"/>
              <w:rPr>
                <w:ins w:id="2384" w:author="Awet Teka" w:date="2025-09-13T14:04:00Z"/>
                <w:sz w:val="22"/>
                <w:szCs w:val="22"/>
                <w:rPrChange w:id="2385" w:author="Awet Teka" w:date="2025-09-13T14:11:00Z" w16du:dateUtc="2025-09-13T11:11:00Z">
                  <w:rPr>
                    <w:ins w:id="2386" w:author="Awet Teka" w:date="2025-09-13T14:04:00Z"/>
                  </w:rPr>
                </w:rPrChange>
              </w:rPr>
              <w:pPrChange w:id="2387" w:author="Awet Teka" w:date="2025-09-13T14:06:00Z" w16du:dateUtc="2025-09-13T11:06:00Z">
                <w:pPr>
                  <w:pStyle w:val="NormalWeb"/>
                  <w:cnfStyle w:val="000000000000" w:firstRow="0" w:lastRow="0" w:firstColumn="0" w:lastColumn="0" w:oddVBand="0" w:evenVBand="0" w:oddHBand="0" w:evenHBand="0" w:firstRowFirstColumn="0" w:firstRowLastColumn="0" w:lastRowFirstColumn="0" w:lastRowLastColumn="0"/>
                </w:pPr>
              </w:pPrChange>
            </w:pPr>
            <w:ins w:id="2388" w:author="Awet Teka" w:date="2025-09-13T14:04:00Z">
              <w:r w:rsidRPr="009515FF">
                <w:rPr>
                  <w:sz w:val="22"/>
                  <w:szCs w:val="22"/>
                  <w:rPrChange w:id="2389" w:author="Awet Teka" w:date="2025-09-13T14:11:00Z" w16du:dateUtc="2025-09-13T11:11:00Z">
                    <w:rPr/>
                  </w:rPrChange>
                </w:rPr>
                <w:t>Last updated</w:t>
              </w:r>
            </w:ins>
          </w:p>
        </w:tc>
      </w:tr>
    </w:tbl>
    <w:p w14:paraId="58B6FA2A" w14:textId="77777777" w:rsidR="00E56F60" w:rsidRDefault="00E56F60" w:rsidP="00E56F60">
      <w:pPr>
        <w:pStyle w:val="Heading3"/>
        <w:rPr>
          <w:ins w:id="2390" w:author="Awet Teka" w:date="2025-09-22T10:16:00Z" w16du:dateUtc="2025-09-22T07:16:00Z"/>
        </w:rPr>
      </w:pPr>
      <w:ins w:id="2391" w:author="Awet Teka" w:date="2025-09-22T10:16:00Z" w16du:dateUtc="2025-09-22T07:16:00Z">
        <w:r>
          <w:rPr>
            <w:rStyle w:val="Strong"/>
            <w:b/>
            <w:bCs/>
          </w:rPr>
          <w:t>Intervention Requirements (Road Sections)</w:t>
        </w:r>
      </w:ins>
    </w:p>
    <w:p w14:paraId="7EA7FA64" w14:textId="77777777" w:rsidR="00E56F60" w:rsidRDefault="00E56F60" w:rsidP="00E56F60">
      <w:pPr>
        <w:pStyle w:val="NormalWeb"/>
        <w:rPr>
          <w:ins w:id="2392" w:author="Awet Teka" w:date="2025-09-22T10:16:00Z" w16du:dateUtc="2025-09-22T07:16:00Z"/>
        </w:rPr>
      </w:pPr>
      <w:ins w:id="2393" w:author="Awet Teka" w:date="2025-09-22T10:16:00Z" w16du:dateUtc="2025-09-22T07:16:00Z">
        <w:r>
          <w:t>Defines planned interventions for road sections, based on surveys and prioritization.</w:t>
        </w:r>
      </w:ins>
    </w:p>
    <w:tbl>
      <w:tblPr>
        <w:tblStyle w:val="ListTable3"/>
        <w:tblW w:w="0" w:type="auto"/>
        <w:tblLook w:val="04A0" w:firstRow="1" w:lastRow="0" w:firstColumn="1" w:lastColumn="0" w:noHBand="0" w:noVBand="1"/>
      </w:tblPr>
      <w:tblGrid>
        <w:gridCol w:w="2013"/>
        <w:gridCol w:w="4841"/>
        <w:gridCol w:w="1776"/>
      </w:tblGrid>
      <w:tr w:rsidR="00E56F60" w:rsidRPr="009515FF" w14:paraId="63B1F120" w14:textId="77777777" w:rsidTr="00AC70D5">
        <w:trPr>
          <w:cnfStyle w:val="100000000000" w:firstRow="1" w:lastRow="0" w:firstColumn="0" w:lastColumn="0" w:oddVBand="0" w:evenVBand="0" w:oddHBand="0" w:evenHBand="0" w:firstRowFirstColumn="0" w:firstRowLastColumn="0" w:lastRowFirstColumn="0" w:lastRowLastColumn="0"/>
          <w:ins w:id="2394" w:author="Awet Teka" w:date="2025-09-22T10:16:00Z"/>
        </w:trPr>
        <w:tc>
          <w:tcPr>
            <w:cnfStyle w:val="001000000100" w:firstRow="0" w:lastRow="0" w:firstColumn="1" w:lastColumn="0" w:oddVBand="0" w:evenVBand="0" w:oddHBand="0" w:evenHBand="0" w:firstRowFirstColumn="1" w:firstRowLastColumn="0" w:lastRowFirstColumn="0" w:lastRowLastColumn="0"/>
            <w:tcW w:w="0" w:type="auto"/>
            <w:hideMark/>
          </w:tcPr>
          <w:p w14:paraId="0D3DC611" w14:textId="77777777" w:rsidR="00E56F60" w:rsidRPr="006A534E" w:rsidRDefault="00E56F60" w:rsidP="00AC70D5">
            <w:pPr>
              <w:pStyle w:val="NormalWeb"/>
              <w:spacing w:after="0" w:afterAutospacing="0"/>
              <w:rPr>
                <w:ins w:id="2395" w:author="Awet Teka" w:date="2025-09-22T10:16:00Z" w16du:dateUtc="2025-09-22T07:16:00Z"/>
                <w:sz w:val="22"/>
                <w:szCs w:val="22"/>
              </w:rPr>
            </w:pPr>
            <w:ins w:id="2396" w:author="Awet Teka" w:date="2025-09-22T10:16:00Z" w16du:dateUtc="2025-09-22T07:16:00Z">
              <w:r w:rsidRPr="006A534E">
                <w:rPr>
                  <w:sz w:val="22"/>
                  <w:szCs w:val="22"/>
                </w:rPr>
                <w:t>Field</w:t>
              </w:r>
            </w:ins>
          </w:p>
        </w:tc>
        <w:tc>
          <w:tcPr>
            <w:tcW w:w="0" w:type="auto"/>
            <w:hideMark/>
          </w:tcPr>
          <w:p w14:paraId="15E437D8" w14:textId="77777777" w:rsidR="00E56F60" w:rsidRPr="006A534E" w:rsidRDefault="00E56F60" w:rsidP="00AC70D5">
            <w:pPr>
              <w:pStyle w:val="NormalWeb"/>
              <w:spacing w:after="0" w:afterAutospacing="0"/>
              <w:cnfStyle w:val="100000000000" w:firstRow="1" w:lastRow="0" w:firstColumn="0" w:lastColumn="0" w:oddVBand="0" w:evenVBand="0" w:oddHBand="0" w:evenHBand="0" w:firstRowFirstColumn="0" w:firstRowLastColumn="0" w:lastRowFirstColumn="0" w:lastRowLastColumn="0"/>
              <w:rPr>
                <w:ins w:id="2397" w:author="Awet Teka" w:date="2025-09-22T10:16:00Z" w16du:dateUtc="2025-09-22T07:16:00Z"/>
                <w:sz w:val="22"/>
                <w:szCs w:val="22"/>
              </w:rPr>
            </w:pPr>
            <w:ins w:id="2398" w:author="Awet Teka" w:date="2025-09-22T10:16:00Z" w16du:dateUtc="2025-09-22T07:16:00Z">
              <w:r w:rsidRPr="006A534E">
                <w:rPr>
                  <w:sz w:val="22"/>
                  <w:szCs w:val="22"/>
                </w:rPr>
                <w:t>Type</w:t>
              </w:r>
            </w:ins>
          </w:p>
        </w:tc>
        <w:tc>
          <w:tcPr>
            <w:tcW w:w="0" w:type="auto"/>
            <w:hideMark/>
          </w:tcPr>
          <w:p w14:paraId="6F3F1FC0" w14:textId="77777777" w:rsidR="00E56F60" w:rsidRPr="006A534E" w:rsidRDefault="00E56F60" w:rsidP="00AC70D5">
            <w:pPr>
              <w:pStyle w:val="NormalWeb"/>
              <w:spacing w:after="0" w:afterAutospacing="0"/>
              <w:cnfStyle w:val="100000000000" w:firstRow="1" w:lastRow="0" w:firstColumn="0" w:lastColumn="0" w:oddVBand="0" w:evenVBand="0" w:oddHBand="0" w:evenHBand="0" w:firstRowFirstColumn="0" w:firstRowLastColumn="0" w:lastRowFirstColumn="0" w:lastRowLastColumn="0"/>
              <w:rPr>
                <w:ins w:id="2399" w:author="Awet Teka" w:date="2025-09-22T10:16:00Z" w16du:dateUtc="2025-09-22T07:16:00Z"/>
                <w:sz w:val="22"/>
                <w:szCs w:val="22"/>
              </w:rPr>
            </w:pPr>
            <w:ins w:id="2400" w:author="Awet Teka" w:date="2025-09-22T10:16:00Z" w16du:dateUtc="2025-09-22T07:16:00Z">
              <w:r w:rsidRPr="006A534E">
                <w:rPr>
                  <w:sz w:val="22"/>
                  <w:szCs w:val="22"/>
                </w:rPr>
                <w:t>Description</w:t>
              </w:r>
            </w:ins>
          </w:p>
        </w:tc>
      </w:tr>
      <w:tr w:rsidR="00E56F60" w:rsidRPr="009515FF" w14:paraId="664892C3" w14:textId="77777777" w:rsidTr="00AC70D5">
        <w:trPr>
          <w:cnfStyle w:val="000000100000" w:firstRow="0" w:lastRow="0" w:firstColumn="0" w:lastColumn="0" w:oddVBand="0" w:evenVBand="0" w:oddHBand="1" w:evenHBand="0" w:firstRowFirstColumn="0" w:firstRowLastColumn="0" w:lastRowFirstColumn="0" w:lastRowLastColumn="0"/>
          <w:ins w:id="2401" w:author="Awet Teka" w:date="2025-09-22T10:16:00Z"/>
        </w:trPr>
        <w:tc>
          <w:tcPr>
            <w:cnfStyle w:val="001000000000" w:firstRow="0" w:lastRow="0" w:firstColumn="1" w:lastColumn="0" w:oddVBand="0" w:evenVBand="0" w:oddHBand="0" w:evenHBand="0" w:firstRowFirstColumn="0" w:firstRowLastColumn="0" w:lastRowFirstColumn="0" w:lastRowLastColumn="0"/>
            <w:tcW w:w="0" w:type="auto"/>
            <w:hideMark/>
          </w:tcPr>
          <w:p w14:paraId="3C7C3383" w14:textId="77777777" w:rsidR="00E56F60" w:rsidRPr="006A534E" w:rsidRDefault="00E56F60" w:rsidP="00AC70D5">
            <w:pPr>
              <w:pStyle w:val="NormalWeb"/>
              <w:spacing w:after="0" w:afterAutospacing="0"/>
              <w:rPr>
                <w:ins w:id="2402" w:author="Awet Teka" w:date="2025-09-22T10:16:00Z" w16du:dateUtc="2025-09-22T07:16:00Z"/>
                <w:sz w:val="22"/>
                <w:szCs w:val="22"/>
              </w:rPr>
            </w:pPr>
            <w:proofErr w:type="spellStart"/>
            <w:ins w:id="2403" w:author="Awet Teka" w:date="2025-09-22T10:16:00Z" w16du:dateUtc="2025-09-22T07:16:00Z">
              <w:r w:rsidRPr="006A534E">
                <w:rPr>
                  <w:sz w:val="22"/>
                  <w:szCs w:val="22"/>
                </w:rPr>
                <w:t>intervention_id</w:t>
              </w:r>
              <w:proofErr w:type="spellEnd"/>
            </w:ins>
          </w:p>
        </w:tc>
        <w:tc>
          <w:tcPr>
            <w:tcW w:w="0" w:type="auto"/>
            <w:hideMark/>
          </w:tcPr>
          <w:p w14:paraId="03D10F19" w14:textId="77777777" w:rsidR="00E56F60" w:rsidRPr="006A534E" w:rsidRDefault="00E56F60" w:rsidP="00AC70D5">
            <w:pPr>
              <w:pStyle w:val="NormalWeb"/>
              <w:spacing w:after="0" w:afterAutospacing="0"/>
              <w:cnfStyle w:val="000000100000" w:firstRow="0" w:lastRow="0" w:firstColumn="0" w:lastColumn="0" w:oddVBand="0" w:evenVBand="0" w:oddHBand="1" w:evenHBand="0" w:firstRowFirstColumn="0" w:firstRowLastColumn="0" w:lastRowFirstColumn="0" w:lastRowLastColumn="0"/>
              <w:rPr>
                <w:ins w:id="2404" w:author="Awet Teka" w:date="2025-09-22T10:16:00Z" w16du:dateUtc="2025-09-22T07:16:00Z"/>
                <w:sz w:val="22"/>
                <w:szCs w:val="22"/>
              </w:rPr>
            </w:pPr>
            <w:ins w:id="2405" w:author="Awet Teka" w:date="2025-09-22T10:16:00Z" w16du:dateUtc="2025-09-22T07:16:00Z">
              <w:r w:rsidRPr="006A534E">
                <w:rPr>
                  <w:sz w:val="22"/>
                  <w:szCs w:val="22"/>
                </w:rPr>
                <w:t>BIGSERIAL, PK</w:t>
              </w:r>
            </w:ins>
          </w:p>
        </w:tc>
        <w:tc>
          <w:tcPr>
            <w:tcW w:w="0" w:type="auto"/>
            <w:hideMark/>
          </w:tcPr>
          <w:p w14:paraId="063CD1C8" w14:textId="77777777" w:rsidR="00E56F60" w:rsidRPr="006A534E" w:rsidRDefault="00E56F60" w:rsidP="00AC70D5">
            <w:pPr>
              <w:pStyle w:val="NormalWeb"/>
              <w:spacing w:after="0" w:afterAutospacing="0"/>
              <w:cnfStyle w:val="000000100000" w:firstRow="0" w:lastRow="0" w:firstColumn="0" w:lastColumn="0" w:oddVBand="0" w:evenVBand="0" w:oddHBand="1" w:evenHBand="0" w:firstRowFirstColumn="0" w:firstRowLastColumn="0" w:lastRowFirstColumn="0" w:lastRowLastColumn="0"/>
              <w:rPr>
                <w:ins w:id="2406" w:author="Awet Teka" w:date="2025-09-22T10:16:00Z" w16du:dateUtc="2025-09-22T07:16:00Z"/>
                <w:sz w:val="22"/>
                <w:szCs w:val="22"/>
              </w:rPr>
            </w:pPr>
            <w:ins w:id="2407" w:author="Awet Teka" w:date="2025-09-22T10:16:00Z" w16du:dateUtc="2025-09-22T07:16:00Z">
              <w:r w:rsidRPr="006A534E">
                <w:rPr>
                  <w:sz w:val="22"/>
                  <w:szCs w:val="22"/>
                </w:rPr>
                <w:t>Unique intervention record</w:t>
              </w:r>
            </w:ins>
          </w:p>
        </w:tc>
      </w:tr>
      <w:tr w:rsidR="00E56F60" w:rsidRPr="009515FF" w14:paraId="090E7F18" w14:textId="77777777" w:rsidTr="00AC70D5">
        <w:trPr>
          <w:ins w:id="2408" w:author="Awet Teka" w:date="2025-09-22T10:16:00Z"/>
        </w:trPr>
        <w:tc>
          <w:tcPr>
            <w:cnfStyle w:val="001000000000" w:firstRow="0" w:lastRow="0" w:firstColumn="1" w:lastColumn="0" w:oddVBand="0" w:evenVBand="0" w:oddHBand="0" w:evenHBand="0" w:firstRowFirstColumn="0" w:firstRowLastColumn="0" w:lastRowFirstColumn="0" w:lastRowLastColumn="0"/>
            <w:tcW w:w="0" w:type="auto"/>
            <w:hideMark/>
          </w:tcPr>
          <w:p w14:paraId="09332A05" w14:textId="77777777" w:rsidR="00E56F60" w:rsidRPr="006A534E" w:rsidRDefault="00E56F60" w:rsidP="00AC70D5">
            <w:pPr>
              <w:pStyle w:val="NormalWeb"/>
              <w:spacing w:after="0" w:afterAutospacing="0"/>
              <w:rPr>
                <w:ins w:id="2409" w:author="Awet Teka" w:date="2025-09-22T10:16:00Z" w16du:dateUtc="2025-09-22T07:16:00Z"/>
                <w:sz w:val="22"/>
                <w:szCs w:val="22"/>
              </w:rPr>
            </w:pPr>
            <w:proofErr w:type="spellStart"/>
            <w:ins w:id="2410" w:author="Awet Teka" w:date="2025-09-22T10:16:00Z" w16du:dateUtc="2025-09-22T07:16:00Z">
              <w:r w:rsidRPr="006A534E">
                <w:rPr>
                  <w:sz w:val="22"/>
                  <w:szCs w:val="22"/>
                </w:rPr>
                <w:t>section_id</w:t>
              </w:r>
              <w:proofErr w:type="spellEnd"/>
            </w:ins>
          </w:p>
        </w:tc>
        <w:tc>
          <w:tcPr>
            <w:tcW w:w="0" w:type="auto"/>
            <w:hideMark/>
          </w:tcPr>
          <w:p w14:paraId="0ADFB9DE" w14:textId="77777777" w:rsidR="00E56F60" w:rsidRPr="006A534E" w:rsidRDefault="00E56F60" w:rsidP="00AC70D5">
            <w:pPr>
              <w:pStyle w:val="NormalWeb"/>
              <w:spacing w:after="0" w:afterAutospacing="0"/>
              <w:cnfStyle w:val="000000000000" w:firstRow="0" w:lastRow="0" w:firstColumn="0" w:lastColumn="0" w:oddVBand="0" w:evenVBand="0" w:oddHBand="0" w:evenHBand="0" w:firstRowFirstColumn="0" w:firstRowLastColumn="0" w:lastRowFirstColumn="0" w:lastRowLastColumn="0"/>
              <w:rPr>
                <w:ins w:id="2411" w:author="Awet Teka" w:date="2025-09-22T10:16:00Z" w16du:dateUtc="2025-09-22T07:16:00Z"/>
                <w:sz w:val="22"/>
                <w:szCs w:val="22"/>
              </w:rPr>
            </w:pPr>
            <w:ins w:id="2412" w:author="Awet Teka" w:date="2025-09-22T10:16:00Z" w16du:dateUtc="2025-09-22T07:16:00Z">
              <w:r w:rsidRPr="006A534E">
                <w:rPr>
                  <w:sz w:val="22"/>
                  <w:szCs w:val="22"/>
                </w:rPr>
                <w:t xml:space="preserve">INT, FK → </w:t>
              </w:r>
              <w:proofErr w:type="spellStart"/>
              <w:r w:rsidRPr="006A534E">
                <w:rPr>
                  <w:sz w:val="22"/>
                  <w:szCs w:val="22"/>
                </w:rPr>
                <w:t>road_section</w:t>
              </w:r>
              <w:proofErr w:type="spellEnd"/>
            </w:ins>
          </w:p>
        </w:tc>
        <w:tc>
          <w:tcPr>
            <w:tcW w:w="0" w:type="auto"/>
            <w:hideMark/>
          </w:tcPr>
          <w:p w14:paraId="43EA2807" w14:textId="77777777" w:rsidR="00E56F60" w:rsidRPr="006A534E" w:rsidRDefault="00E56F60" w:rsidP="00AC70D5">
            <w:pPr>
              <w:pStyle w:val="NormalWeb"/>
              <w:spacing w:after="0" w:afterAutospacing="0"/>
              <w:cnfStyle w:val="000000000000" w:firstRow="0" w:lastRow="0" w:firstColumn="0" w:lastColumn="0" w:oddVBand="0" w:evenVBand="0" w:oddHBand="0" w:evenHBand="0" w:firstRowFirstColumn="0" w:firstRowLastColumn="0" w:lastRowFirstColumn="0" w:lastRowLastColumn="0"/>
              <w:rPr>
                <w:ins w:id="2413" w:author="Awet Teka" w:date="2025-09-22T10:16:00Z" w16du:dateUtc="2025-09-22T07:16:00Z"/>
                <w:sz w:val="22"/>
                <w:szCs w:val="22"/>
              </w:rPr>
            </w:pPr>
            <w:ins w:id="2414" w:author="Awet Teka" w:date="2025-09-22T10:16:00Z" w16du:dateUtc="2025-09-22T07:16:00Z">
              <w:r w:rsidRPr="006A534E">
                <w:rPr>
                  <w:sz w:val="22"/>
                  <w:szCs w:val="22"/>
                </w:rPr>
                <w:t>Linked section</w:t>
              </w:r>
            </w:ins>
          </w:p>
        </w:tc>
      </w:tr>
      <w:tr w:rsidR="00E56F60" w:rsidRPr="009515FF" w14:paraId="46E17611" w14:textId="77777777" w:rsidTr="00AC70D5">
        <w:trPr>
          <w:cnfStyle w:val="000000100000" w:firstRow="0" w:lastRow="0" w:firstColumn="0" w:lastColumn="0" w:oddVBand="0" w:evenVBand="0" w:oddHBand="1" w:evenHBand="0" w:firstRowFirstColumn="0" w:firstRowLastColumn="0" w:lastRowFirstColumn="0" w:lastRowLastColumn="0"/>
          <w:ins w:id="2415" w:author="Awet Teka" w:date="2025-09-22T10:16:00Z"/>
        </w:trPr>
        <w:tc>
          <w:tcPr>
            <w:cnfStyle w:val="001000000000" w:firstRow="0" w:lastRow="0" w:firstColumn="1" w:lastColumn="0" w:oddVBand="0" w:evenVBand="0" w:oddHBand="0" w:evenHBand="0" w:firstRowFirstColumn="0" w:firstRowLastColumn="0" w:lastRowFirstColumn="0" w:lastRowLastColumn="0"/>
            <w:tcW w:w="0" w:type="auto"/>
            <w:hideMark/>
          </w:tcPr>
          <w:p w14:paraId="0C2E7A70" w14:textId="77777777" w:rsidR="00E56F60" w:rsidRPr="006A534E" w:rsidRDefault="00E56F60" w:rsidP="00AC70D5">
            <w:pPr>
              <w:pStyle w:val="NormalWeb"/>
              <w:spacing w:after="0" w:afterAutospacing="0"/>
              <w:rPr>
                <w:ins w:id="2416" w:author="Awet Teka" w:date="2025-09-22T10:16:00Z" w16du:dateUtc="2025-09-22T07:16:00Z"/>
                <w:sz w:val="22"/>
                <w:szCs w:val="22"/>
              </w:rPr>
            </w:pPr>
            <w:proofErr w:type="spellStart"/>
            <w:ins w:id="2417" w:author="Awet Teka" w:date="2025-09-22T10:16:00Z" w16du:dateUtc="2025-09-22T07:16:00Z">
              <w:r w:rsidRPr="006A534E">
                <w:rPr>
                  <w:sz w:val="22"/>
                  <w:szCs w:val="22"/>
                </w:rPr>
                <w:t>intervention_code</w:t>
              </w:r>
              <w:proofErr w:type="spellEnd"/>
            </w:ins>
          </w:p>
        </w:tc>
        <w:tc>
          <w:tcPr>
            <w:tcW w:w="0" w:type="auto"/>
            <w:hideMark/>
          </w:tcPr>
          <w:p w14:paraId="6E1BCF6F" w14:textId="77777777" w:rsidR="00E56F60" w:rsidRPr="006A534E" w:rsidRDefault="00E56F60" w:rsidP="00AC70D5">
            <w:pPr>
              <w:pStyle w:val="NormalWeb"/>
              <w:spacing w:after="0" w:afterAutospacing="0"/>
              <w:cnfStyle w:val="000000100000" w:firstRow="0" w:lastRow="0" w:firstColumn="0" w:lastColumn="0" w:oddVBand="0" w:evenVBand="0" w:oddHBand="1" w:evenHBand="0" w:firstRowFirstColumn="0" w:firstRowLastColumn="0" w:lastRowFirstColumn="0" w:lastRowLastColumn="0"/>
              <w:rPr>
                <w:ins w:id="2418" w:author="Awet Teka" w:date="2025-09-22T10:16:00Z" w16du:dateUtc="2025-09-22T07:16:00Z"/>
                <w:sz w:val="22"/>
                <w:szCs w:val="22"/>
              </w:rPr>
            </w:pPr>
            <w:ins w:id="2419" w:author="Awet Teka" w:date="2025-09-22T10:16:00Z" w16du:dateUtc="2025-09-22T07:16:00Z">
              <w:r w:rsidRPr="006A534E">
                <w:rPr>
                  <w:sz w:val="22"/>
                  <w:szCs w:val="22"/>
                </w:rPr>
                <w:t xml:space="preserve">FK → </w:t>
              </w:r>
              <w:proofErr w:type="spellStart"/>
              <w:r w:rsidRPr="006A534E">
                <w:rPr>
                  <w:sz w:val="22"/>
                  <w:szCs w:val="22"/>
                </w:rPr>
                <w:t>Intervention_Lookup</w:t>
              </w:r>
              <w:proofErr w:type="spellEnd"/>
            </w:ins>
          </w:p>
        </w:tc>
        <w:tc>
          <w:tcPr>
            <w:tcW w:w="0" w:type="auto"/>
            <w:hideMark/>
          </w:tcPr>
          <w:p w14:paraId="3BF1D0BB" w14:textId="77777777" w:rsidR="00E56F60" w:rsidRPr="006A534E" w:rsidRDefault="00E56F60" w:rsidP="00AC70D5">
            <w:pPr>
              <w:pStyle w:val="NormalWeb"/>
              <w:spacing w:after="0" w:afterAutospacing="0"/>
              <w:cnfStyle w:val="000000100000" w:firstRow="0" w:lastRow="0" w:firstColumn="0" w:lastColumn="0" w:oddVBand="0" w:evenVBand="0" w:oddHBand="1" w:evenHBand="0" w:firstRowFirstColumn="0" w:firstRowLastColumn="0" w:lastRowFirstColumn="0" w:lastRowLastColumn="0"/>
              <w:rPr>
                <w:ins w:id="2420" w:author="Awet Teka" w:date="2025-09-22T10:16:00Z" w16du:dateUtc="2025-09-22T07:16:00Z"/>
                <w:sz w:val="22"/>
                <w:szCs w:val="22"/>
              </w:rPr>
            </w:pPr>
            <w:ins w:id="2421" w:author="Awet Teka" w:date="2025-09-22T10:16:00Z" w16du:dateUtc="2025-09-22T07:16:00Z">
              <w:r w:rsidRPr="006A534E">
                <w:rPr>
                  <w:sz w:val="22"/>
                  <w:szCs w:val="22"/>
                </w:rPr>
                <w:t>Chosen intervention</w:t>
              </w:r>
            </w:ins>
          </w:p>
        </w:tc>
      </w:tr>
      <w:tr w:rsidR="00E56F60" w:rsidRPr="009515FF" w14:paraId="4ADFE457" w14:textId="77777777" w:rsidTr="00AC70D5">
        <w:trPr>
          <w:ins w:id="2422" w:author="Awet Teka" w:date="2025-09-22T10:16:00Z"/>
        </w:trPr>
        <w:tc>
          <w:tcPr>
            <w:cnfStyle w:val="001000000000" w:firstRow="0" w:lastRow="0" w:firstColumn="1" w:lastColumn="0" w:oddVBand="0" w:evenVBand="0" w:oddHBand="0" w:evenHBand="0" w:firstRowFirstColumn="0" w:firstRowLastColumn="0" w:lastRowFirstColumn="0" w:lastRowLastColumn="0"/>
            <w:tcW w:w="0" w:type="auto"/>
            <w:hideMark/>
          </w:tcPr>
          <w:p w14:paraId="527B45BD" w14:textId="77777777" w:rsidR="00E56F60" w:rsidRPr="006A534E" w:rsidRDefault="00E56F60" w:rsidP="00AC70D5">
            <w:pPr>
              <w:pStyle w:val="NormalWeb"/>
              <w:spacing w:after="0" w:afterAutospacing="0"/>
              <w:rPr>
                <w:ins w:id="2423" w:author="Awet Teka" w:date="2025-09-22T10:16:00Z" w16du:dateUtc="2025-09-22T07:16:00Z"/>
                <w:sz w:val="22"/>
                <w:szCs w:val="22"/>
              </w:rPr>
            </w:pPr>
            <w:ins w:id="2424" w:author="Awet Teka" w:date="2025-09-22T10:16:00Z" w16du:dateUtc="2025-09-22T07:16:00Z">
              <w:r w:rsidRPr="006A534E">
                <w:rPr>
                  <w:sz w:val="22"/>
                  <w:szCs w:val="22"/>
                </w:rPr>
                <w:t>scope</w:t>
              </w:r>
            </w:ins>
          </w:p>
        </w:tc>
        <w:tc>
          <w:tcPr>
            <w:tcW w:w="0" w:type="auto"/>
            <w:hideMark/>
          </w:tcPr>
          <w:p w14:paraId="5E2F3C26" w14:textId="77777777" w:rsidR="00E56F60" w:rsidRPr="006A534E" w:rsidRDefault="00E56F60" w:rsidP="00AC70D5">
            <w:pPr>
              <w:pStyle w:val="NormalWeb"/>
              <w:spacing w:after="0" w:afterAutospacing="0"/>
              <w:cnfStyle w:val="000000000000" w:firstRow="0" w:lastRow="0" w:firstColumn="0" w:lastColumn="0" w:oddVBand="0" w:evenVBand="0" w:oddHBand="0" w:evenHBand="0" w:firstRowFirstColumn="0" w:firstRowLastColumn="0" w:lastRowFirstColumn="0" w:lastRowLastColumn="0"/>
              <w:rPr>
                <w:ins w:id="2425" w:author="Awet Teka" w:date="2025-09-22T10:16:00Z" w16du:dateUtc="2025-09-22T07:16:00Z"/>
                <w:sz w:val="22"/>
                <w:szCs w:val="22"/>
              </w:rPr>
            </w:pPr>
            <w:proofErr w:type="gramStart"/>
            <w:ins w:id="2426" w:author="Awet Teka" w:date="2025-09-22T10:16:00Z" w16du:dateUtc="2025-09-22T07:16:00Z">
              <w:r w:rsidRPr="006A534E">
                <w:rPr>
                  <w:sz w:val="22"/>
                  <w:szCs w:val="22"/>
                </w:rPr>
                <w:t>ENUM(</w:t>
              </w:r>
              <w:proofErr w:type="gramEnd"/>
              <w:r w:rsidRPr="006A534E">
                <w:rPr>
                  <w:sz w:val="22"/>
                  <w:szCs w:val="22"/>
                </w:rPr>
                <w:t xml:space="preserve">'Full </w:t>
              </w:r>
              <w:proofErr w:type="spellStart"/>
              <w:r w:rsidRPr="006A534E">
                <w:rPr>
                  <w:sz w:val="22"/>
                  <w:szCs w:val="22"/>
                </w:rPr>
                <w:t>Section','Partial</w:t>
              </w:r>
              <w:proofErr w:type="spellEnd"/>
              <w:r w:rsidRPr="006A534E">
                <w:rPr>
                  <w:sz w:val="22"/>
                  <w:szCs w:val="22"/>
                </w:rPr>
                <w:t xml:space="preserve"> Section')</w:t>
              </w:r>
            </w:ins>
          </w:p>
        </w:tc>
        <w:tc>
          <w:tcPr>
            <w:tcW w:w="0" w:type="auto"/>
            <w:hideMark/>
          </w:tcPr>
          <w:p w14:paraId="55236B80" w14:textId="77777777" w:rsidR="00E56F60" w:rsidRPr="006A534E" w:rsidRDefault="00E56F60" w:rsidP="00AC70D5">
            <w:pPr>
              <w:pStyle w:val="NormalWeb"/>
              <w:spacing w:after="0" w:afterAutospacing="0"/>
              <w:cnfStyle w:val="000000000000" w:firstRow="0" w:lastRow="0" w:firstColumn="0" w:lastColumn="0" w:oddVBand="0" w:evenVBand="0" w:oddHBand="0" w:evenHBand="0" w:firstRowFirstColumn="0" w:firstRowLastColumn="0" w:lastRowFirstColumn="0" w:lastRowLastColumn="0"/>
              <w:rPr>
                <w:ins w:id="2427" w:author="Awet Teka" w:date="2025-09-22T10:16:00Z" w16du:dateUtc="2025-09-22T07:16:00Z"/>
                <w:sz w:val="22"/>
                <w:szCs w:val="22"/>
              </w:rPr>
            </w:pPr>
            <w:ins w:id="2428" w:author="Awet Teka" w:date="2025-09-22T10:16:00Z" w16du:dateUtc="2025-09-22T07:16:00Z">
              <w:r w:rsidRPr="006A534E">
                <w:rPr>
                  <w:sz w:val="22"/>
                  <w:szCs w:val="22"/>
                </w:rPr>
                <w:t>Scope of work</w:t>
              </w:r>
            </w:ins>
          </w:p>
        </w:tc>
      </w:tr>
      <w:tr w:rsidR="00E56F60" w:rsidRPr="009515FF" w14:paraId="0C7286F8" w14:textId="77777777" w:rsidTr="00AC70D5">
        <w:trPr>
          <w:cnfStyle w:val="000000100000" w:firstRow="0" w:lastRow="0" w:firstColumn="0" w:lastColumn="0" w:oddVBand="0" w:evenVBand="0" w:oddHBand="1" w:evenHBand="0" w:firstRowFirstColumn="0" w:firstRowLastColumn="0" w:lastRowFirstColumn="0" w:lastRowLastColumn="0"/>
          <w:ins w:id="2429" w:author="Awet Teka" w:date="2025-09-22T10:16:00Z"/>
        </w:trPr>
        <w:tc>
          <w:tcPr>
            <w:cnfStyle w:val="001000000000" w:firstRow="0" w:lastRow="0" w:firstColumn="1" w:lastColumn="0" w:oddVBand="0" w:evenVBand="0" w:oddHBand="0" w:evenHBand="0" w:firstRowFirstColumn="0" w:firstRowLastColumn="0" w:lastRowFirstColumn="0" w:lastRowLastColumn="0"/>
            <w:tcW w:w="0" w:type="auto"/>
            <w:hideMark/>
          </w:tcPr>
          <w:p w14:paraId="0A47CB74" w14:textId="77777777" w:rsidR="00E56F60" w:rsidRPr="006A534E" w:rsidRDefault="00E56F60" w:rsidP="00AC70D5">
            <w:pPr>
              <w:pStyle w:val="NormalWeb"/>
              <w:spacing w:after="0" w:afterAutospacing="0"/>
              <w:rPr>
                <w:ins w:id="2430" w:author="Awet Teka" w:date="2025-09-22T10:16:00Z" w16du:dateUtc="2025-09-22T07:16:00Z"/>
                <w:sz w:val="22"/>
                <w:szCs w:val="22"/>
              </w:rPr>
            </w:pPr>
            <w:proofErr w:type="spellStart"/>
            <w:ins w:id="2431" w:author="Awet Teka" w:date="2025-09-22T10:16:00Z" w16du:dateUtc="2025-09-22T07:16:00Z">
              <w:r w:rsidRPr="006A534E">
                <w:rPr>
                  <w:sz w:val="22"/>
                  <w:szCs w:val="22"/>
                </w:rPr>
                <w:t>start_chainage_km</w:t>
              </w:r>
              <w:proofErr w:type="spellEnd"/>
            </w:ins>
          </w:p>
        </w:tc>
        <w:tc>
          <w:tcPr>
            <w:tcW w:w="0" w:type="auto"/>
            <w:hideMark/>
          </w:tcPr>
          <w:p w14:paraId="7F54DF8D" w14:textId="77777777" w:rsidR="00E56F60" w:rsidRPr="006A534E" w:rsidRDefault="00E56F60" w:rsidP="00AC70D5">
            <w:pPr>
              <w:pStyle w:val="NormalWeb"/>
              <w:spacing w:after="0" w:afterAutospacing="0"/>
              <w:cnfStyle w:val="000000100000" w:firstRow="0" w:lastRow="0" w:firstColumn="0" w:lastColumn="0" w:oddVBand="0" w:evenVBand="0" w:oddHBand="1" w:evenHBand="0" w:firstRowFirstColumn="0" w:firstRowLastColumn="0" w:lastRowFirstColumn="0" w:lastRowLastColumn="0"/>
              <w:rPr>
                <w:ins w:id="2432" w:author="Awet Teka" w:date="2025-09-22T10:16:00Z" w16du:dateUtc="2025-09-22T07:16:00Z"/>
                <w:sz w:val="22"/>
                <w:szCs w:val="22"/>
              </w:rPr>
            </w:pPr>
            <w:proofErr w:type="gramStart"/>
            <w:ins w:id="2433" w:author="Awet Teka" w:date="2025-09-22T10:16:00Z" w16du:dateUtc="2025-09-22T07:16:00Z">
              <w:r w:rsidRPr="006A534E">
                <w:rPr>
                  <w:sz w:val="22"/>
                  <w:szCs w:val="22"/>
                </w:rPr>
                <w:t>DECIMAL(</w:t>
              </w:r>
              <w:proofErr w:type="gramEnd"/>
              <w:r w:rsidRPr="006A534E">
                <w:rPr>
                  <w:sz w:val="22"/>
                  <w:szCs w:val="22"/>
                </w:rPr>
                <w:t>8,3)</w:t>
              </w:r>
            </w:ins>
          </w:p>
        </w:tc>
        <w:tc>
          <w:tcPr>
            <w:tcW w:w="0" w:type="auto"/>
            <w:hideMark/>
          </w:tcPr>
          <w:p w14:paraId="76113030" w14:textId="77777777" w:rsidR="00E56F60" w:rsidRPr="006A534E" w:rsidRDefault="00E56F60" w:rsidP="00AC70D5">
            <w:pPr>
              <w:pStyle w:val="NormalWeb"/>
              <w:spacing w:after="0" w:afterAutospacing="0"/>
              <w:cnfStyle w:val="000000100000" w:firstRow="0" w:lastRow="0" w:firstColumn="0" w:lastColumn="0" w:oddVBand="0" w:evenVBand="0" w:oddHBand="1" w:evenHBand="0" w:firstRowFirstColumn="0" w:firstRowLastColumn="0" w:lastRowFirstColumn="0" w:lastRowLastColumn="0"/>
              <w:rPr>
                <w:ins w:id="2434" w:author="Awet Teka" w:date="2025-09-22T10:16:00Z" w16du:dateUtc="2025-09-22T07:16:00Z"/>
                <w:sz w:val="22"/>
                <w:szCs w:val="22"/>
              </w:rPr>
            </w:pPr>
            <w:ins w:id="2435" w:author="Awet Teka" w:date="2025-09-22T10:16:00Z" w16du:dateUtc="2025-09-22T07:16:00Z">
              <w:r w:rsidRPr="006A534E">
                <w:rPr>
                  <w:sz w:val="22"/>
                  <w:szCs w:val="22"/>
                </w:rPr>
                <w:t>Start chainage</w:t>
              </w:r>
            </w:ins>
          </w:p>
        </w:tc>
      </w:tr>
      <w:tr w:rsidR="00E56F60" w:rsidRPr="009515FF" w14:paraId="1B14126E" w14:textId="77777777" w:rsidTr="00AC70D5">
        <w:trPr>
          <w:ins w:id="2436" w:author="Awet Teka" w:date="2025-09-22T10:16:00Z"/>
        </w:trPr>
        <w:tc>
          <w:tcPr>
            <w:cnfStyle w:val="001000000000" w:firstRow="0" w:lastRow="0" w:firstColumn="1" w:lastColumn="0" w:oddVBand="0" w:evenVBand="0" w:oddHBand="0" w:evenHBand="0" w:firstRowFirstColumn="0" w:firstRowLastColumn="0" w:lastRowFirstColumn="0" w:lastRowLastColumn="0"/>
            <w:tcW w:w="0" w:type="auto"/>
            <w:hideMark/>
          </w:tcPr>
          <w:p w14:paraId="20B0905E" w14:textId="77777777" w:rsidR="00E56F60" w:rsidRPr="006A534E" w:rsidRDefault="00E56F60" w:rsidP="00AC70D5">
            <w:pPr>
              <w:pStyle w:val="NormalWeb"/>
              <w:spacing w:after="0" w:afterAutospacing="0"/>
              <w:rPr>
                <w:ins w:id="2437" w:author="Awet Teka" w:date="2025-09-22T10:16:00Z" w16du:dateUtc="2025-09-22T07:16:00Z"/>
                <w:sz w:val="22"/>
                <w:szCs w:val="22"/>
              </w:rPr>
            </w:pPr>
            <w:proofErr w:type="spellStart"/>
            <w:ins w:id="2438" w:author="Awet Teka" w:date="2025-09-22T10:16:00Z" w16du:dateUtc="2025-09-22T07:16:00Z">
              <w:r w:rsidRPr="006A534E">
                <w:rPr>
                  <w:sz w:val="22"/>
                  <w:szCs w:val="22"/>
                </w:rPr>
                <w:t>end_chainage_km</w:t>
              </w:r>
              <w:proofErr w:type="spellEnd"/>
            </w:ins>
          </w:p>
        </w:tc>
        <w:tc>
          <w:tcPr>
            <w:tcW w:w="0" w:type="auto"/>
            <w:hideMark/>
          </w:tcPr>
          <w:p w14:paraId="309F296F" w14:textId="77777777" w:rsidR="00E56F60" w:rsidRPr="006A534E" w:rsidRDefault="00E56F60" w:rsidP="00AC70D5">
            <w:pPr>
              <w:pStyle w:val="NormalWeb"/>
              <w:spacing w:after="0" w:afterAutospacing="0"/>
              <w:cnfStyle w:val="000000000000" w:firstRow="0" w:lastRow="0" w:firstColumn="0" w:lastColumn="0" w:oddVBand="0" w:evenVBand="0" w:oddHBand="0" w:evenHBand="0" w:firstRowFirstColumn="0" w:firstRowLastColumn="0" w:lastRowFirstColumn="0" w:lastRowLastColumn="0"/>
              <w:rPr>
                <w:ins w:id="2439" w:author="Awet Teka" w:date="2025-09-22T10:16:00Z" w16du:dateUtc="2025-09-22T07:16:00Z"/>
                <w:sz w:val="22"/>
                <w:szCs w:val="22"/>
              </w:rPr>
            </w:pPr>
            <w:proofErr w:type="gramStart"/>
            <w:ins w:id="2440" w:author="Awet Teka" w:date="2025-09-22T10:16:00Z" w16du:dateUtc="2025-09-22T07:16:00Z">
              <w:r w:rsidRPr="006A534E">
                <w:rPr>
                  <w:sz w:val="22"/>
                  <w:szCs w:val="22"/>
                </w:rPr>
                <w:t>DECIMAL(</w:t>
              </w:r>
              <w:proofErr w:type="gramEnd"/>
              <w:r w:rsidRPr="006A534E">
                <w:rPr>
                  <w:sz w:val="22"/>
                  <w:szCs w:val="22"/>
                </w:rPr>
                <w:t>8,3)</w:t>
              </w:r>
            </w:ins>
          </w:p>
        </w:tc>
        <w:tc>
          <w:tcPr>
            <w:tcW w:w="0" w:type="auto"/>
            <w:hideMark/>
          </w:tcPr>
          <w:p w14:paraId="65056582" w14:textId="77777777" w:rsidR="00E56F60" w:rsidRPr="006A534E" w:rsidRDefault="00E56F60" w:rsidP="00AC70D5">
            <w:pPr>
              <w:pStyle w:val="NormalWeb"/>
              <w:spacing w:after="0" w:afterAutospacing="0"/>
              <w:cnfStyle w:val="000000000000" w:firstRow="0" w:lastRow="0" w:firstColumn="0" w:lastColumn="0" w:oddVBand="0" w:evenVBand="0" w:oddHBand="0" w:evenHBand="0" w:firstRowFirstColumn="0" w:firstRowLastColumn="0" w:lastRowFirstColumn="0" w:lastRowLastColumn="0"/>
              <w:rPr>
                <w:ins w:id="2441" w:author="Awet Teka" w:date="2025-09-22T10:16:00Z" w16du:dateUtc="2025-09-22T07:16:00Z"/>
                <w:sz w:val="22"/>
                <w:szCs w:val="22"/>
              </w:rPr>
            </w:pPr>
            <w:ins w:id="2442" w:author="Awet Teka" w:date="2025-09-22T10:16:00Z" w16du:dateUtc="2025-09-22T07:16:00Z">
              <w:r w:rsidRPr="006A534E">
                <w:rPr>
                  <w:sz w:val="22"/>
                  <w:szCs w:val="22"/>
                </w:rPr>
                <w:t>End chainage</w:t>
              </w:r>
            </w:ins>
          </w:p>
        </w:tc>
      </w:tr>
      <w:tr w:rsidR="00E56F60" w:rsidRPr="009515FF" w14:paraId="726EA933" w14:textId="77777777" w:rsidTr="00AC70D5">
        <w:trPr>
          <w:cnfStyle w:val="000000100000" w:firstRow="0" w:lastRow="0" w:firstColumn="0" w:lastColumn="0" w:oddVBand="0" w:evenVBand="0" w:oddHBand="1" w:evenHBand="0" w:firstRowFirstColumn="0" w:firstRowLastColumn="0" w:lastRowFirstColumn="0" w:lastRowLastColumn="0"/>
          <w:ins w:id="2443" w:author="Awet Teka" w:date="2025-09-22T10:16:00Z"/>
        </w:trPr>
        <w:tc>
          <w:tcPr>
            <w:cnfStyle w:val="001000000000" w:firstRow="0" w:lastRow="0" w:firstColumn="1" w:lastColumn="0" w:oddVBand="0" w:evenVBand="0" w:oddHBand="0" w:evenHBand="0" w:firstRowFirstColumn="0" w:firstRowLastColumn="0" w:lastRowFirstColumn="0" w:lastRowLastColumn="0"/>
            <w:tcW w:w="0" w:type="auto"/>
            <w:hideMark/>
          </w:tcPr>
          <w:p w14:paraId="6C13D682" w14:textId="77777777" w:rsidR="00E56F60" w:rsidRPr="006A534E" w:rsidRDefault="00E56F60" w:rsidP="00AC70D5">
            <w:pPr>
              <w:pStyle w:val="NormalWeb"/>
              <w:spacing w:after="0" w:afterAutospacing="0"/>
              <w:rPr>
                <w:ins w:id="2444" w:author="Awet Teka" w:date="2025-09-22T10:16:00Z" w16du:dateUtc="2025-09-22T07:16:00Z"/>
                <w:sz w:val="22"/>
                <w:szCs w:val="22"/>
              </w:rPr>
            </w:pPr>
            <w:proofErr w:type="spellStart"/>
            <w:ins w:id="2445" w:author="Awet Teka" w:date="2025-09-22T10:16:00Z" w16du:dateUtc="2025-09-22T07:16:00Z">
              <w:r w:rsidRPr="006A534E">
                <w:rPr>
                  <w:sz w:val="22"/>
                  <w:szCs w:val="22"/>
                </w:rPr>
                <w:t>length_km</w:t>
              </w:r>
              <w:proofErr w:type="spellEnd"/>
            </w:ins>
          </w:p>
        </w:tc>
        <w:tc>
          <w:tcPr>
            <w:tcW w:w="0" w:type="auto"/>
            <w:hideMark/>
          </w:tcPr>
          <w:p w14:paraId="50191D2E" w14:textId="77777777" w:rsidR="00E56F60" w:rsidRPr="006A534E" w:rsidRDefault="00E56F60" w:rsidP="00AC70D5">
            <w:pPr>
              <w:pStyle w:val="NormalWeb"/>
              <w:spacing w:after="0" w:afterAutospacing="0"/>
              <w:cnfStyle w:val="000000100000" w:firstRow="0" w:lastRow="0" w:firstColumn="0" w:lastColumn="0" w:oddVBand="0" w:evenVBand="0" w:oddHBand="1" w:evenHBand="0" w:firstRowFirstColumn="0" w:firstRowLastColumn="0" w:lastRowFirstColumn="0" w:lastRowLastColumn="0"/>
              <w:rPr>
                <w:ins w:id="2446" w:author="Awet Teka" w:date="2025-09-22T10:16:00Z" w16du:dateUtc="2025-09-22T07:16:00Z"/>
                <w:sz w:val="22"/>
                <w:szCs w:val="22"/>
              </w:rPr>
            </w:pPr>
            <w:proofErr w:type="gramStart"/>
            <w:ins w:id="2447" w:author="Awet Teka" w:date="2025-09-22T10:16:00Z" w16du:dateUtc="2025-09-22T07:16:00Z">
              <w:r w:rsidRPr="006A534E">
                <w:rPr>
                  <w:sz w:val="22"/>
                  <w:szCs w:val="22"/>
                </w:rPr>
                <w:t>DECIMAL(</w:t>
              </w:r>
              <w:proofErr w:type="gramEnd"/>
              <w:r w:rsidRPr="006A534E">
                <w:rPr>
                  <w:sz w:val="22"/>
                  <w:szCs w:val="22"/>
                </w:rPr>
                <w:t>8,3)</w:t>
              </w:r>
            </w:ins>
          </w:p>
        </w:tc>
        <w:tc>
          <w:tcPr>
            <w:tcW w:w="0" w:type="auto"/>
            <w:hideMark/>
          </w:tcPr>
          <w:p w14:paraId="6E815389" w14:textId="77777777" w:rsidR="00E56F60" w:rsidRPr="006A534E" w:rsidRDefault="00E56F60" w:rsidP="00AC70D5">
            <w:pPr>
              <w:pStyle w:val="NormalWeb"/>
              <w:spacing w:after="0" w:afterAutospacing="0"/>
              <w:cnfStyle w:val="000000100000" w:firstRow="0" w:lastRow="0" w:firstColumn="0" w:lastColumn="0" w:oddVBand="0" w:evenVBand="0" w:oddHBand="1" w:evenHBand="0" w:firstRowFirstColumn="0" w:firstRowLastColumn="0" w:lastRowFirstColumn="0" w:lastRowLastColumn="0"/>
              <w:rPr>
                <w:ins w:id="2448" w:author="Awet Teka" w:date="2025-09-22T10:16:00Z" w16du:dateUtc="2025-09-22T07:16:00Z"/>
                <w:sz w:val="22"/>
                <w:szCs w:val="22"/>
              </w:rPr>
            </w:pPr>
            <w:ins w:id="2449" w:author="Awet Teka" w:date="2025-09-22T10:16:00Z" w16du:dateUtc="2025-09-22T07:16:00Z">
              <w:r w:rsidRPr="006A534E">
                <w:rPr>
                  <w:sz w:val="22"/>
                  <w:szCs w:val="22"/>
                </w:rPr>
                <w:t>Length of intervention</w:t>
              </w:r>
            </w:ins>
          </w:p>
        </w:tc>
      </w:tr>
      <w:tr w:rsidR="00E56F60" w:rsidRPr="009515FF" w14:paraId="3F3599DE" w14:textId="77777777" w:rsidTr="00AC70D5">
        <w:trPr>
          <w:ins w:id="2450" w:author="Awet Teka" w:date="2025-09-22T10:16:00Z"/>
        </w:trPr>
        <w:tc>
          <w:tcPr>
            <w:cnfStyle w:val="001000000000" w:firstRow="0" w:lastRow="0" w:firstColumn="1" w:lastColumn="0" w:oddVBand="0" w:evenVBand="0" w:oddHBand="0" w:evenHBand="0" w:firstRowFirstColumn="0" w:firstRowLastColumn="0" w:lastRowFirstColumn="0" w:lastRowLastColumn="0"/>
            <w:tcW w:w="0" w:type="auto"/>
            <w:hideMark/>
          </w:tcPr>
          <w:p w14:paraId="1A5E023D" w14:textId="77777777" w:rsidR="00E56F60" w:rsidRPr="006A534E" w:rsidRDefault="00E56F60" w:rsidP="00AC70D5">
            <w:pPr>
              <w:pStyle w:val="NormalWeb"/>
              <w:spacing w:after="0" w:afterAutospacing="0"/>
              <w:rPr>
                <w:ins w:id="2451" w:author="Awet Teka" w:date="2025-09-22T10:16:00Z" w16du:dateUtc="2025-09-22T07:16:00Z"/>
                <w:sz w:val="22"/>
                <w:szCs w:val="22"/>
              </w:rPr>
            </w:pPr>
            <w:proofErr w:type="spellStart"/>
            <w:ins w:id="2452" w:author="Awet Teka" w:date="2025-09-22T10:16:00Z" w16du:dateUtc="2025-09-22T07:16:00Z">
              <w:r w:rsidRPr="006A534E">
                <w:rPr>
                  <w:sz w:val="22"/>
                  <w:szCs w:val="22"/>
                </w:rPr>
                <w:t>estimated_cost</w:t>
              </w:r>
              <w:proofErr w:type="spellEnd"/>
            </w:ins>
          </w:p>
        </w:tc>
        <w:tc>
          <w:tcPr>
            <w:tcW w:w="0" w:type="auto"/>
            <w:hideMark/>
          </w:tcPr>
          <w:p w14:paraId="2388A99D" w14:textId="77777777" w:rsidR="00E56F60" w:rsidRPr="006A534E" w:rsidRDefault="00E56F60" w:rsidP="00AC70D5">
            <w:pPr>
              <w:pStyle w:val="NormalWeb"/>
              <w:spacing w:after="0" w:afterAutospacing="0"/>
              <w:cnfStyle w:val="000000000000" w:firstRow="0" w:lastRow="0" w:firstColumn="0" w:lastColumn="0" w:oddVBand="0" w:evenVBand="0" w:oddHBand="0" w:evenHBand="0" w:firstRowFirstColumn="0" w:firstRowLastColumn="0" w:lastRowFirstColumn="0" w:lastRowLastColumn="0"/>
              <w:rPr>
                <w:ins w:id="2453" w:author="Awet Teka" w:date="2025-09-22T10:16:00Z" w16du:dateUtc="2025-09-22T07:16:00Z"/>
                <w:sz w:val="22"/>
                <w:szCs w:val="22"/>
              </w:rPr>
            </w:pPr>
            <w:proofErr w:type="gramStart"/>
            <w:ins w:id="2454" w:author="Awet Teka" w:date="2025-09-22T10:16:00Z" w16du:dateUtc="2025-09-22T07:16:00Z">
              <w:r w:rsidRPr="006A534E">
                <w:rPr>
                  <w:sz w:val="22"/>
                  <w:szCs w:val="22"/>
                </w:rPr>
                <w:t>NUMERIC(</w:t>
              </w:r>
              <w:proofErr w:type="gramEnd"/>
              <w:r w:rsidRPr="006A534E">
                <w:rPr>
                  <w:sz w:val="22"/>
                  <w:szCs w:val="22"/>
                </w:rPr>
                <w:t>12,2)</w:t>
              </w:r>
            </w:ins>
          </w:p>
        </w:tc>
        <w:tc>
          <w:tcPr>
            <w:tcW w:w="0" w:type="auto"/>
            <w:hideMark/>
          </w:tcPr>
          <w:p w14:paraId="4CDFC280" w14:textId="77777777" w:rsidR="00E56F60" w:rsidRPr="006A534E" w:rsidRDefault="00E56F60" w:rsidP="00AC70D5">
            <w:pPr>
              <w:pStyle w:val="NormalWeb"/>
              <w:spacing w:after="0" w:afterAutospacing="0"/>
              <w:cnfStyle w:val="000000000000" w:firstRow="0" w:lastRow="0" w:firstColumn="0" w:lastColumn="0" w:oddVBand="0" w:evenVBand="0" w:oddHBand="0" w:evenHBand="0" w:firstRowFirstColumn="0" w:firstRowLastColumn="0" w:lastRowFirstColumn="0" w:lastRowLastColumn="0"/>
              <w:rPr>
                <w:ins w:id="2455" w:author="Awet Teka" w:date="2025-09-22T10:16:00Z" w16du:dateUtc="2025-09-22T07:16:00Z"/>
                <w:sz w:val="22"/>
                <w:szCs w:val="22"/>
              </w:rPr>
            </w:pPr>
            <w:ins w:id="2456" w:author="Awet Teka" w:date="2025-09-22T10:16:00Z" w16du:dateUtc="2025-09-22T07:16:00Z">
              <w:r w:rsidRPr="006A534E">
                <w:rPr>
                  <w:sz w:val="22"/>
                  <w:szCs w:val="22"/>
                </w:rPr>
                <w:t>Calculated cost</w:t>
              </w:r>
            </w:ins>
          </w:p>
        </w:tc>
      </w:tr>
      <w:tr w:rsidR="00E56F60" w:rsidRPr="009515FF" w14:paraId="021CE298" w14:textId="77777777" w:rsidTr="00AC70D5">
        <w:trPr>
          <w:cnfStyle w:val="000000100000" w:firstRow="0" w:lastRow="0" w:firstColumn="0" w:lastColumn="0" w:oddVBand="0" w:evenVBand="0" w:oddHBand="1" w:evenHBand="0" w:firstRowFirstColumn="0" w:firstRowLastColumn="0" w:lastRowFirstColumn="0" w:lastRowLastColumn="0"/>
          <w:ins w:id="2457" w:author="Awet Teka" w:date="2025-09-22T10:16:00Z"/>
        </w:trPr>
        <w:tc>
          <w:tcPr>
            <w:cnfStyle w:val="001000000000" w:firstRow="0" w:lastRow="0" w:firstColumn="1" w:lastColumn="0" w:oddVBand="0" w:evenVBand="0" w:oddHBand="0" w:evenHBand="0" w:firstRowFirstColumn="0" w:firstRowLastColumn="0" w:lastRowFirstColumn="0" w:lastRowLastColumn="0"/>
            <w:tcW w:w="0" w:type="auto"/>
            <w:hideMark/>
          </w:tcPr>
          <w:p w14:paraId="065CACAC" w14:textId="77777777" w:rsidR="00E56F60" w:rsidRPr="006A534E" w:rsidRDefault="00E56F60" w:rsidP="00AC70D5">
            <w:pPr>
              <w:pStyle w:val="NormalWeb"/>
              <w:spacing w:after="0" w:afterAutospacing="0"/>
              <w:rPr>
                <w:ins w:id="2458" w:author="Awet Teka" w:date="2025-09-22T10:16:00Z" w16du:dateUtc="2025-09-22T07:16:00Z"/>
                <w:sz w:val="22"/>
                <w:szCs w:val="22"/>
              </w:rPr>
            </w:pPr>
            <w:proofErr w:type="spellStart"/>
            <w:ins w:id="2459" w:author="Awet Teka" w:date="2025-09-22T10:16:00Z" w16du:dateUtc="2025-09-22T07:16:00Z">
              <w:r w:rsidRPr="006A534E">
                <w:rPr>
                  <w:sz w:val="22"/>
                  <w:szCs w:val="22"/>
                </w:rPr>
                <w:t>calculated_mci</w:t>
              </w:r>
              <w:proofErr w:type="spellEnd"/>
            </w:ins>
          </w:p>
        </w:tc>
        <w:tc>
          <w:tcPr>
            <w:tcW w:w="0" w:type="auto"/>
            <w:hideMark/>
          </w:tcPr>
          <w:p w14:paraId="2C58FFDA" w14:textId="77777777" w:rsidR="00E56F60" w:rsidRPr="006A534E" w:rsidRDefault="00E56F60" w:rsidP="00AC70D5">
            <w:pPr>
              <w:pStyle w:val="NormalWeb"/>
              <w:spacing w:after="0" w:afterAutospacing="0"/>
              <w:cnfStyle w:val="000000100000" w:firstRow="0" w:lastRow="0" w:firstColumn="0" w:lastColumn="0" w:oddVBand="0" w:evenVBand="0" w:oddHBand="1" w:evenHBand="0" w:firstRowFirstColumn="0" w:firstRowLastColumn="0" w:lastRowFirstColumn="0" w:lastRowLastColumn="0"/>
              <w:rPr>
                <w:ins w:id="2460" w:author="Awet Teka" w:date="2025-09-22T10:16:00Z" w16du:dateUtc="2025-09-22T07:16:00Z"/>
                <w:sz w:val="22"/>
                <w:szCs w:val="22"/>
              </w:rPr>
            </w:pPr>
            <w:proofErr w:type="gramStart"/>
            <w:ins w:id="2461" w:author="Awet Teka" w:date="2025-09-22T10:16:00Z" w16du:dateUtc="2025-09-22T07:16:00Z">
              <w:r w:rsidRPr="006A534E">
                <w:rPr>
                  <w:sz w:val="22"/>
                  <w:szCs w:val="22"/>
                </w:rPr>
                <w:t>DECIMAL(</w:t>
              </w:r>
              <w:proofErr w:type="gramEnd"/>
              <w:r w:rsidRPr="006A534E">
                <w:rPr>
                  <w:sz w:val="22"/>
                  <w:szCs w:val="22"/>
                </w:rPr>
                <w:t>3,1)</w:t>
              </w:r>
            </w:ins>
          </w:p>
        </w:tc>
        <w:tc>
          <w:tcPr>
            <w:tcW w:w="0" w:type="auto"/>
            <w:hideMark/>
          </w:tcPr>
          <w:p w14:paraId="6D5C1EF7" w14:textId="77777777" w:rsidR="00E56F60" w:rsidRPr="006A534E" w:rsidRDefault="00E56F60" w:rsidP="00AC70D5">
            <w:pPr>
              <w:pStyle w:val="NormalWeb"/>
              <w:spacing w:after="0" w:afterAutospacing="0"/>
              <w:cnfStyle w:val="000000100000" w:firstRow="0" w:lastRow="0" w:firstColumn="0" w:lastColumn="0" w:oddVBand="0" w:evenVBand="0" w:oddHBand="1" w:evenHBand="0" w:firstRowFirstColumn="0" w:firstRowLastColumn="0" w:lastRowFirstColumn="0" w:lastRowLastColumn="0"/>
              <w:rPr>
                <w:ins w:id="2462" w:author="Awet Teka" w:date="2025-09-22T10:16:00Z" w16du:dateUtc="2025-09-22T07:16:00Z"/>
                <w:sz w:val="22"/>
                <w:szCs w:val="22"/>
              </w:rPr>
            </w:pPr>
            <w:ins w:id="2463" w:author="Awet Teka" w:date="2025-09-22T10:16:00Z" w16du:dateUtc="2025-09-22T07:16:00Z">
              <w:r w:rsidRPr="006A534E">
                <w:rPr>
                  <w:sz w:val="22"/>
                  <w:szCs w:val="22"/>
                </w:rPr>
                <w:t>MCI at decision time</w:t>
              </w:r>
            </w:ins>
          </w:p>
        </w:tc>
      </w:tr>
      <w:tr w:rsidR="00E56F60" w:rsidRPr="009515FF" w14:paraId="169ACA29" w14:textId="77777777" w:rsidTr="00AC70D5">
        <w:trPr>
          <w:ins w:id="2464" w:author="Awet Teka" w:date="2025-09-22T10:16:00Z"/>
        </w:trPr>
        <w:tc>
          <w:tcPr>
            <w:cnfStyle w:val="001000000000" w:firstRow="0" w:lastRow="0" w:firstColumn="1" w:lastColumn="0" w:oddVBand="0" w:evenVBand="0" w:oddHBand="0" w:evenHBand="0" w:firstRowFirstColumn="0" w:firstRowLastColumn="0" w:lastRowFirstColumn="0" w:lastRowLastColumn="0"/>
            <w:tcW w:w="0" w:type="auto"/>
            <w:hideMark/>
          </w:tcPr>
          <w:p w14:paraId="292D943F" w14:textId="77777777" w:rsidR="00E56F60" w:rsidRPr="006A534E" w:rsidRDefault="00E56F60" w:rsidP="00AC70D5">
            <w:pPr>
              <w:pStyle w:val="NormalWeb"/>
              <w:spacing w:after="0" w:afterAutospacing="0"/>
              <w:rPr>
                <w:ins w:id="2465" w:author="Awet Teka" w:date="2025-09-22T10:16:00Z" w16du:dateUtc="2025-09-22T07:16:00Z"/>
                <w:sz w:val="22"/>
                <w:szCs w:val="22"/>
              </w:rPr>
            </w:pPr>
            <w:proofErr w:type="spellStart"/>
            <w:ins w:id="2466" w:author="Awet Teka" w:date="2025-09-22T10:16:00Z" w16du:dateUtc="2025-09-22T07:16:00Z">
              <w:r w:rsidRPr="006A534E">
                <w:rPr>
                  <w:sz w:val="22"/>
                  <w:szCs w:val="22"/>
                </w:rPr>
                <w:t>priority_score</w:t>
              </w:r>
              <w:proofErr w:type="spellEnd"/>
            </w:ins>
          </w:p>
        </w:tc>
        <w:tc>
          <w:tcPr>
            <w:tcW w:w="0" w:type="auto"/>
            <w:hideMark/>
          </w:tcPr>
          <w:p w14:paraId="549D031D" w14:textId="77777777" w:rsidR="00E56F60" w:rsidRPr="006A534E" w:rsidRDefault="00E56F60" w:rsidP="00AC70D5">
            <w:pPr>
              <w:pStyle w:val="NormalWeb"/>
              <w:spacing w:after="0" w:afterAutospacing="0"/>
              <w:cnfStyle w:val="000000000000" w:firstRow="0" w:lastRow="0" w:firstColumn="0" w:lastColumn="0" w:oddVBand="0" w:evenVBand="0" w:oddHBand="0" w:evenHBand="0" w:firstRowFirstColumn="0" w:firstRowLastColumn="0" w:lastRowFirstColumn="0" w:lastRowLastColumn="0"/>
              <w:rPr>
                <w:ins w:id="2467" w:author="Awet Teka" w:date="2025-09-22T10:16:00Z" w16du:dateUtc="2025-09-22T07:16:00Z"/>
                <w:sz w:val="22"/>
                <w:szCs w:val="22"/>
              </w:rPr>
            </w:pPr>
            <w:proofErr w:type="gramStart"/>
            <w:ins w:id="2468" w:author="Awet Teka" w:date="2025-09-22T10:16:00Z" w16du:dateUtc="2025-09-22T07:16:00Z">
              <w:r w:rsidRPr="006A534E">
                <w:rPr>
                  <w:sz w:val="22"/>
                  <w:szCs w:val="22"/>
                </w:rPr>
                <w:t>DECIMAL(</w:t>
              </w:r>
              <w:proofErr w:type="gramEnd"/>
              <w:r w:rsidRPr="006A534E">
                <w:rPr>
                  <w:sz w:val="22"/>
                  <w:szCs w:val="22"/>
                </w:rPr>
                <w:t>8,2)</w:t>
              </w:r>
            </w:ins>
          </w:p>
        </w:tc>
        <w:tc>
          <w:tcPr>
            <w:tcW w:w="0" w:type="auto"/>
            <w:hideMark/>
          </w:tcPr>
          <w:p w14:paraId="268D524B" w14:textId="77777777" w:rsidR="00E56F60" w:rsidRPr="006A534E" w:rsidRDefault="00E56F60" w:rsidP="00AC70D5">
            <w:pPr>
              <w:pStyle w:val="NormalWeb"/>
              <w:spacing w:after="0" w:afterAutospacing="0"/>
              <w:cnfStyle w:val="000000000000" w:firstRow="0" w:lastRow="0" w:firstColumn="0" w:lastColumn="0" w:oddVBand="0" w:evenVBand="0" w:oddHBand="0" w:evenHBand="0" w:firstRowFirstColumn="0" w:firstRowLastColumn="0" w:lastRowFirstColumn="0" w:lastRowLastColumn="0"/>
              <w:rPr>
                <w:ins w:id="2469" w:author="Awet Teka" w:date="2025-09-22T10:16:00Z" w16du:dateUtc="2025-09-22T07:16:00Z"/>
                <w:sz w:val="22"/>
                <w:szCs w:val="22"/>
              </w:rPr>
            </w:pPr>
            <w:ins w:id="2470" w:author="Awet Teka" w:date="2025-09-22T10:16:00Z" w16du:dateUtc="2025-09-22T07:16:00Z">
              <w:r w:rsidRPr="006A534E">
                <w:rPr>
                  <w:sz w:val="22"/>
                  <w:szCs w:val="22"/>
                </w:rPr>
                <w:t>Score from prioritization engine</w:t>
              </w:r>
            </w:ins>
          </w:p>
        </w:tc>
      </w:tr>
      <w:tr w:rsidR="00E56F60" w:rsidRPr="009515FF" w14:paraId="36D47CE6" w14:textId="77777777" w:rsidTr="00AC70D5">
        <w:trPr>
          <w:cnfStyle w:val="000000100000" w:firstRow="0" w:lastRow="0" w:firstColumn="0" w:lastColumn="0" w:oddVBand="0" w:evenVBand="0" w:oddHBand="1" w:evenHBand="0" w:firstRowFirstColumn="0" w:firstRowLastColumn="0" w:lastRowFirstColumn="0" w:lastRowLastColumn="0"/>
          <w:ins w:id="2471" w:author="Awet Teka" w:date="2025-09-22T10:16:00Z"/>
        </w:trPr>
        <w:tc>
          <w:tcPr>
            <w:cnfStyle w:val="001000000000" w:firstRow="0" w:lastRow="0" w:firstColumn="1" w:lastColumn="0" w:oddVBand="0" w:evenVBand="0" w:oddHBand="0" w:evenHBand="0" w:firstRowFirstColumn="0" w:firstRowLastColumn="0" w:lastRowFirstColumn="0" w:lastRowLastColumn="0"/>
            <w:tcW w:w="0" w:type="auto"/>
            <w:hideMark/>
          </w:tcPr>
          <w:p w14:paraId="4B4A423D" w14:textId="77777777" w:rsidR="00E56F60" w:rsidRPr="006A534E" w:rsidRDefault="00E56F60" w:rsidP="00AC70D5">
            <w:pPr>
              <w:pStyle w:val="NormalWeb"/>
              <w:spacing w:after="0" w:afterAutospacing="0"/>
              <w:rPr>
                <w:ins w:id="2472" w:author="Awet Teka" w:date="2025-09-22T10:16:00Z" w16du:dateUtc="2025-09-22T07:16:00Z"/>
                <w:sz w:val="22"/>
                <w:szCs w:val="22"/>
              </w:rPr>
            </w:pPr>
            <w:proofErr w:type="spellStart"/>
            <w:ins w:id="2473" w:author="Awet Teka" w:date="2025-09-22T10:16:00Z" w16du:dateUtc="2025-09-22T07:16:00Z">
              <w:r w:rsidRPr="006A534E">
                <w:rPr>
                  <w:sz w:val="22"/>
                  <w:szCs w:val="22"/>
                </w:rPr>
                <w:t>intervention_year</w:t>
              </w:r>
              <w:proofErr w:type="spellEnd"/>
            </w:ins>
          </w:p>
        </w:tc>
        <w:tc>
          <w:tcPr>
            <w:tcW w:w="0" w:type="auto"/>
            <w:hideMark/>
          </w:tcPr>
          <w:p w14:paraId="7ADBF29A" w14:textId="77777777" w:rsidR="00E56F60" w:rsidRPr="006A534E" w:rsidRDefault="00E56F60" w:rsidP="00AC70D5">
            <w:pPr>
              <w:pStyle w:val="NormalWeb"/>
              <w:spacing w:after="0" w:afterAutospacing="0"/>
              <w:cnfStyle w:val="000000100000" w:firstRow="0" w:lastRow="0" w:firstColumn="0" w:lastColumn="0" w:oddVBand="0" w:evenVBand="0" w:oddHBand="1" w:evenHBand="0" w:firstRowFirstColumn="0" w:firstRowLastColumn="0" w:lastRowFirstColumn="0" w:lastRowLastColumn="0"/>
              <w:rPr>
                <w:ins w:id="2474" w:author="Awet Teka" w:date="2025-09-22T10:16:00Z" w16du:dateUtc="2025-09-22T07:16:00Z"/>
                <w:sz w:val="22"/>
                <w:szCs w:val="22"/>
              </w:rPr>
            </w:pPr>
            <w:ins w:id="2475" w:author="Awet Teka" w:date="2025-09-22T10:16:00Z" w16du:dateUtc="2025-09-22T07:16:00Z">
              <w:r w:rsidRPr="006A534E">
                <w:rPr>
                  <w:sz w:val="22"/>
                  <w:szCs w:val="22"/>
                </w:rPr>
                <w:t>INT</w:t>
              </w:r>
            </w:ins>
          </w:p>
        </w:tc>
        <w:tc>
          <w:tcPr>
            <w:tcW w:w="0" w:type="auto"/>
            <w:hideMark/>
          </w:tcPr>
          <w:p w14:paraId="62F6F2FB" w14:textId="77777777" w:rsidR="00E56F60" w:rsidRPr="006A534E" w:rsidRDefault="00E56F60" w:rsidP="00AC70D5">
            <w:pPr>
              <w:pStyle w:val="NormalWeb"/>
              <w:spacing w:after="0" w:afterAutospacing="0"/>
              <w:cnfStyle w:val="000000100000" w:firstRow="0" w:lastRow="0" w:firstColumn="0" w:lastColumn="0" w:oddVBand="0" w:evenVBand="0" w:oddHBand="1" w:evenHBand="0" w:firstRowFirstColumn="0" w:firstRowLastColumn="0" w:lastRowFirstColumn="0" w:lastRowLastColumn="0"/>
              <w:rPr>
                <w:ins w:id="2476" w:author="Awet Teka" w:date="2025-09-22T10:16:00Z" w16du:dateUtc="2025-09-22T07:16:00Z"/>
                <w:sz w:val="22"/>
                <w:szCs w:val="22"/>
              </w:rPr>
            </w:pPr>
            <w:ins w:id="2477" w:author="Awet Teka" w:date="2025-09-22T10:16:00Z" w16du:dateUtc="2025-09-22T07:16:00Z">
              <w:r w:rsidRPr="006A534E">
                <w:rPr>
                  <w:sz w:val="22"/>
                  <w:szCs w:val="22"/>
                </w:rPr>
                <w:t>Planned year</w:t>
              </w:r>
            </w:ins>
          </w:p>
        </w:tc>
      </w:tr>
      <w:tr w:rsidR="00E56F60" w:rsidRPr="009515FF" w14:paraId="2C39E3DD" w14:textId="77777777" w:rsidTr="00AC70D5">
        <w:trPr>
          <w:ins w:id="2478" w:author="Awet Teka" w:date="2025-09-22T10:16:00Z"/>
        </w:trPr>
        <w:tc>
          <w:tcPr>
            <w:cnfStyle w:val="001000000000" w:firstRow="0" w:lastRow="0" w:firstColumn="1" w:lastColumn="0" w:oddVBand="0" w:evenVBand="0" w:oddHBand="0" w:evenHBand="0" w:firstRowFirstColumn="0" w:firstRowLastColumn="0" w:lastRowFirstColumn="0" w:lastRowLastColumn="0"/>
            <w:tcW w:w="0" w:type="auto"/>
            <w:hideMark/>
          </w:tcPr>
          <w:p w14:paraId="10C844BF" w14:textId="77777777" w:rsidR="00E56F60" w:rsidRPr="006A534E" w:rsidRDefault="00E56F60" w:rsidP="00AC70D5">
            <w:pPr>
              <w:pStyle w:val="NormalWeb"/>
              <w:spacing w:after="0" w:afterAutospacing="0"/>
              <w:rPr>
                <w:ins w:id="2479" w:author="Awet Teka" w:date="2025-09-22T10:16:00Z" w16du:dateUtc="2025-09-22T07:16:00Z"/>
                <w:sz w:val="22"/>
                <w:szCs w:val="22"/>
              </w:rPr>
            </w:pPr>
            <w:ins w:id="2480" w:author="Awet Teka" w:date="2025-09-22T10:16:00Z" w16du:dateUtc="2025-09-22T07:16:00Z">
              <w:r w:rsidRPr="006A534E">
                <w:rPr>
                  <w:sz w:val="22"/>
                  <w:szCs w:val="22"/>
                </w:rPr>
                <w:t>status</w:t>
              </w:r>
            </w:ins>
          </w:p>
        </w:tc>
        <w:tc>
          <w:tcPr>
            <w:tcW w:w="0" w:type="auto"/>
            <w:hideMark/>
          </w:tcPr>
          <w:p w14:paraId="6E0207E9" w14:textId="77777777" w:rsidR="00E56F60" w:rsidRPr="006A534E" w:rsidRDefault="00E56F60" w:rsidP="00AC70D5">
            <w:pPr>
              <w:pStyle w:val="NormalWeb"/>
              <w:spacing w:after="0" w:afterAutospacing="0"/>
              <w:cnfStyle w:val="000000000000" w:firstRow="0" w:lastRow="0" w:firstColumn="0" w:lastColumn="0" w:oddVBand="0" w:evenVBand="0" w:oddHBand="0" w:evenHBand="0" w:firstRowFirstColumn="0" w:firstRowLastColumn="0" w:lastRowFirstColumn="0" w:lastRowLastColumn="0"/>
              <w:rPr>
                <w:ins w:id="2481" w:author="Awet Teka" w:date="2025-09-22T10:16:00Z" w16du:dateUtc="2025-09-22T07:16:00Z"/>
                <w:sz w:val="22"/>
                <w:szCs w:val="22"/>
              </w:rPr>
            </w:pPr>
            <w:ins w:id="2482" w:author="Awet Teka" w:date="2025-09-22T10:16:00Z" w16du:dateUtc="2025-09-22T07:16:00Z">
              <w:r w:rsidRPr="006A534E">
                <w:rPr>
                  <w:sz w:val="22"/>
                  <w:szCs w:val="22"/>
                </w:rPr>
                <w:t>ENUM('</w:t>
              </w:r>
              <w:proofErr w:type="spellStart"/>
              <w:r w:rsidRPr="006A534E">
                <w:rPr>
                  <w:sz w:val="22"/>
                  <w:szCs w:val="22"/>
                </w:rPr>
                <w:t>Pending','Approved','Completed','Deferred</w:t>
              </w:r>
              <w:proofErr w:type="spellEnd"/>
              <w:r w:rsidRPr="006A534E">
                <w:rPr>
                  <w:sz w:val="22"/>
                  <w:szCs w:val="22"/>
                </w:rPr>
                <w:t>')</w:t>
              </w:r>
            </w:ins>
          </w:p>
        </w:tc>
        <w:tc>
          <w:tcPr>
            <w:tcW w:w="0" w:type="auto"/>
            <w:hideMark/>
          </w:tcPr>
          <w:p w14:paraId="5EF65C25" w14:textId="77777777" w:rsidR="00E56F60" w:rsidRPr="006A534E" w:rsidRDefault="00E56F60" w:rsidP="00AC70D5">
            <w:pPr>
              <w:pStyle w:val="NormalWeb"/>
              <w:spacing w:after="0" w:afterAutospacing="0"/>
              <w:cnfStyle w:val="000000000000" w:firstRow="0" w:lastRow="0" w:firstColumn="0" w:lastColumn="0" w:oddVBand="0" w:evenVBand="0" w:oddHBand="0" w:evenHBand="0" w:firstRowFirstColumn="0" w:firstRowLastColumn="0" w:lastRowFirstColumn="0" w:lastRowLastColumn="0"/>
              <w:rPr>
                <w:ins w:id="2483" w:author="Awet Teka" w:date="2025-09-22T10:16:00Z" w16du:dateUtc="2025-09-22T07:16:00Z"/>
                <w:sz w:val="22"/>
                <w:szCs w:val="22"/>
              </w:rPr>
            </w:pPr>
            <w:ins w:id="2484" w:author="Awet Teka" w:date="2025-09-22T10:16:00Z" w16du:dateUtc="2025-09-22T07:16:00Z">
              <w:r w:rsidRPr="006A534E">
                <w:rPr>
                  <w:sz w:val="22"/>
                  <w:szCs w:val="22"/>
                </w:rPr>
                <w:t>Status</w:t>
              </w:r>
            </w:ins>
          </w:p>
        </w:tc>
      </w:tr>
      <w:tr w:rsidR="00E56F60" w:rsidRPr="009515FF" w14:paraId="778CC5FD" w14:textId="77777777" w:rsidTr="00AC70D5">
        <w:trPr>
          <w:cnfStyle w:val="000000100000" w:firstRow="0" w:lastRow="0" w:firstColumn="0" w:lastColumn="0" w:oddVBand="0" w:evenVBand="0" w:oddHBand="1" w:evenHBand="0" w:firstRowFirstColumn="0" w:firstRowLastColumn="0" w:lastRowFirstColumn="0" w:lastRowLastColumn="0"/>
          <w:ins w:id="2485" w:author="Awet Teka" w:date="2025-09-22T10:16:00Z"/>
        </w:trPr>
        <w:tc>
          <w:tcPr>
            <w:cnfStyle w:val="001000000000" w:firstRow="0" w:lastRow="0" w:firstColumn="1" w:lastColumn="0" w:oddVBand="0" w:evenVBand="0" w:oddHBand="0" w:evenHBand="0" w:firstRowFirstColumn="0" w:firstRowLastColumn="0" w:lastRowFirstColumn="0" w:lastRowLastColumn="0"/>
            <w:tcW w:w="0" w:type="auto"/>
            <w:hideMark/>
          </w:tcPr>
          <w:p w14:paraId="43E768C1" w14:textId="77777777" w:rsidR="00E56F60" w:rsidRPr="006A534E" w:rsidRDefault="00E56F60" w:rsidP="00AC70D5">
            <w:pPr>
              <w:pStyle w:val="NormalWeb"/>
              <w:spacing w:after="0" w:afterAutospacing="0"/>
              <w:rPr>
                <w:ins w:id="2486" w:author="Awet Teka" w:date="2025-09-22T10:16:00Z" w16du:dateUtc="2025-09-22T07:16:00Z"/>
                <w:sz w:val="22"/>
                <w:szCs w:val="22"/>
              </w:rPr>
            </w:pPr>
            <w:proofErr w:type="spellStart"/>
            <w:ins w:id="2487" w:author="Awet Teka" w:date="2025-09-22T10:16:00Z" w16du:dateUtc="2025-09-22T07:16:00Z">
              <w:r w:rsidRPr="006A534E">
                <w:rPr>
                  <w:sz w:val="22"/>
                  <w:szCs w:val="22"/>
                </w:rPr>
                <w:t>created_at</w:t>
              </w:r>
              <w:proofErr w:type="spellEnd"/>
            </w:ins>
          </w:p>
        </w:tc>
        <w:tc>
          <w:tcPr>
            <w:tcW w:w="0" w:type="auto"/>
            <w:hideMark/>
          </w:tcPr>
          <w:p w14:paraId="1FAA9B4B" w14:textId="77777777" w:rsidR="00E56F60" w:rsidRPr="006A534E" w:rsidRDefault="00E56F60" w:rsidP="00AC70D5">
            <w:pPr>
              <w:pStyle w:val="NormalWeb"/>
              <w:spacing w:after="0" w:afterAutospacing="0"/>
              <w:cnfStyle w:val="000000100000" w:firstRow="0" w:lastRow="0" w:firstColumn="0" w:lastColumn="0" w:oddVBand="0" w:evenVBand="0" w:oddHBand="1" w:evenHBand="0" w:firstRowFirstColumn="0" w:firstRowLastColumn="0" w:lastRowFirstColumn="0" w:lastRowLastColumn="0"/>
              <w:rPr>
                <w:ins w:id="2488" w:author="Awet Teka" w:date="2025-09-22T10:16:00Z" w16du:dateUtc="2025-09-22T07:16:00Z"/>
                <w:sz w:val="22"/>
                <w:szCs w:val="22"/>
              </w:rPr>
            </w:pPr>
            <w:ins w:id="2489" w:author="Awet Teka" w:date="2025-09-22T10:16:00Z" w16du:dateUtc="2025-09-22T07:16:00Z">
              <w:r w:rsidRPr="006A534E">
                <w:rPr>
                  <w:sz w:val="22"/>
                  <w:szCs w:val="22"/>
                </w:rPr>
                <w:t>TIMESTAMP</w:t>
              </w:r>
            </w:ins>
          </w:p>
        </w:tc>
        <w:tc>
          <w:tcPr>
            <w:tcW w:w="0" w:type="auto"/>
            <w:hideMark/>
          </w:tcPr>
          <w:p w14:paraId="6F14444A" w14:textId="77777777" w:rsidR="00E56F60" w:rsidRPr="006A534E" w:rsidRDefault="00E56F60" w:rsidP="00AC70D5">
            <w:pPr>
              <w:pStyle w:val="NormalWeb"/>
              <w:spacing w:after="0" w:afterAutospacing="0"/>
              <w:cnfStyle w:val="000000100000" w:firstRow="0" w:lastRow="0" w:firstColumn="0" w:lastColumn="0" w:oddVBand="0" w:evenVBand="0" w:oddHBand="1" w:evenHBand="0" w:firstRowFirstColumn="0" w:firstRowLastColumn="0" w:lastRowFirstColumn="0" w:lastRowLastColumn="0"/>
              <w:rPr>
                <w:ins w:id="2490" w:author="Awet Teka" w:date="2025-09-22T10:16:00Z" w16du:dateUtc="2025-09-22T07:16:00Z"/>
                <w:sz w:val="22"/>
                <w:szCs w:val="22"/>
              </w:rPr>
            </w:pPr>
            <w:ins w:id="2491" w:author="Awet Teka" w:date="2025-09-22T10:16:00Z" w16du:dateUtc="2025-09-22T07:16:00Z">
              <w:r w:rsidRPr="006A534E">
                <w:rPr>
                  <w:sz w:val="22"/>
                  <w:szCs w:val="22"/>
                </w:rPr>
                <w:t>Created</w:t>
              </w:r>
            </w:ins>
          </w:p>
        </w:tc>
      </w:tr>
      <w:tr w:rsidR="00E56F60" w:rsidRPr="009515FF" w14:paraId="0C985A89" w14:textId="77777777" w:rsidTr="00AC70D5">
        <w:trPr>
          <w:ins w:id="2492" w:author="Awet Teka" w:date="2025-09-22T10:16:00Z"/>
        </w:trPr>
        <w:tc>
          <w:tcPr>
            <w:cnfStyle w:val="001000000000" w:firstRow="0" w:lastRow="0" w:firstColumn="1" w:lastColumn="0" w:oddVBand="0" w:evenVBand="0" w:oddHBand="0" w:evenHBand="0" w:firstRowFirstColumn="0" w:firstRowLastColumn="0" w:lastRowFirstColumn="0" w:lastRowLastColumn="0"/>
            <w:tcW w:w="0" w:type="auto"/>
            <w:hideMark/>
          </w:tcPr>
          <w:p w14:paraId="6E946588" w14:textId="77777777" w:rsidR="00E56F60" w:rsidRPr="006A534E" w:rsidRDefault="00E56F60" w:rsidP="00AC70D5">
            <w:pPr>
              <w:pStyle w:val="NormalWeb"/>
              <w:spacing w:after="0" w:afterAutospacing="0"/>
              <w:rPr>
                <w:ins w:id="2493" w:author="Awet Teka" w:date="2025-09-22T10:16:00Z" w16du:dateUtc="2025-09-22T07:16:00Z"/>
                <w:sz w:val="22"/>
                <w:szCs w:val="22"/>
              </w:rPr>
            </w:pPr>
            <w:proofErr w:type="spellStart"/>
            <w:ins w:id="2494" w:author="Awet Teka" w:date="2025-09-22T10:16:00Z" w16du:dateUtc="2025-09-22T07:16:00Z">
              <w:r w:rsidRPr="006A534E">
                <w:rPr>
                  <w:sz w:val="22"/>
                  <w:szCs w:val="22"/>
                </w:rPr>
                <w:t>updated_at</w:t>
              </w:r>
              <w:proofErr w:type="spellEnd"/>
            </w:ins>
          </w:p>
        </w:tc>
        <w:tc>
          <w:tcPr>
            <w:tcW w:w="0" w:type="auto"/>
            <w:hideMark/>
          </w:tcPr>
          <w:p w14:paraId="4E07FE87" w14:textId="77777777" w:rsidR="00E56F60" w:rsidRPr="006A534E" w:rsidRDefault="00E56F60" w:rsidP="00AC70D5">
            <w:pPr>
              <w:pStyle w:val="NormalWeb"/>
              <w:spacing w:after="0" w:afterAutospacing="0"/>
              <w:cnfStyle w:val="000000000000" w:firstRow="0" w:lastRow="0" w:firstColumn="0" w:lastColumn="0" w:oddVBand="0" w:evenVBand="0" w:oddHBand="0" w:evenHBand="0" w:firstRowFirstColumn="0" w:firstRowLastColumn="0" w:lastRowFirstColumn="0" w:lastRowLastColumn="0"/>
              <w:rPr>
                <w:ins w:id="2495" w:author="Awet Teka" w:date="2025-09-22T10:16:00Z" w16du:dateUtc="2025-09-22T07:16:00Z"/>
                <w:sz w:val="22"/>
                <w:szCs w:val="22"/>
              </w:rPr>
            </w:pPr>
            <w:ins w:id="2496" w:author="Awet Teka" w:date="2025-09-22T10:16:00Z" w16du:dateUtc="2025-09-22T07:16:00Z">
              <w:r w:rsidRPr="006A534E">
                <w:rPr>
                  <w:sz w:val="22"/>
                  <w:szCs w:val="22"/>
                </w:rPr>
                <w:t>TIMESTAMP</w:t>
              </w:r>
            </w:ins>
          </w:p>
        </w:tc>
        <w:tc>
          <w:tcPr>
            <w:tcW w:w="0" w:type="auto"/>
            <w:hideMark/>
          </w:tcPr>
          <w:p w14:paraId="23BC5F14" w14:textId="77777777" w:rsidR="00E56F60" w:rsidRPr="006A534E" w:rsidRDefault="00E56F60" w:rsidP="00AC70D5">
            <w:pPr>
              <w:pStyle w:val="NormalWeb"/>
              <w:spacing w:after="0" w:afterAutospacing="0"/>
              <w:cnfStyle w:val="000000000000" w:firstRow="0" w:lastRow="0" w:firstColumn="0" w:lastColumn="0" w:oddVBand="0" w:evenVBand="0" w:oddHBand="0" w:evenHBand="0" w:firstRowFirstColumn="0" w:firstRowLastColumn="0" w:lastRowFirstColumn="0" w:lastRowLastColumn="0"/>
              <w:rPr>
                <w:ins w:id="2497" w:author="Awet Teka" w:date="2025-09-22T10:16:00Z" w16du:dateUtc="2025-09-22T07:16:00Z"/>
                <w:sz w:val="22"/>
                <w:szCs w:val="22"/>
              </w:rPr>
            </w:pPr>
            <w:ins w:id="2498" w:author="Awet Teka" w:date="2025-09-22T10:16:00Z" w16du:dateUtc="2025-09-22T07:16:00Z">
              <w:r w:rsidRPr="006A534E">
                <w:rPr>
                  <w:sz w:val="22"/>
                  <w:szCs w:val="22"/>
                </w:rPr>
                <w:t>Last updated</w:t>
              </w:r>
            </w:ins>
          </w:p>
        </w:tc>
      </w:tr>
    </w:tbl>
    <w:p w14:paraId="232153BF" w14:textId="44A22201" w:rsidR="00687B58" w:rsidRDefault="00687B58">
      <w:pPr>
        <w:pStyle w:val="Heading3"/>
        <w:rPr>
          <w:ins w:id="2499" w:author="Awet Teka" w:date="2025-09-13T14:09:00Z" w16du:dateUtc="2025-09-13T11:09:00Z"/>
        </w:rPr>
        <w:pPrChange w:id="2500" w:author="Awet Teka" w:date="2025-09-13T14:09:00Z" w16du:dateUtc="2025-09-13T11:09:00Z">
          <w:pPr>
            <w:pStyle w:val="Heading2"/>
          </w:pPr>
        </w:pPrChange>
      </w:pPr>
      <w:ins w:id="2501" w:author="Awet Teka" w:date="2025-09-13T14:09:00Z" w16du:dateUtc="2025-09-13T11:09:00Z">
        <w:r>
          <w:rPr>
            <w:rStyle w:val="Strong"/>
            <w:b/>
            <w:bCs/>
          </w:rPr>
          <w:t>Prioritization Results</w:t>
        </w:r>
      </w:ins>
    </w:p>
    <w:p w14:paraId="50968600" w14:textId="77777777" w:rsidR="00687B58" w:rsidRDefault="00687B58" w:rsidP="00687B58">
      <w:pPr>
        <w:pStyle w:val="NormalWeb"/>
        <w:rPr>
          <w:ins w:id="2502" w:author="Awet Teka" w:date="2025-09-13T14:09:00Z" w16du:dateUtc="2025-09-13T11:09:00Z"/>
        </w:rPr>
      </w:pPr>
      <w:ins w:id="2503" w:author="Awet Teka" w:date="2025-09-13T14:09:00Z" w16du:dateUtc="2025-09-13T11:09:00Z">
        <w:r>
          <w:t>Stores final outputs of prioritization runs.</w:t>
        </w:r>
      </w:ins>
    </w:p>
    <w:tbl>
      <w:tblPr>
        <w:tblStyle w:val="ListTable3"/>
        <w:tblW w:w="0" w:type="auto"/>
        <w:tblLook w:val="04A0" w:firstRow="1" w:lastRow="0" w:firstColumn="1" w:lastColumn="0" w:noHBand="0" w:noVBand="1"/>
        <w:tblPrChange w:id="2504" w:author="Awet Teka" w:date="2025-09-13T14:10:00Z" w16du:dateUtc="2025-09-13T11:10:00Z">
          <w:tblPr>
            <w:tblW w:w="0" w:type="auto"/>
            <w:tblCellSpacing w:w="15" w:type="dxa"/>
            <w:tblCellMar>
              <w:top w:w="15" w:type="dxa"/>
              <w:left w:w="15" w:type="dxa"/>
              <w:bottom w:w="15" w:type="dxa"/>
              <w:right w:w="15" w:type="dxa"/>
            </w:tblCellMar>
            <w:tblLook w:val="04A0" w:firstRow="1" w:lastRow="0" w:firstColumn="1" w:lastColumn="0" w:noHBand="0" w:noVBand="1"/>
          </w:tblPr>
        </w:tblPrChange>
      </w:tblPr>
      <w:tblGrid>
        <w:gridCol w:w="2496"/>
        <w:gridCol w:w="3406"/>
        <w:gridCol w:w="2728"/>
        <w:tblGridChange w:id="2505">
          <w:tblGrid>
            <w:gridCol w:w="5"/>
            <w:gridCol w:w="2203"/>
            <w:gridCol w:w="293"/>
            <w:gridCol w:w="3173"/>
            <w:gridCol w:w="233"/>
            <w:gridCol w:w="2535"/>
            <w:gridCol w:w="193"/>
          </w:tblGrid>
        </w:tblGridChange>
      </w:tblGrid>
      <w:tr w:rsidR="00687B58" w:rsidRPr="00687B58" w14:paraId="01658497" w14:textId="77777777" w:rsidTr="00687B58">
        <w:trPr>
          <w:cnfStyle w:val="100000000000" w:firstRow="1" w:lastRow="0" w:firstColumn="0" w:lastColumn="0" w:oddVBand="0" w:evenVBand="0" w:oddHBand="0" w:evenHBand="0" w:firstRowFirstColumn="0" w:firstRowLastColumn="0" w:lastRowFirstColumn="0" w:lastRowLastColumn="0"/>
          <w:ins w:id="2506" w:author="Awet Teka" w:date="2025-09-13T14:10:00Z"/>
          <w:trPrChange w:id="2507" w:author="Awet Teka" w:date="2025-09-13T14:10:00Z" w16du:dateUtc="2025-09-13T11:10:00Z">
            <w:trPr>
              <w:gridAfter w:val="0"/>
              <w:tblHeader/>
              <w:tblCellSpacing w:w="15" w:type="dxa"/>
            </w:trPr>
          </w:trPrChange>
        </w:trPr>
        <w:tc>
          <w:tcPr>
            <w:cnfStyle w:val="001000000100" w:firstRow="0" w:lastRow="0" w:firstColumn="1" w:lastColumn="0" w:oddVBand="0" w:evenVBand="0" w:oddHBand="0" w:evenHBand="0" w:firstRowFirstColumn="1" w:firstRowLastColumn="0" w:lastRowFirstColumn="0" w:lastRowLastColumn="0"/>
            <w:tcW w:w="0" w:type="auto"/>
            <w:hideMark/>
            <w:tcPrChange w:id="2508" w:author="Awet Teka" w:date="2025-09-13T14:10:00Z" w16du:dateUtc="2025-09-13T11:10:00Z">
              <w:tcPr>
                <w:tcW w:w="0" w:type="auto"/>
                <w:gridSpan w:val="2"/>
                <w:vAlign w:val="center"/>
                <w:hideMark/>
              </w:tcPr>
            </w:tcPrChange>
          </w:tcPr>
          <w:p w14:paraId="640E00C7" w14:textId="77777777" w:rsidR="00687B58" w:rsidRPr="00687B58" w:rsidRDefault="00687B58">
            <w:pPr>
              <w:pStyle w:val="NormalWeb"/>
              <w:spacing w:after="0" w:afterAutospacing="0"/>
              <w:cnfStyle w:val="101000000100" w:firstRow="1" w:lastRow="0" w:firstColumn="1" w:lastColumn="0" w:oddVBand="0" w:evenVBand="0" w:oddHBand="0" w:evenHBand="0" w:firstRowFirstColumn="1" w:firstRowLastColumn="0" w:lastRowFirstColumn="0" w:lastRowLastColumn="0"/>
              <w:rPr>
                <w:ins w:id="2509" w:author="Awet Teka" w:date="2025-09-13T14:10:00Z"/>
              </w:rPr>
              <w:pPrChange w:id="2510" w:author="Awet Teka" w:date="2025-09-13T14:10:00Z" w16du:dateUtc="2025-09-13T11:10:00Z">
                <w:pPr>
                  <w:pStyle w:val="NormalWeb"/>
                  <w:cnfStyle w:val="101000000100" w:firstRow="1" w:lastRow="0" w:firstColumn="1" w:lastColumn="0" w:oddVBand="0" w:evenVBand="0" w:oddHBand="0" w:evenHBand="0" w:firstRowFirstColumn="1" w:firstRowLastColumn="0" w:lastRowFirstColumn="0" w:lastRowLastColumn="0"/>
                </w:pPr>
              </w:pPrChange>
            </w:pPr>
            <w:ins w:id="2511" w:author="Awet Teka" w:date="2025-09-13T14:10:00Z">
              <w:r w:rsidRPr="00687B58">
                <w:t>Field</w:t>
              </w:r>
            </w:ins>
          </w:p>
        </w:tc>
        <w:tc>
          <w:tcPr>
            <w:tcW w:w="0" w:type="auto"/>
            <w:hideMark/>
            <w:tcPrChange w:id="2512" w:author="Awet Teka" w:date="2025-09-13T14:10:00Z" w16du:dateUtc="2025-09-13T11:10:00Z">
              <w:tcPr>
                <w:tcW w:w="0" w:type="auto"/>
                <w:gridSpan w:val="2"/>
                <w:vAlign w:val="center"/>
                <w:hideMark/>
              </w:tcPr>
            </w:tcPrChange>
          </w:tcPr>
          <w:p w14:paraId="0840B5C4" w14:textId="77777777" w:rsidR="00687B58" w:rsidRPr="00687B58" w:rsidRDefault="00687B58">
            <w:pPr>
              <w:pStyle w:val="NormalWeb"/>
              <w:spacing w:after="0" w:afterAutospacing="0"/>
              <w:cnfStyle w:val="100000000000" w:firstRow="1" w:lastRow="0" w:firstColumn="0" w:lastColumn="0" w:oddVBand="0" w:evenVBand="0" w:oddHBand="0" w:evenHBand="0" w:firstRowFirstColumn="0" w:firstRowLastColumn="0" w:lastRowFirstColumn="0" w:lastRowLastColumn="0"/>
              <w:rPr>
                <w:ins w:id="2513" w:author="Awet Teka" w:date="2025-09-13T14:10:00Z"/>
              </w:rPr>
              <w:pPrChange w:id="2514" w:author="Awet Teka" w:date="2025-09-13T14:10:00Z" w16du:dateUtc="2025-09-13T11:10:00Z">
                <w:pPr>
                  <w:pStyle w:val="NormalWeb"/>
                  <w:cnfStyle w:val="100000000000" w:firstRow="1" w:lastRow="0" w:firstColumn="0" w:lastColumn="0" w:oddVBand="0" w:evenVBand="0" w:oddHBand="0" w:evenHBand="0" w:firstRowFirstColumn="0" w:firstRowLastColumn="0" w:lastRowFirstColumn="0" w:lastRowLastColumn="0"/>
                </w:pPr>
              </w:pPrChange>
            </w:pPr>
            <w:ins w:id="2515" w:author="Awet Teka" w:date="2025-09-13T14:10:00Z">
              <w:r w:rsidRPr="00687B58">
                <w:t>Type</w:t>
              </w:r>
            </w:ins>
          </w:p>
        </w:tc>
        <w:tc>
          <w:tcPr>
            <w:tcW w:w="0" w:type="auto"/>
            <w:hideMark/>
            <w:tcPrChange w:id="2516" w:author="Awet Teka" w:date="2025-09-13T14:10:00Z" w16du:dateUtc="2025-09-13T11:10:00Z">
              <w:tcPr>
                <w:tcW w:w="0" w:type="auto"/>
                <w:gridSpan w:val="2"/>
                <w:vAlign w:val="center"/>
                <w:hideMark/>
              </w:tcPr>
            </w:tcPrChange>
          </w:tcPr>
          <w:p w14:paraId="3589C55E" w14:textId="77777777" w:rsidR="00687B58" w:rsidRPr="00687B58" w:rsidRDefault="00687B58">
            <w:pPr>
              <w:pStyle w:val="NormalWeb"/>
              <w:spacing w:after="0" w:afterAutospacing="0"/>
              <w:cnfStyle w:val="100000000000" w:firstRow="1" w:lastRow="0" w:firstColumn="0" w:lastColumn="0" w:oddVBand="0" w:evenVBand="0" w:oddHBand="0" w:evenHBand="0" w:firstRowFirstColumn="0" w:firstRowLastColumn="0" w:lastRowFirstColumn="0" w:lastRowLastColumn="0"/>
              <w:rPr>
                <w:ins w:id="2517" w:author="Awet Teka" w:date="2025-09-13T14:10:00Z"/>
              </w:rPr>
              <w:pPrChange w:id="2518" w:author="Awet Teka" w:date="2025-09-13T14:10:00Z" w16du:dateUtc="2025-09-13T11:10:00Z">
                <w:pPr>
                  <w:pStyle w:val="NormalWeb"/>
                  <w:cnfStyle w:val="100000000000" w:firstRow="1" w:lastRow="0" w:firstColumn="0" w:lastColumn="0" w:oddVBand="0" w:evenVBand="0" w:oddHBand="0" w:evenHBand="0" w:firstRowFirstColumn="0" w:firstRowLastColumn="0" w:lastRowFirstColumn="0" w:lastRowLastColumn="0"/>
                </w:pPr>
              </w:pPrChange>
            </w:pPr>
            <w:ins w:id="2519" w:author="Awet Teka" w:date="2025-09-13T14:10:00Z">
              <w:r w:rsidRPr="00687B58">
                <w:t>Description</w:t>
              </w:r>
            </w:ins>
          </w:p>
        </w:tc>
      </w:tr>
      <w:tr w:rsidR="00687B58" w:rsidRPr="00687B58" w14:paraId="311A0613" w14:textId="77777777" w:rsidTr="00687B58">
        <w:trPr>
          <w:cnfStyle w:val="000000100000" w:firstRow="0" w:lastRow="0" w:firstColumn="0" w:lastColumn="0" w:oddVBand="0" w:evenVBand="0" w:oddHBand="1" w:evenHBand="0" w:firstRowFirstColumn="0" w:firstRowLastColumn="0" w:lastRowFirstColumn="0" w:lastRowLastColumn="0"/>
          <w:ins w:id="2520" w:author="Awet Teka" w:date="2025-09-13T14:10:00Z"/>
          <w:trPrChange w:id="2521" w:author="Awet Teka" w:date="2025-09-13T14:10:00Z" w16du:dateUtc="2025-09-13T11:10:00Z">
            <w:trPr>
              <w:gridAfter w:val="0"/>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2522" w:author="Awet Teka" w:date="2025-09-13T14:10:00Z" w16du:dateUtc="2025-09-13T11:10:00Z">
              <w:tcPr>
                <w:tcW w:w="0" w:type="auto"/>
                <w:gridSpan w:val="2"/>
                <w:vAlign w:val="center"/>
                <w:hideMark/>
              </w:tcPr>
            </w:tcPrChange>
          </w:tcPr>
          <w:p w14:paraId="2E9C3560" w14:textId="77777777" w:rsidR="00687B58" w:rsidRPr="00687B58" w:rsidRDefault="00687B58">
            <w:pPr>
              <w:pStyle w:val="NormalWeb"/>
              <w:spacing w:after="0" w:afterAutospacing="0"/>
              <w:cnfStyle w:val="001000100000" w:firstRow="0" w:lastRow="0" w:firstColumn="1" w:lastColumn="0" w:oddVBand="0" w:evenVBand="0" w:oddHBand="1" w:evenHBand="0" w:firstRowFirstColumn="0" w:firstRowLastColumn="0" w:lastRowFirstColumn="0" w:lastRowLastColumn="0"/>
              <w:rPr>
                <w:ins w:id="2523" w:author="Awet Teka" w:date="2025-09-13T14:10:00Z"/>
              </w:rPr>
              <w:pPrChange w:id="2524" w:author="Awet Teka" w:date="2025-09-13T14:10:00Z" w16du:dateUtc="2025-09-13T11:10:00Z">
                <w:pPr>
                  <w:pStyle w:val="NormalWeb"/>
                  <w:cnfStyle w:val="001000100000" w:firstRow="0" w:lastRow="0" w:firstColumn="1" w:lastColumn="0" w:oddVBand="0" w:evenVBand="0" w:oddHBand="1" w:evenHBand="0" w:firstRowFirstColumn="0" w:firstRowLastColumn="0" w:lastRowFirstColumn="0" w:lastRowLastColumn="0"/>
                </w:pPr>
              </w:pPrChange>
            </w:pPr>
            <w:proofErr w:type="spellStart"/>
            <w:ins w:id="2525" w:author="Awet Teka" w:date="2025-09-13T14:10:00Z">
              <w:r w:rsidRPr="00687B58">
                <w:lastRenderedPageBreak/>
                <w:t>prioritization_id</w:t>
              </w:r>
              <w:proofErr w:type="spellEnd"/>
            </w:ins>
          </w:p>
        </w:tc>
        <w:tc>
          <w:tcPr>
            <w:tcW w:w="0" w:type="auto"/>
            <w:hideMark/>
            <w:tcPrChange w:id="2526" w:author="Awet Teka" w:date="2025-09-13T14:10:00Z" w16du:dateUtc="2025-09-13T11:10:00Z">
              <w:tcPr>
                <w:tcW w:w="0" w:type="auto"/>
                <w:gridSpan w:val="2"/>
                <w:vAlign w:val="center"/>
                <w:hideMark/>
              </w:tcPr>
            </w:tcPrChange>
          </w:tcPr>
          <w:p w14:paraId="39B87746" w14:textId="77777777" w:rsidR="00687B58" w:rsidRPr="00687B58" w:rsidRDefault="00687B58">
            <w:pPr>
              <w:pStyle w:val="NormalWeb"/>
              <w:spacing w:after="0" w:afterAutospacing="0"/>
              <w:cnfStyle w:val="000000100000" w:firstRow="0" w:lastRow="0" w:firstColumn="0" w:lastColumn="0" w:oddVBand="0" w:evenVBand="0" w:oddHBand="1" w:evenHBand="0" w:firstRowFirstColumn="0" w:firstRowLastColumn="0" w:lastRowFirstColumn="0" w:lastRowLastColumn="0"/>
              <w:rPr>
                <w:ins w:id="2527" w:author="Awet Teka" w:date="2025-09-13T14:10:00Z"/>
              </w:rPr>
              <w:pPrChange w:id="2528" w:author="Awet Teka" w:date="2025-09-13T14:10:00Z" w16du:dateUtc="2025-09-13T11:10:00Z">
                <w:pPr>
                  <w:pStyle w:val="NormalWeb"/>
                  <w:cnfStyle w:val="000000100000" w:firstRow="0" w:lastRow="0" w:firstColumn="0" w:lastColumn="0" w:oddVBand="0" w:evenVBand="0" w:oddHBand="1" w:evenHBand="0" w:firstRowFirstColumn="0" w:firstRowLastColumn="0" w:lastRowFirstColumn="0" w:lastRowLastColumn="0"/>
                </w:pPr>
              </w:pPrChange>
            </w:pPr>
            <w:ins w:id="2529" w:author="Awet Teka" w:date="2025-09-13T14:10:00Z">
              <w:r w:rsidRPr="00687B58">
                <w:t>BIGSERIAL, PK</w:t>
              </w:r>
            </w:ins>
          </w:p>
        </w:tc>
        <w:tc>
          <w:tcPr>
            <w:tcW w:w="0" w:type="auto"/>
            <w:hideMark/>
            <w:tcPrChange w:id="2530" w:author="Awet Teka" w:date="2025-09-13T14:10:00Z" w16du:dateUtc="2025-09-13T11:10:00Z">
              <w:tcPr>
                <w:tcW w:w="0" w:type="auto"/>
                <w:gridSpan w:val="2"/>
                <w:vAlign w:val="center"/>
                <w:hideMark/>
              </w:tcPr>
            </w:tcPrChange>
          </w:tcPr>
          <w:p w14:paraId="74C47DC6" w14:textId="77777777" w:rsidR="00687B58" w:rsidRPr="00687B58" w:rsidRDefault="00687B58">
            <w:pPr>
              <w:pStyle w:val="NormalWeb"/>
              <w:spacing w:after="0" w:afterAutospacing="0"/>
              <w:cnfStyle w:val="000000100000" w:firstRow="0" w:lastRow="0" w:firstColumn="0" w:lastColumn="0" w:oddVBand="0" w:evenVBand="0" w:oddHBand="1" w:evenHBand="0" w:firstRowFirstColumn="0" w:firstRowLastColumn="0" w:lastRowFirstColumn="0" w:lastRowLastColumn="0"/>
              <w:rPr>
                <w:ins w:id="2531" w:author="Awet Teka" w:date="2025-09-13T14:10:00Z"/>
              </w:rPr>
              <w:pPrChange w:id="2532" w:author="Awet Teka" w:date="2025-09-13T14:10:00Z" w16du:dateUtc="2025-09-13T11:10:00Z">
                <w:pPr>
                  <w:pStyle w:val="NormalWeb"/>
                  <w:cnfStyle w:val="000000100000" w:firstRow="0" w:lastRow="0" w:firstColumn="0" w:lastColumn="0" w:oddVBand="0" w:evenVBand="0" w:oddHBand="1" w:evenHBand="0" w:firstRowFirstColumn="0" w:firstRowLastColumn="0" w:lastRowFirstColumn="0" w:lastRowLastColumn="0"/>
                </w:pPr>
              </w:pPrChange>
            </w:pPr>
            <w:ins w:id="2533" w:author="Awet Teka" w:date="2025-09-13T14:10:00Z">
              <w:r w:rsidRPr="00687B58">
                <w:t>Unique prioritization record</w:t>
              </w:r>
            </w:ins>
          </w:p>
        </w:tc>
      </w:tr>
      <w:tr w:rsidR="00687B58" w:rsidRPr="00687B58" w14:paraId="6CAFC4C4" w14:textId="77777777" w:rsidTr="00687B58">
        <w:trPr>
          <w:ins w:id="2534" w:author="Awet Teka" w:date="2025-09-13T14:10:00Z"/>
          <w:trPrChange w:id="2535" w:author="Awet Teka" w:date="2025-09-13T14:10:00Z" w16du:dateUtc="2025-09-13T11:10:00Z">
            <w:trPr>
              <w:gridAfter w:val="0"/>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2536" w:author="Awet Teka" w:date="2025-09-13T14:10:00Z" w16du:dateUtc="2025-09-13T11:10:00Z">
              <w:tcPr>
                <w:tcW w:w="0" w:type="auto"/>
                <w:gridSpan w:val="2"/>
                <w:vAlign w:val="center"/>
                <w:hideMark/>
              </w:tcPr>
            </w:tcPrChange>
          </w:tcPr>
          <w:p w14:paraId="4E67C52B" w14:textId="77777777" w:rsidR="00687B58" w:rsidRPr="00687B58" w:rsidRDefault="00687B58">
            <w:pPr>
              <w:pStyle w:val="NormalWeb"/>
              <w:spacing w:after="0" w:afterAutospacing="0"/>
              <w:rPr>
                <w:ins w:id="2537" w:author="Awet Teka" w:date="2025-09-13T14:10:00Z"/>
              </w:rPr>
              <w:pPrChange w:id="2538" w:author="Awet Teka" w:date="2025-09-13T14:10:00Z" w16du:dateUtc="2025-09-13T11:10:00Z">
                <w:pPr>
                  <w:pStyle w:val="NormalWeb"/>
                </w:pPr>
              </w:pPrChange>
            </w:pPr>
            <w:proofErr w:type="spellStart"/>
            <w:ins w:id="2539" w:author="Awet Teka" w:date="2025-09-13T14:10:00Z">
              <w:r w:rsidRPr="00687B58">
                <w:t>road_id</w:t>
              </w:r>
              <w:proofErr w:type="spellEnd"/>
            </w:ins>
          </w:p>
        </w:tc>
        <w:tc>
          <w:tcPr>
            <w:tcW w:w="0" w:type="auto"/>
            <w:hideMark/>
            <w:tcPrChange w:id="2540" w:author="Awet Teka" w:date="2025-09-13T14:10:00Z" w16du:dateUtc="2025-09-13T11:10:00Z">
              <w:tcPr>
                <w:tcW w:w="0" w:type="auto"/>
                <w:gridSpan w:val="2"/>
                <w:vAlign w:val="center"/>
                <w:hideMark/>
              </w:tcPr>
            </w:tcPrChange>
          </w:tcPr>
          <w:p w14:paraId="7E03DA49" w14:textId="77777777" w:rsidR="00687B58" w:rsidRPr="00687B58" w:rsidRDefault="00687B58">
            <w:pPr>
              <w:pStyle w:val="NormalWeb"/>
              <w:spacing w:after="0" w:afterAutospacing="0"/>
              <w:cnfStyle w:val="000000000000" w:firstRow="0" w:lastRow="0" w:firstColumn="0" w:lastColumn="0" w:oddVBand="0" w:evenVBand="0" w:oddHBand="0" w:evenHBand="0" w:firstRowFirstColumn="0" w:firstRowLastColumn="0" w:lastRowFirstColumn="0" w:lastRowLastColumn="0"/>
              <w:rPr>
                <w:ins w:id="2541" w:author="Awet Teka" w:date="2025-09-13T14:10:00Z"/>
              </w:rPr>
              <w:pPrChange w:id="2542" w:author="Awet Teka" w:date="2025-09-13T14:10:00Z" w16du:dateUtc="2025-09-13T11:10:00Z">
                <w:pPr>
                  <w:pStyle w:val="NormalWeb"/>
                  <w:cnfStyle w:val="000000000000" w:firstRow="0" w:lastRow="0" w:firstColumn="0" w:lastColumn="0" w:oddVBand="0" w:evenVBand="0" w:oddHBand="0" w:evenHBand="0" w:firstRowFirstColumn="0" w:firstRowLastColumn="0" w:lastRowFirstColumn="0" w:lastRowLastColumn="0"/>
                </w:pPr>
              </w:pPrChange>
            </w:pPr>
            <w:ins w:id="2543" w:author="Awet Teka" w:date="2025-09-13T14:10:00Z">
              <w:r w:rsidRPr="00687B58">
                <w:t>INT, FK → road</w:t>
              </w:r>
            </w:ins>
          </w:p>
        </w:tc>
        <w:tc>
          <w:tcPr>
            <w:tcW w:w="0" w:type="auto"/>
            <w:hideMark/>
            <w:tcPrChange w:id="2544" w:author="Awet Teka" w:date="2025-09-13T14:10:00Z" w16du:dateUtc="2025-09-13T11:10:00Z">
              <w:tcPr>
                <w:tcW w:w="0" w:type="auto"/>
                <w:gridSpan w:val="2"/>
                <w:vAlign w:val="center"/>
                <w:hideMark/>
              </w:tcPr>
            </w:tcPrChange>
          </w:tcPr>
          <w:p w14:paraId="74DA1049" w14:textId="77777777" w:rsidR="00687B58" w:rsidRPr="00687B58" w:rsidRDefault="00687B58">
            <w:pPr>
              <w:pStyle w:val="NormalWeb"/>
              <w:spacing w:after="0" w:afterAutospacing="0"/>
              <w:cnfStyle w:val="000000000000" w:firstRow="0" w:lastRow="0" w:firstColumn="0" w:lastColumn="0" w:oddVBand="0" w:evenVBand="0" w:oddHBand="0" w:evenHBand="0" w:firstRowFirstColumn="0" w:firstRowLastColumn="0" w:lastRowFirstColumn="0" w:lastRowLastColumn="0"/>
              <w:rPr>
                <w:ins w:id="2545" w:author="Awet Teka" w:date="2025-09-13T14:10:00Z"/>
              </w:rPr>
              <w:pPrChange w:id="2546" w:author="Awet Teka" w:date="2025-09-13T14:10:00Z" w16du:dateUtc="2025-09-13T11:10:00Z">
                <w:pPr>
                  <w:pStyle w:val="NormalWeb"/>
                  <w:cnfStyle w:val="000000000000" w:firstRow="0" w:lastRow="0" w:firstColumn="0" w:lastColumn="0" w:oddVBand="0" w:evenVBand="0" w:oddHBand="0" w:evenHBand="0" w:firstRowFirstColumn="0" w:firstRowLastColumn="0" w:lastRowFirstColumn="0" w:lastRowLastColumn="0"/>
                </w:pPr>
              </w:pPrChange>
            </w:pPr>
            <w:ins w:id="2547" w:author="Awet Teka" w:date="2025-09-13T14:10:00Z">
              <w:r w:rsidRPr="00687B58">
                <w:t>Road reference</w:t>
              </w:r>
            </w:ins>
          </w:p>
        </w:tc>
      </w:tr>
      <w:tr w:rsidR="00687B58" w:rsidRPr="00687B58" w14:paraId="357B3CC1" w14:textId="77777777" w:rsidTr="00687B58">
        <w:trPr>
          <w:cnfStyle w:val="000000100000" w:firstRow="0" w:lastRow="0" w:firstColumn="0" w:lastColumn="0" w:oddVBand="0" w:evenVBand="0" w:oddHBand="1" w:evenHBand="0" w:firstRowFirstColumn="0" w:firstRowLastColumn="0" w:lastRowFirstColumn="0" w:lastRowLastColumn="0"/>
          <w:ins w:id="2548" w:author="Awet Teka" w:date="2025-09-13T14:10:00Z"/>
          <w:trPrChange w:id="2549" w:author="Awet Teka" w:date="2025-09-13T14:10:00Z" w16du:dateUtc="2025-09-13T11:10:00Z">
            <w:trPr>
              <w:gridAfter w:val="0"/>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2550" w:author="Awet Teka" w:date="2025-09-13T14:10:00Z" w16du:dateUtc="2025-09-13T11:10:00Z">
              <w:tcPr>
                <w:tcW w:w="0" w:type="auto"/>
                <w:gridSpan w:val="2"/>
                <w:vAlign w:val="center"/>
                <w:hideMark/>
              </w:tcPr>
            </w:tcPrChange>
          </w:tcPr>
          <w:p w14:paraId="2E1C83F9" w14:textId="77777777" w:rsidR="00687B58" w:rsidRPr="00687B58" w:rsidRDefault="00687B58">
            <w:pPr>
              <w:pStyle w:val="NormalWeb"/>
              <w:spacing w:after="0" w:afterAutospacing="0"/>
              <w:cnfStyle w:val="001000100000" w:firstRow="0" w:lastRow="0" w:firstColumn="1" w:lastColumn="0" w:oddVBand="0" w:evenVBand="0" w:oddHBand="1" w:evenHBand="0" w:firstRowFirstColumn="0" w:firstRowLastColumn="0" w:lastRowFirstColumn="0" w:lastRowLastColumn="0"/>
              <w:rPr>
                <w:ins w:id="2551" w:author="Awet Teka" w:date="2025-09-13T14:10:00Z"/>
              </w:rPr>
              <w:pPrChange w:id="2552" w:author="Awet Teka" w:date="2025-09-13T14:10:00Z" w16du:dateUtc="2025-09-13T11:10:00Z">
                <w:pPr>
                  <w:pStyle w:val="NormalWeb"/>
                  <w:cnfStyle w:val="001000100000" w:firstRow="0" w:lastRow="0" w:firstColumn="1" w:lastColumn="0" w:oddVBand="0" w:evenVBand="0" w:oddHBand="1" w:evenHBand="0" w:firstRowFirstColumn="0" w:firstRowLastColumn="0" w:lastRowFirstColumn="0" w:lastRowLastColumn="0"/>
                </w:pPr>
              </w:pPrChange>
            </w:pPr>
            <w:proofErr w:type="spellStart"/>
            <w:ins w:id="2553" w:author="Awet Teka" w:date="2025-09-13T14:10:00Z">
              <w:r w:rsidRPr="00687B58">
                <w:t>section_id</w:t>
              </w:r>
              <w:proofErr w:type="spellEnd"/>
            </w:ins>
          </w:p>
        </w:tc>
        <w:tc>
          <w:tcPr>
            <w:tcW w:w="0" w:type="auto"/>
            <w:hideMark/>
            <w:tcPrChange w:id="2554" w:author="Awet Teka" w:date="2025-09-13T14:10:00Z" w16du:dateUtc="2025-09-13T11:10:00Z">
              <w:tcPr>
                <w:tcW w:w="0" w:type="auto"/>
                <w:gridSpan w:val="2"/>
                <w:vAlign w:val="center"/>
                <w:hideMark/>
              </w:tcPr>
            </w:tcPrChange>
          </w:tcPr>
          <w:p w14:paraId="16FFA92C" w14:textId="77777777" w:rsidR="00687B58" w:rsidRPr="00687B58" w:rsidRDefault="00687B58">
            <w:pPr>
              <w:pStyle w:val="NormalWeb"/>
              <w:spacing w:after="0" w:afterAutospacing="0"/>
              <w:cnfStyle w:val="000000100000" w:firstRow="0" w:lastRow="0" w:firstColumn="0" w:lastColumn="0" w:oddVBand="0" w:evenVBand="0" w:oddHBand="1" w:evenHBand="0" w:firstRowFirstColumn="0" w:firstRowLastColumn="0" w:lastRowFirstColumn="0" w:lastRowLastColumn="0"/>
              <w:rPr>
                <w:ins w:id="2555" w:author="Awet Teka" w:date="2025-09-13T14:10:00Z"/>
              </w:rPr>
              <w:pPrChange w:id="2556" w:author="Awet Teka" w:date="2025-09-13T14:10:00Z" w16du:dateUtc="2025-09-13T11:10:00Z">
                <w:pPr>
                  <w:pStyle w:val="NormalWeb"/>
                  <w:cnfStyle w:val="000000100000" w:firstRow="0" w:lastRow="0" w:firstColumn="0" w:lastColumn="0" w:oddVBand="0" w:evenVBand="0" w:oddHBand="1" w:evenHBand="0" w:firstRowFirstColumn="0" w:firstRowLastColumn="0" w:lastRowFirstColumn="0" w:lastRowLastColumn="0"/>
                </w:pPr>
              </w:pPrChange>
            </w:pPr>
            <w:ins w:id="2557" w:author="Awet Teka" w:date="2025-09-13T14:10:00Z">
              <w:r w:rsidRPr="00687B58">
                <w:t xml:space="preserve">INT, FK → </w:t>
              </w:r>
              <w:proofErr w:type="spellStart"/>
              <w:r w:rsidRPr="00687B58">
                <w:t>road_section</w:t>
              </w:r>
              <w:proofErr w:type="spellEnd"/>
              <w:r w:rsidRPr="00687B58">
                <w:t xml:space="preserve"> (nullable)</w:t>
              </w:r>
            </w:ins>
          </w:p>
        </w:tc>
        <w:tc>
          <w:tcPr>
            <w:tcW w:w="0" w:type="auto"/>
            <w:hideMark/>
            <w:tcPrChange w:id="2558" w:author="Awet Teka" w:date="2025-09-13T14:10:00Z" w16du:dateUtc="2025-09-13T11:10:00Z">
              <w:tcPr>
                <w:tcW w:w="0" w:type="auto"/>
                <w:gridSpan w:val="2"/>
                <w:vAlign w:val="center"/>
                <w:hideMark/>
              </w:tcPr>
            </w:tcPrChange>
          </w:tcPr>
          <w:p w14:paraId="6909BBEC" w14:textId="77777777" w:rsidR="00687B58" w:rsidRPr="00687B58" w:rsidRDefault="00687B58">
            <w:pPr>
              <w:pStyle w:val="NormalWeb"/>
              <w:spacing w:after="0" w:afterAutospacing="0"/>
              <w:cnfStyle w:val="000000100000" w:firstRow="0" w:lastRow="0" w:firstColumn="0" w:lastColumn="0" w:oddVBand="0" w:evenVBand="0" w:oddHBand="1" w:evenHBand="0" w:firstRowFirstColumn="0" w:firstRowLastColumn="0" w:lastRowFirstColumn="0" w:lastRowLastColumn="0"/>
              <w:rPr>
                <w:ins w:id="2559" w:author="Awet Teka" w:date="2025-09-13T14:10:00Z"/>
              </w:rPr>
              <w:pPrChange w:id="2560" w:author="Awet Teka" w:date="2025-09-13T14:10:00Z" w16du:dateUtc="2025-09-13T11:10:00Z">
                <w:pPr>
                  <w:pStyle w:val="NormalWeb"/>
                  <w:cnfStyle w:val="000000100000" w:firstRow="0" w:lastRow="0" w:firstColumn="0" w:lastColumn="0" w:oddVBand="0" w:evenVBand="0" w:oddHBand="1" w:evenHBand="0" w:firstRowFirstColumn="0" w:firstRowLastColumn="0" w:lastRowFirstColumn="0" w:lastRowLastColumn="0"/>
                </w:pPr>
              </w:pPrChange>
            </w:pPr>
            <w:ins w:id="2561" w:author="Awet Teka" w:date="2025-09-13T14:10:00Z">
              <w:r w:rsidRPr="00687B58">
                <w:t>Section reference</w:t>
              </w:r>
            </w:ins>
          </w:p>
        </w:tc>
      </w:tr>
      <w:tr w:rsidR="00687B58" w:rsidRPr="00687B58" w14:paraId="643CF6EE" w14:textId="77777777" w:rsidTr="00687B58">
        <w:trPr>
          <w:ins w:id="2562" w:author="Awet Teka" w:date="2025-09-13T14:10:00Z"/>
          <w:trPrChange w:id="2563" w:author="Awet Teka" w:date="2025-09-13T14:10:00Z" w16du:dateUtc="2025-09-13T11:10:00Z">
            <w:trPr>
              <w:gridAfter w:val="0"/>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2564" w:author="Awet Teka" w:date="2025-09-13T14:10:00Z" w16du:dateUtc="2025-09-13T11:10:00Z">
              <w:tcPr>
                <w:tcW w:w="0" w:type="auto"/>
                <w:gridSpan w:val="2"/>
                <w:vAlign w:val="center"/>
                <w:hideMark/>
              </w:tcPr>
            </w:tcPrChange>
          </w:tcPr>
          <w:p w14:paraId="53D680CB" w14:textId="77777777" w:rsidR="00687B58" w:rsidRPr="00687B58" w:rsidRDefault="00687B58">
            <w:pPr>
              <w:pStyle w:val="NormalWeb"/>
              <w:spacing w:after="0" w:afterAutospacing="0"/>
              <w:rPr>
                <w:ins w:id="2565" w:author="Awet Teka" w:date="2025-09-13T14:10:00Z"/>
              </w:rPr>
              <w:pPrChange w:id="2566" w:author="Awet Teka" w:date="2025-09-13T14:10:00Z" w16du:dateUtc="2025-09-13T11:10:00Z">
                <w:pPr>
                  <w:pStyle w:val="NormalWeb"/>
                </w:pPr>
              </w:pPrChange>
            </w:pPr>
            <w:proofErr w:type="spellStart"/>
            <w:ins w:id="2567" w:author="Awet Teka" w:date="2025-09-13T14:10:00Z">
              <w:r w:rsidRPr="00687B58">
                <w:t>fiscal_year</w:t>
              </w:r>
              <w:proofErr w:type="spellEnd"/>
            </w:ins>
          </w:p>
        </w:tc>
        <w:tc>
          <w:tcPr>
            <w:tcW w:w="0" w:type="auto"/>
            <w:hideMark/>
            <w:tcPrChange w:id="2568" w:author="Awet Teka" w:date="2025-09-13T14:10:00Z" w16du:dateUtc="2025-09-13T11:10:00Z">
              <w:tcPr>
                <w:tcW w:w="0" w:type="auto"/>
                <w:gridSpan w:val="2"/>
                <w:vAlign w:val="center"/>
                <w:hideMark/>
              </w:tcPr>
            </w:tcPrChange>
          </w:tcPr>
          <w:p w14:paraId="6717CCED" w14:textId="77777777" w:rsidR="00687B58" w:rsidRPr="00687B58" w:rsidRDefault="00687B58">
            <w:pPr>
              <w:pStyle w:val="NormalWeb"/>
              <w:spacing w:after="0" w:afterAutospacing="0"/>
              <w:cnfStyle w:val="000000000000" w:firstRow="0" w:lastRow="0" w:firstColumn="0" w:lastColumn="0" w:oddVBand="0" w:evenVBand="0" w:oddHBand="0" w:evenHBand="0" w:firstRowFirstColumn="0" w:firstRowLastColumn="0" w:lastRowFirstColumn="0" w:lastRowLastColumn="0"/>
              <w:rPr>
                <w:ins w:id="2569" w:author="Awet Teka" w:date="2025-09-13T14:10:00Z"/>
              </w:rPr>
              <w:pPrChange w:id="2570" w:author="Awet Teka" w:date="2025-09-13T14:10:00Z" w16du:dateUtc="2025-09-13T11:10:00Z">
                <w:pPr>
                  <w:pStyle w:val="NormalWeb"/>
                  <w:cnfStyle w:val="000000000000" w:firstRow="0" w:lastRow="0" w:firstColumn="0" w:lastColumn="0" w:oddVBand="0" w:evenVBand="0" w:oddHBand="0" w:evenHBand="0" w:firstRowFirstColumn="0" w:firstRowLastColumn="0" w:lastRowFirstColumn="0" w:lastRowLastColumn="0"/>
                </w:pPr>
              </w:pPrChange>
            </w:pPr>
            <w:ins w:id="2571" w:author="Awet Teka" w:date="2025-09-13T14:10:00Z">
              <w:r w:rsidRPr="00687B58">
                <w:t>INT</w:t>
              </w:r>
            </w:ins>
          </w:p>
        </w:tc>
        <w:tc>
          <w:tcPr>
            <w:tcW w:w="0" w:type="auto"/>
            <w:hideMark/>
            <w:tcPrChange w:id="2572" w:author="Awet Teka" w:date="2025-09-13T14:10:00Z" w16du:dateUtc="2025-09-13T11:10:00Z">
              <w:tcPr>
                <w:tcW w:w="0" w:type="auto"/>
                <w:gridSpan w:val="2"/>
                <w:vAlign w:val="center"/>
                <w:hideMark/>
              </w:tcPr>
            </w:tcPrChange>
          </w:tcPr>
          <w:p w14:paraId="171D907E" w14:textId="77777777" w:rsidR="00687B58" w:rsidRPr="00687B58" w:rsidRDefault="00687B58">
            <w:pPr>
              <w:pStyle w:val="NormalWeb"/>
              <w:spacing w:after="0" w:afterAutospacing="0"/>
              <w:cnfStyle w:val="000000000000" w:firstRow="0" w:lastRow="0" w:firstColumn="0" w:lastColumn="0" w:oddVBand="0" w:evenVBand="0" w:oddHBand="0" w:evenHBand="0" w:firstRowFirstColumn="0" w:firstRowLastColumn="0" w:lastRowFirstColumn="0" w:lastRowLastColumn="0"/>
              <w:rPr>
                <w:ins w:id="2573" w:author="Awet Teka" w:date="2025-09-13T14:10:00Z"/>
              </w:rPr>
              <w:pPrChange w:id="2574" w:author="Awet Teka" w:date="2025-09-13T14:10:00Z" w16du:dateUtc="2025-09-13T11:10:00Z">
                <w:pPr>
                  <w:pStyle w:val="NormalWeb"/>
                  <w:cnfStyle w:val="000000000000" w:firstRow="0" w:lastRow="0" w:firstColumn="0" w:lastColumn="0" w:oddVBand="0" w:evenVBand="0" w:oddHBand="0" w:evenHBand="0" w:firstRowFirstColumn="0" w:firstRowLastColumn="0" w:lastRowFirstColumn="0" w:lastRowLastColumn="0"/>
                </w:pPr>
              </w:pPrChange>
            </w:pPr>
            <w:ins w:id="2575" w:author="Awet Teka" w:date="2025-09-13T14:10:00Z">
              <w:r w:rsidRPr="00687B58">
                <w:t>Fiscal year</w:t>
              </w:r>
            </w:ins>
          </w:p>
        </w:tc>
      </w:tr>
      <w:tr w:rsidR="00687B58" w:rsidRPr="00687B58" w14:paraId="5A8EC308" w14:textId="77777777" w:rsidTr="00687B58">
        <w:trPr>
          <w:cnfStyle w:val="000000100000" w:firstRow="0" w:lastRow="0" w:firstColumn="0" w:lastColumn="0" w:oddVBand="0" w:evenVBand="0" w:oddHBand="1" w:evenHBand="0" w:firstRowFirstColumn="0" w:firstRowLastColumn="0" w:lastRowFirstColumn="0" w:lastRowLastColumn="0"/>
          <w:ins w:id="2576" w:author="Awet Teka" w:date="2025-09-13T14:10:00Z"/>
          <w:trPrChange w:id="2577" w:author="Awet Teka" w:date="2025-09-13T14:10:00Z" w16du:dateUtc="2025-09-13T11:10:00Z">
            <w:trPr>
              <w:gridAfter w:val="0"/>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2578" w:author="Awet Teka" w:date="2025-09-13T14:10:00Z" w16du:dateUtc="2025-09-13T11:10:00Z">
              <w:tcPr>
                <w:tcW w:w="0" w:type="auto"/>
                <w:gridSpan w:val="2"/>
                <w:vAlign w:val="center"/>
                <w:hideMark/>
              </w:tcPr>
            </w:tcPrChange>
          </w:tcPr>
          <w:p w14:paraId="11D9FB67" w14:textId="77777777" w:rsidR="00687B58" w:rsidRPr="00687B58" w:rsidRDefault="00687B58">
            <w:pPr>
              <w:pStyle w:val="NormalWeb"/>
              <w:spacing w:after="0" w:afterAutospacing="0"/>
              <w:cnfStyle w:val="001000100000" w:firstRow="0" w:lastRow="0" w:firstColumn="1" w:lastColumn="0" w:oddVBand="0" w:evenVBand="0" w:oddHBand="1" w:evenHBand="0" w:firstRowFirstColumn="0" w:firstRowLastColumn="0" w:lastRowFirstColumn="0" w:lastRowLastColumn="0"/>
              <w:rPr>
                <w:ins w:id="2579" w:author="Awet Teka" w:date="2025-09-13T14:10:00Z"/>
              </w:rPr>
              <w:pPrChange w:id="2580" w:author="Awet Teka" w:date="2025-09-13T14:10:00Z" w16du:dateUtc="2025-09-13T11:10:00Z">
                <w:pPr>
                  <w:pStyle w:val="NormalWeb"/>
                  <w:cnfStyle w:val="001000100000" w:firstRow="0" w:lastRow="0" w:firstColumn="1" w:lastColumn="0" w:oddVBand="0" w:evenVBand="0" w:oddHBand="1" w:evenHBand="0" w:firstRowFirstColumn="0" w:firstRowLastColumn="0" w:lastRowFirstColumn="0" w:lastRowLastColumn="0"/>
                </w:pPr>
              </w:pPrChange>
            </w:pPr>
            <w:proofErr w:type="spellStart"/>
            <w:ins w:id="2581" w:author="Awet Teka" w:date="2025-09-13T14:10:00Z">
              <w:r w:rsidRPr="00687B58">
                <w:t>population_served</w:t>
              </w:r>
              <w:proofErr w:type="spellEnd"/>
            </w:ins>
          </w:p>
        </w:tc>
        <w:tc>
          <w:tcPr>
            <w:tcW w:w="0" w:type="auto"/>
            <w:hideMark/>
            <w:tcPrChange w:id="2582" w:author="Awet Teka" w:date="2025-09-13T14:10:00Z" w16du:dateUtc="2025-09-13T11:10:00Z">
              <w:tcPr>
                <w:tcW w:w="0" w:type="auto"/>
                <w:gridSpan w:val="2"/>
                <w:vAlign w:val="center"/>
                <w:hideMark/>
              </w:tcPr>
            </w:tcPrChange>
          </w:tcPr>
          <w:p w14:paraId="728E6A51" w14:textId="77777777" w:rsidR="00687B58" w:rsidRPr="00687B58" w:rsidRDefault="00687B58">
            <w:pPr>
              <w:pStyle w:val="NormalWeb"/>
              <w:spacing w:after="0" w:afterAutospacing="0"/>
              <w:cnfStyle w:val="000000100000" w:firstRow="0" w:lastRow="0" w:firstColumn="0" w:lastColumn="0" w:oddVBand="0" w:evenVBand="0" w:oddHBand="1" w:evenHBand="0" w:firstRowFirstColumn="0" w:firstRowLastColumn="0" w:lastRowFirstColumn="0" w:lastRowLastColumn="0"/>
              <w:rPr>
                <w:ins w:id="2583" w:author="Awet Teka" w:date="2025-09-13T14:10:00Z"/>
              </w:rPr>
              <w:pPrChange w:id="2584" w:author="Awet Teka" w:date="2025-09-13T14:10:00Z" w16du:dateUtc="2025-09-13T11:10:00Z">
                <w:pPr>
                  <w:pStyle w:val="NormalWeb"/>
                  <w:cnfStyle w:val="000000100000" w:firstRow="0" w:lastRow="0" w:firstColumn="0" w:lastColumn="0" w:oddVBand="0" w:evenVBand="0" w:oddHBand="1" w:evenHBand="0" w:firstRowFirstColumn="0" w:firstRowLastColumn="0" w:lastRowFirstColumn="0" w:lastRowLastColumn="0"/>
                </w:pPr>
              </w:pPrChange>
            </w:pPr>
            <w:ins w:id="2585" w:author="Awet Teka" w:date="2025-09-13T14:10:00Z">
              <w:r w:rsidRPr="00687B58">
                <w:t>INT</w:t>
              </w:r>
            </w:ins>
          </w:p>
        </w:tc>
        <w:tc>
          <w:tcPr>
            <w:tcW w:w="0" w:type="auto"/>
            <w:hideMark/>
            <w:tcPrChange w:id="2586" w:author="Awet Teka" w:date="2025-09-13T14:10:00Z" w16du:dateUtc="2025-09-13T11:10:00Z">
              <w:tcPr>
                <w:tcW w:w="0" w:type="auto"/>
                <w:gridSpan w:val="2"/>
                <w:vAlign w:val="center"/>
                <w:hideMark/>
              </w:tcPr>
            </w:tcPrChange>
          </w:tcPr>
          <w:p w14:paraId="5C91A5B4" w14:textId="77777777" w:rsidR="00687B58" w:rsidRPr="00687B58" w:rsidRDefault="00687B58">
            <w:pPr>
              <w:pStyle w:val="NormalWeb"/>
              <w:spacing w:after="0" w:afterAutospacing="0"/>
              <w:cnfStyle w:val="000000100000" w:firstRow="0" w:lastRow="0" w:firstColumn="0" w:lastColumn="0" w:oddVBand="0" w:evenVBand="0" w:oddHBand="1" w:evenHBand="0" w:firstRowFirstColumn="0" w:firstRowLastColumn="0" w:lastRowFirstColumn="0" w:lastRowLastColumn="0"/>
              <w:rPr>
                <w:ins w:id="2587" w:author="Awet Teka" w:date="2025-09-13T14:10:00Z"/>
              </w:rPr>
              <w:pPrChange w:id="2588" w:author="Awet Teka" w:date="2025-09-13T14:10:00Z" w16du:dateUtc="2025-09-13T11:10:00Z">
                <w:pPr>
                  <w:pStyle w:val="NormalWeb"/>
                  <w:cnfStyle w:val="000000100000" w:firstRow="0" w:lastRow="0" w:firstColumn="0" w:lastColumn="0" w:oddVBand="0" w:evenVBand="0" w:oddHBand="1" w:evenHBand="0" w:firstRowFirstColumn="0" w:firstRowLastColumn="0" w:lastRowFirstColumn="0" w:lastRowLastColumn="0"/>
                </w:pPr>
              </w:pPrChange>
            </w:pPr>
            <w:ins w:id="2589" w:author="Awet Teka" w:date="2025-09-13T14:10:00Z">
              <w:r w:rsidRPr="00687B58">
                <w:t>Population</w:t>
              </w:r>
            </w:ins>
          </w:p>
        </w:tc>
      </w:tr>
      <w:tr w:rsidR="00687B58" w:rsidRPr="00687B58" w14:paraId="42A8C9F7" w14:textId="77777777" w:rsidTr="00687B58">
        <w:trPr>
          <w:ins w:id="2590" w:author="Awet Teka" w:date="2025-09-13T14:10:00Z"/>
          <w:trPrChange w:id="2591" w:author="Awet Teka" w:date="2025-09-13T14:10:00Z" w16du:dateUtc="2025-09-13T11:10:00Z">
            <w:trPr>
              <w:gridAfter w:val="0"/>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2592" w:author="Awet Teka" w:date="2025-09-13T14:10:00Z" w16du:dateUtc="2025-09-13T11:10:00Z">
              <w:tcPr>
                <w:tcW w:w="0" w:type="auto"/>
                <w:gridSpan w:val="2"/>
                <w:vAlign w:val="center"/>
                <w:hideMark/>
              </w:tcPr>
            </w:tcPrChange>
          </w:tcPr>
          <w:p w14:paraId="31DCDF2D" w14:textId="77777777" w:rsidR="00687B58" w:rsidRPr="00687B58" w:rsidRDefault="00687B58">
            <w:pPr>
              <w:pStyle w:val="NormalWeb"/>
              <w:spacing w:after="0" w:afterAutospacing="0"/>
              <w:rPr>
                <w:ins w:id="2593" w:author="Awet Teka" w:date="2025-09-13T14:10:00Z"/>
              </w:rPr>
              <w:pPrChange w:id="2594" w:author="Awet Teka" w:date="2025-09-13T14:10:00Z" w16du:dateUtc="2025-09-13T11:10:00Z">
                <w:pPr>
                  <w:pStyle w:val="NormalWeb"/>
                </w:pPr>
              </w:pPrChange>
            </w:pPr>
            <w:proofErr w:type="spellStart"/>
            <w:ins w:id="2595" w:author="Awet Teka" w:date="2025-09-13T14:10:00Z">
              <w:r w:rsidRPr="00687B58">
                <w:t>benefit_score</w:t>
              </w:r>
              <w:proofErr w:type="spellEnd"/>
            </w:ins>
          </w:p>
        </w:tc>
        <w:tc>
          <w:tcPr>
            <w:tcW w:w="0" w:type="auto"/>
            <w:hideMark/>
            <w:tcPrChange w:id="2596" w:author="Awet Teka" w:date="2025-09-13T14:10:00Z" w16du:dateUtc="2025-09-13T11:10:00Z">
              <w:tcPr>
                <w:tcW w:w="0" w:type="auto"/>
                <w:gridSpan w:val="2"/>
                <w:vAlign w:val="center"/>
                <w:hideMark/>
              </w:tcPr>
            </w:tcPrChange>
          </w:tcPr>
          <w:p w14:paraId="016A8FF4" w14:textId="77777777" w:rsidR="00687B58" w:rsidRPr="00687B58" w:rsidRDefault="00687B58">
            <w:pPr>
              <w:pStyle w:val="NormalWeb"/>
              <w:spacing w:after="0" w:afterAutospacing="0"/>
              <w:cnfStyle w:val="000000000000" w:firstRow="0" w:lastRow="0" w:firstColumn="0" w:lastColumn="0" w:oddVBand="0" w:evenVBand="0" w:oddHBand="0" w:evenHBand="0" w:firstRowFirstColumn="0" w:firstRowLastColumn="0" w:lastRowFirstColumn="0" w:lastRowLastColumn="0"/>
              <w:rPr>
                <w:ins w:id="2597" w:author="Awet Teka" w:date="2025-09-13T14:10:00Z"/>
              </w:rPr>
              <w:pPrChange w:id="2598" w:author="Awet Teka" w:date="2025-09-13T14:10:00Z" w16du:dateUtc="2025-09-13T11:10:00Z">
                <w:pPr>
                  <w:pStyle w:val="NormalWeb"/>
                  <w:cnfStyle w:val="000000000000" w:firstRow="0" w:lastRow="0" w:firstColumn="0" w:lastColumn="0" w:oddVBand="0" w:evenVBand="0" w:oddHBand="0" w:evenHBand="0" w:firstRowFirstColumn="0" w:firstRowLastColumn="0" w:lastRowFirstColumn="0" w:lastRowLastColumn="0"/>
                </w:pPr>
              </w:pPrChange>
            </w:pPr>
            <w:proofErr w:type="gramStart"/>
            <w:ins w:id="2599" w:author="Awet Teka" w:date="2025-09-13T14:10:00Z">
              <w:r w:rsidRPr="00687B58">
                <w:t>DECIMAL(</w:t>
              </w:r>
              <w:proofErr w:type="gramEnd"/>
              <w:r w:rsidRPr="00687B58">
                <w:t>5,2)</w:t>
              </w:r>
            </w:ins>
          </w:p>
        </w:tc>
        <w:tc>
          <w:tcPr>
            <w:tcW w:w="0" w:type="auto"/>
            <w:hideMark/>
            <w:tcPrChange w:id="2600" w:author="Awet Teka" w:date="2025-09-13T14:10:00Z" w16du:dateUtc="2025-09-13T11:10:00Z">
              <w:tcPr>
                <w:tcW w:w="0" w:type="auto"/>
                <w:gridSpan w:val="2"/>
                <w:vAlign w:val="center"/>
                <w:hideMark/>
              </w:tcPr>
            </w:tcPrChange>
          </w:tcPr>
          <w:p w14:paraId="70212581" w14:textId="77777777" w:rsidR="00687B58" w:rsidRPr="00687B58" w:rsidRDefault="00687B58">
            <w:pPr>
              <w:pStyle w:val="NormalWeb"/>
              <w:spacing w:after="0" w:afterAutospacing="0"/>
              <w:cnfStyle w:val="000000000000" w:firstRow="0" w:lastRow="0" w:firstColumn="0" w:lastColumn="0" w:oddVBand="0" w:evenVBand="0" w:oddHBand="0" w:evenHBand="0" w:firstRowFirstColumn="0" w:firstRowLastColumn="0" w:lastRowFirstColumn="0" w:lastRowLastColumn="0"/>
              <w:rPr>
                <w:ins w:id="2601" w:author="Awet Teka" w:date="2025-09-13T14:10:00Z"/>
              </w:rPr>
              <w:pPrChange w:id="2602" w:author="Awet Teka" w:date="2025-09-13T14:10:00Z" w16du:dateUtc="2025-09-13T11:10:00Z">
                <w:pPr>
                  <w:pStyle w:val="NormalWeb"/>
                  <w:cnfStyle w:val="000000000000" w:firstRow="0" w:lastRow="0" w:firstColumn="0" w:lastColumn="0" w:oddVBand="0" w:evenVBand="0" w:oddHBand="0" w:evenHBand="0" w:firstRowFirstColumn="0" w:firstRowLastColumn="0" w:lastRowFirstColumn="0" w:lastRowLastColumn="0"/>
                </w:pPr>
              </w:pPrChange>
            </w:pPr>
            <w:ins w:id="2603" w:author="Awet Teka" w:date="2025-09-13T14:10:00Z">
              <w:r w:rsidRPr="00687B58">
                <w:t>From benefit factors</w:t>
              </w:r>
            </w:ins>
          </w:p>
        </w:tc>
      </w:tr>
      <w:tr w:rsidR="00687B58" w:rsidRPr="00687B58" w14:paraId="2E4F2832" w14:textId="77777777" w:rsidTr="00687B58">
        <w:trPr>
          <w:cnfStyle w:val="000000100000" w:firstRow="0" w:lastRow="0" w:firstColumn="0" w:lastColumn="0" w:oddVBand="0" w:evenVBand="0" w:oddHBand="1" w:evenHBand="0" w:firstRowFirstColumn="0" w:firstRowLastColumn="0" w:lastRowFirstColumn="0" w:lastRowLastColumn="0"/>
          <w:ins w:id="2604" w:author="Awet Teka" w:date="2025-09-13T14:10:00Z"/>
          <w:trPrChange w:id="2605" w:author="Awet Teka" w:date="2025-09-13T14:10:00Z" w16du:dateUtc="2025-09-13T11:10:00Z">
            <w:trPr>
              <w:gridAfter w:val="0"/>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2606" w:author="Awet Teka" w:date="2025-09-13T14:10:00Z" w16du:dateUtc="2025-09-13T11:10:00Z">
              <w:tcPr>
                <w:tcW w:w="0" w:type="auto"/>
                <w:gridSpan w:val="2"/>
                <w:vAlign w:val="center"/>
                <w:hideMark/>
              </w:tcPr>
            </w:tcPrChange>
          </w:tcPr>
          <w:p w14:paraId="6058D0BC" w14:textId="77777777" w:rsidR="00687B58" w:rsidRPr="00687B58" w:rsidRDefault="00687B58">
            <w:pPr>
              <w:pStyle w:val="NormalWeb"/>
              <w:spacing w:after="0" w:afterAutospacing="0"/>
              <w:cnfStyle w:val="001000100000" w:firstRow="0" w:lastRow="0" w:firstColumn="1" w:lastColumn="0" w:oddVBand="0" w:evenVBand="0" w:oddHBand="1" w:evenHBand="0" w:firstRowFirstColumn="0" w:firstRowLastColumn="0" w:lastRowFirstColumn="0" w:lastRowLastColumn="0"/>
              <w:rPr>
                <w:ins w:id="2607" w:author="Awet Teka" w:date="2025-09-13T14:10:00Z"/>
              </w:rPr>
              <w:pPrChange w:id="2608" w:author="Awet Teka" w:date="2025-09-13T14:10:00Z" w16du:dateUtc="2025-09-13T11:10:00Z">
                <w:pPr>
                  <w:pStyle w:val="NormalWeb"/>
                  <w:cnfStyle w:val="001000100000" w:firstRow="0" w:lastRow="0" w:firstColumn="1" w:lastColumn="0" w:oddVBand="0" w:evenVBand="0" w:oddHBand="1" w:evenHBand="0" w:firstRowFirstColumn="0" w:firstRowLastColumn="0" w:lastRowFirstColumn="0" w:lastRowLastColumn="0"/>
                </w:pPr>
              </w:pPrChange>
            </w:pPr>
            <w:proofErr w:type="spellStart"/>
            <w:ins w:id="2609" w:author="Awet Teka" w:date="2025-09-13T14:10:00Z">
              <w:r w:rsidRPr="00687B58">
                <w:t>improvement_cost</w:t>
              </w:r>
              <w:proofErr w:type="spellEnd"/>
            </w:ins>
          </w:p>
        </w:tc>
        <w:tc>
          <w:tcPr>
            <w:tcW w:w="0" w:type="auto"/>
            <w:hideMark/>
            <w:tcPrChange w:id="2610" w:author="Awet Teka" w:date="2025-09-13T14:10:00Z" w16du:dateUtc="2025-09-13T11:10:00Z">
              <w:tcPr>
                <w:tcW w:w="0" w:type="auto"/>
                <w:gridSpan w:val="2"/>
                <w:vAlign w:val="center"/>
                <w:hideMark/>
              </w:tcPr>
            </w:tcPrChange>
          </w:tcPr>
          <w:p w14:paraId="4A4CAB7D" w14:textId="77777777" w:rsidR="00687B58" w:rsidRPr="00687B58" w:rsidRDefault="00687B58">
            <w:pPr>
              <w:pStyle w:val="NormalWeb"/>
              <w:spacing w:after="0" w:afterAutospacing="0"/>
              <w:cnfStyle w:val="000000100000" w:firstRow="0" w:lastRow="0" w:firstColumn="0" w:lastColumn="0" w:oddVBand="0" w:evenVBand="0" w:oddHBand="1" w:evenHBand="0" w:firstRowFirstColumn="0" w:firstRowLastColumn="0" w:lastRowFirstColumn="0" w:lastRowLastColumn="0"/>
              <w:rPr>
                <w:ins w:id="2611" w:author="Awet Teka" w:date="2025-09-13T14:10:00Z"/>
              </w:rPr>
              <w:pPrChange w:id="2612" w:author="Awet Teka" w:date="2025-09-13T14:10:00Z" w16du:dateUtc="2025-09-13T11:10:00Z">
                <w:pPr>
                  <w:pStyle w:val="NormalWeb"/>
                  <w:cnfStyle w:val="000000100000" w:firstRow="0" w:lastRow="0" w:firstColumn="0" w:lastColumn="0" w:oddVBand="0" w:evenVBand="0" w:oddHBand="1" w:evenHBand="0" w:firstRowFirstColumn="0" w:firstRowLastColumn="0" w:lastRowFirstColumn="0" w:lastRowLastColumn="0"/>
                </w:pPr>
              </w:pPrChange>
            </w:pPr>
            <w:proofErr w:type="gramStart"/>
            <w:ins w:id="2613" w:author="Awet Teka" w:date="2025-09-13T14:10:00Z">
              <w:r w:rsidRPr="00687B58">
                <w:t>NUMERIC(</w:t>
              </w:r>
              <w:proofErr w:type="gramEnd"/>
              <w:r w:rsidRPr="00687B58">
                <w:t>15,2)</w:t>
              </w:r>
            </w:ins>
          </w:p>
        </w:tc>
        <w:tc>
          <w:tcPr>
            <w:tcW w:w="0" w:type="auto"/>
            <w:hideMark/>
            <w:tcPrChange w:id="2614" w:author="Awet Teka" w:date="2025-09-13T14:10:00Z" w16du:dateUtc="2025-09-13T11:10:00Z">
              <w:tcPr>
                <w:tcW w:w="0" w:type="auto"/>
                <w:gridSpan w:val="2"/>
                <w:vAlign w:val="center"/>
                <w:hideMark/>
              </w:tcPr>
            </w:tcPrChange>
          </w:tcPr>
          <w:p w14:paraId="7A5BC987" w14:textId="77777777" w:rsidR="00687B58" w:rsidRPr="00687B58" w:rsidRDefault="00687B58">
            <w:pPr>
              <w:pStyle w:val="NormalWeb"/>
              <w:spacing w:after="0" w:afterAutospacing="0"/>
              <w:cnfStyle w:val="000000100000" w:firstRow="0" w:lastRow="0" w:firstColumn="0" w:lastColumn="0" w:oddVBand="0" w:evenVBand="0" w:oddHBand="1" w:evenHBand="0" w:firstRowFirstColumn="0" w:firstRowLastColumn="0" w:lastRowFirstColumn="0" w:lastRowLastColumn="0"/>
              <w:rPr>
                <w:ins w:id="2615" w:author="Awet Teka" w:date="2025-09-13T14:10:00Z"/>
              </w:rPr>
              <w:pPrChange w:id="2616" w:author="Awet Teka" w:date="2025-09-13T14:10:00Z" w16du:dateUtc="2025-09-13T11:10:00Z">
                <w:pPr>
                  <w:pStyle w:val="NormalWeb"/>
                  <w:cnfStyle w:val="000000100000" w:firstRow="0" w:lastRow="0" w:firstColumn="0" w:lastColumn="0" w:oddVBand="0" w:evenVBand="0" w:oddHBand="1" w:evenHBand="0" w:firstRowFirstColumn="0" w:firstRowLastColumn="0" w:lastRowFirstColumn="0" w:lastRowLastColumn="0"/>
                </w:pPr>
              </w:pPrChange>
            </w:pPr>
            <w:ins w:id="2617" w:author="Awet Teka" w:date="2025-09-13T14:10:00Z">
              <w:r w:rsidRPr="00687B58">
                <w:t>Estimated intervention cost</w:t>
              </w:r>
            </w:ins>
          </w:p>
        </w:tc>
      </w:tr>
      <w:tr w:rsidR="00687B58" w:rsidRPr="00687B58" w14:paraId="182BAE18" w14:textId="77777777" w:rsidTr="00687B58">
        <w:trPr>
          <w:ins w:id="2618" w:author="Awet Teka" w:date="2025-09-13T14:10:00Z"/>
          <w:trPrChange w:id="2619" w:author="Awet Teka" w:date="2025-09-13T14:10:00Z" w16du:dateUtc="2025-09-13T11:10:00Z">
            <w:trPr>
              <w:gridAfter w:val="0"/>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2620" w:author="Awet Teka" w:date="2025-09-13T14:10:00Z" w16du:dateUtc="2025-09-13T11:10:00Z">
              <w:tcPr>
                <w:tcW w:w="0" w:type="auto"/>
                <w:gridSpan w:val="2"/>
                <w:vAlign w:val="center"/>
                <w:hideMark/>
              </w:tcPr>
            </w:tcPrChange>
          </w:tcPr>
          <w:p w14:paraId="2DC5CC39" w14:textId="77777777" w:rsidR="00687B58" w:rsidRPr="00687B58" w:rsidRDefault="00687B58">
            <w:pPr>
              <w:pStyle w:val="NormalWeb"/>
              <w:spacing w:after="0" w:afterAutospacing="0"/>
              <w:rPr>
                <w:ins w:id="2621" w:author="Awet Teka" w:date="2025-09-13T14:10:00Z"/>
              </w:rPr>
              <w:pPrChange w:id="2622" w:author="Awet Teka" w:date="2025-09-13T14:10:00Z" w16du:dateUtc="2025-09-13T11:10:00Z">
                <w:pPr>
                  <w:pStyle w:val="NormalWeb"/>
                </w:pPr>
              </w:pPrChange>
            </w:pPr>
            <w:proofErr w:type="spellStart"/>
            <w:ins w:id="2623" w:author="Awet Teka" w:date="2025-09-13T14:10:00Z">
              <w:r w:rsidRPr="00687B58">
                <w:t>ranking_index</w:t>
              </w:r>
              <w:proofErr w:type="spellEnd"/>
            </w:ins>
          </w:p>
        </w:tc>
        <w:tc>
          <w:tcPr>
            <w:tcW w:w="0" w:type="auto"/>
            <w:hideMark/>
            <w:tcPrChange w:id="2624" w:author="Awet Teka" w:date="2025-09-13T14:10:00Z" w16du:dateUtc="2025-09-13T11:10:00Z">
              <w:tcPr>
                <w:tcW w:w="0" w:type="auto"/>
                <w:gridSpan w:val="2"/>
                <w:vAlign w:val="center"/>
                <w:hideMark/>
              </w:tcPr>
            </w:tcPrChange>
          </w:tcPr>
          <w:p w14:paraId="18387A2E" w14:textId="77777777" w:rsidR="00687B58" w:rsidRPr="00687B58" w:rsidRDefault="00687B58">
            <w:pPr>
              <w:pStyle w:val="NormalWeb"/>
              <w:spacing w:after="0" w:afterAutospacing="0"/>
              <w:cnfStyle w:val="000000000000" w:firstRow="0" w:lastRow="0" w:firstColumn="0" w:lastColumn="0" w:oddVBand="0" w:evenVBand="0" w:oddHBand="0" w:evenHBand="0" w:firstRowFirstColumn="0" w:firstRowLastColumn="0" w:lastRowFirstColumn="0" w:lastRowLastColumn="0"/>
              <w:rPr>
                <w:ins w:id="2625" w:author="Awet Teka" w:date="2025-09-13T14:10:00Z"/>
              </w:rPr>
              <w:pPrChange w:id="2626" w:author="Awet Teka" w:date="2025-09-13T14:10:00Z" w16du:dateUtc="2025-09-13T11:10:00Z">
                <w:pPr>
                  <w:pStyle w:val="NormalWeb"/>
                  <w:cnfStyle w:val="000000000000" w:firstRow="0" w:lastRow="0" w:firstColumn="0" w:lastColumn="0" w:oddVBand="0" w:evenVBand="0" w:oddHBand="0" w:evenHBand="0" w:firstRowFirstColumn="0" w:firstRowLastColumn="0" w:lastRowFirstColumn="0" w:lastRowLastColumn="0"/>
                </w:pPr>
              </w:pPrChange>
            </w:pPr>
            <w:proofErr w:type="gramStart"/>
            <w:ins w:id="2627" w:author="Awet Teka" w:date="2025-09-13T14:10:00Z">
              <w:r w:rsidRPr="00687B58">
                <w:t>DECIMAL(</w:t>
              </w:r>
              <w:proofErr w:type="gramEnd"/>
              <w:r w:rsidRPr="00687B58">
                <w:t>10,4)</w:t>
              </w:r>
            </w:ins>
          </w:p>
        </w:tc>
        <w:tc>
          <w:tcPr>
            <w:tcW w:w="0" w:type="auto"/>
            <w:hideMark/>
            <w:tcPrChange w:id="2628" w:author="Awet Teka" w:date="2025-09-13T14:10:00Z" w16du:dateUtc="2025-09-13T11:10:00Z">
              <w:tcPr>
                <w:tcW w:w="0" w:type="auto"/>
                <w:gridSpan w:val="2"/>
                <w:vAlign w:val="center"/>
                <w:hideMark/>
              </w:tcPr>
            </w:tcPrChange>
          </w:tcPr>
          <w:p w14:paraId="49B3F786" w14:textId="77777777" w:rsidR="00687B58" w:rsidRPr="00687B58" w:rsidRDefault="00687B58">
            <w:pPr>
              <w:pStyle w:val="NormalWeb"/>
              <w:spacing w:after="0" w:afterAutospacing="0"/>
              <w:cnfStyle w:val="000000000000" w:firstRow="0" w:lastRow="0" w:firstColumn="0" w:lastColumn="0" w:oddVBand="0" w:evenVBand="0" w:oddHBand="0" w:evenHBand="0" w:firstRowFirstColumn="0" w:firstRowLastColumn="0" w:lastRowFirstColumn="0" w:lastRowLastColumn="0"/>
              <w:rPr>
                <w:ins w:id="2629" w:author="Awet Teka" w:date="2025-09-13T14:10:00Z"/>
              </w:rPr>
              <w:pPrChange w:id="2630" w:author="Awet Teka" w:date="2025-09-13T14:10:00Z" w16du:dateUtc="2025-09-13T11:10:00Z">
                <w:pPr>
                  <w:pStyle w:val="NormalWeb"/>
                  <w:cnfStyle w:val="000000000000" w:firstRow="0" w:lastRow="0" w:firstColumn="0" w:lastColumn="0" w:oddVBand="0" w:evenVBand="0" w:oddHBand="0" w:evenHBand="0" w:firstRowFirstColumn="0" w:firstRowLastColumn="0" w:lastRowFirstColumn="0" w:lastRowLastColumn="0"/>
                </w:pPr>
              </w:pPrChange>
            </w:pPr>
            <w:ins w:id="2631" w:author="Awet Teka" w:date="2025-09-13T14:10:00Z">
              <w:r w:rsidRPr="00687B58">
                <w:t>Computed score</w:t>
              </w:r>
            </w:ins>
          </w:p>
        </w:tc>
      </w:tr>
      <w:tr w:rsidR="00687B58" w:rsidRPr="00687B58" w14:paraId="6CA188C9" w14:textId="77777777" w:rsidTr="00687B58">
        <w:trPr>
          <w:cnfStyle w:val="000000100000" w:firstRow="0" w:lastRow="0" w:firstColumn="0" w:lastColumn="0" w:oddVBand="0" w:evenVBand="0" w:oddHBand="1" w:evenHBand="0" w:firstRowFirstColumn="0" w:firstRowLastColumn="0" w:lastRowFirstColumn="0" w:lastRowLastColumn="0"/>
          <w:ins w:id="2632" w:author="Awet Teka" w:date="2025-09-13T14:10:00Z"/>
          <w:trPrChange w:id="2633" w:author="Awet Teka" w:date="2025-09-13T14:10:00Z" w16du:dateUtc="2025-09-13T11:10:00Z">
            <w:trPr>
              <w:gridAfter w:val="0"/>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2634" w:author="Awet Teka" w:date="2025-09-13T14:10:00Z" w16du:dateUtc="2025-09-13T11:10:00Z">
              <w:tcPr>
                <w:tcW w:w="0" w:type="auto"/>
                <w:gridSpan w:val="2"/>
                <w:vAlign w:val="center"/>
                <w:hideMark/>
              </w:tcPr>
            </w:tcPrChange>
          </w:tcPr>
          <w:p w14:paraId="5EC27D19" w14:textId="77777777" w:rsidR="00687B58" w:rsidRPr="00687B58" w:rsidRDefault="00687B58">
            <w:pPr>
              <w:pStyle w:val="NormalWeb"/>
              <w:spacing w:after="0" w:afterAutospacing="0"/>
              <w:cnfStyle w:val="001000100000" w:firstRow="0" w:lastRow="0" w:firstColumn="1" w:lastColumn="0" w:oddVBand="0" w:evenVBand="0" w:oddHBand="1" w:evenHBand="0" w:firstRowFirstColumn="0" w:firstRowLastColumn="0" w:lastRowFirstColumn="0" w:lastRowLastColumn="0"/>
              <w:rPr>
                <w:ins w:id="2635" w:author="Awet Teka" w:date="2025-09-13T14:10:00Z"/>
              </w:rPr>
              <w:pPrChange w:id="2636" w:author="Awet Teka" w:date="2025-09-13T14:10:00Z" w16du:dateUtc="2025-09-13T11:10:00Z">
                <w:pPr>
                  <w:pStyle w:val="NormalWeb"/>
                  <w:cnfStyle w:val="001000100000" w:firstRow="0" w:lastRow="0" w:firstColumn="1" w:lastColumn="0" w:oddVBand="0" w:evenVBand="0" w:oddHBand="1" w:evenHBand="0" w:firstRowFirstColumn="0" w:firstRowLastColumn="0" w:lastRowFirstColumn="0" w:lastRowLastColumn="0"/>
                </w:pPr>
              </w:pPrChange>
            </w:pPr>
            <w:proofErr w:type="spellStart"/>
            <w:ins w:id="2637" w:author="Awet Teka" w:date="2025-09-13T14:10:00Z">
              <w:r w:rsidRPr="00687B58">
                <w:t>priority_rank</w:t>
              </w:r>
              <w:proofErr w:type="spellEnd"/>
            </w:ins>
          </w:p>
        </w:tc>
        <w:tc>
          <w:tcPr>
            <w:tcW w:w="0" w:type="auto"/>
            <w:hideMark/>
            <w:tcPrChange w:id="2638" w:author="Awet Teka" w:date="2025-09-13T14:10:00Z" w16du:dateUtc="2025-09-13T11:10:00Z">
              <w:tcPr>
                <w:tcW w:w="0" w:type="auto"/>
                <w:gridSpan w:val="2"/>
                <w:vAlign w:val="center"/>
                <w:hideMark/>
              </w:tcPr>
            </w:tcPrChange>
          </w:tcPr>
          <w:p w14:paraId="664612A1" w14:textId="77777777" w:rsidR="00687B58" w:rsidRPr="00687B58" w:rsidRDefault="00687B58">
            <w:pPr>
              <w:pStyle w:val="NormalWeb"/>
              <w:spacing w:after="0" w:afterAutospacing="0"/>
              <w:cnfStyle w:val="000000100000" w:firstRow="0" w:lastRow="0" w:firstColumn="0" w:lastColumn="0" w:oddVBand="0" w:evenVBand="0" w:oddHBand="1" w:evenHBand="0" w:firstRowFirstColumn="0" w:firstRowLastColumn="0" w:lastRowFirstColumn="0" w:lastRowLastColumn="0"/>
              <w:rPr>
                <w:ins w:id="2639" w:author="Awet Teka" w:date="2025-09-13T14:10:00Z"/>
              </w:rPr>
              <w:pPrChange w:id="2640" w:author="Awet Teka" w:date="2025-09-13T14:10:00Z" w16du:dateUtc="2025-09-13T11:10:00Z">
                <w:pPr>
                  <w:pStyle w:val="NormalWeb"/>
                  <w:cnfStyle w:val="000000100000" w:firstRow="0" w:lastRow="0" w:firstColumn="0" w:lastColumn="0" w:oddVBand="0" w:evenVBand="0" w:oddHBand="1" w:evenHBand="0" w:firstRowFirstColumn="0" w:firstRowLastColumn="0" w:lastRowFirstColumn="0" w:lastRowLastColumn="0"/>
                </w:pPr>
              </w:pPrChange>
            </w:pPr>
            <w:ins w:id="2641" w:author="Awet Teka" w:date="2025-09-13T14:10:00Z">
              <w:r w:rsidRPr="00687B58">
                <w:t>INT</w:t>
              </w:r>
            </w:ins>
          </w:p>
        </w:tc>
        <w:tc>
          <w:tcPr>
            <w:tcW w:w="0" w:type="auto"/>
            <w:hideMark/>
            <w:tcPrChange w:id="2642" w:author="Awet Teka" w:date="2025-09-13T14:10:00Z" w16du:dateUtc="2025-09-13T11:10:00Z">
              <w:tcPr>
                <w:tcW w:w="0" w:type="auto"/>
                <w:gridSpan w:val="2"/>
                <w:vAlign w:val="center"/>
                <w:hideMark/>
              </w:tcPr>
            </w:tcPrChange>
          </w:tcPr>
          <w:p w14:paraId="29458F91" w14:textId="77777777" w:rsidR="00687B58" w:rsidRPr="00687B58" w:rsidRDefault="00687B58">
            <w:pPr>
              <w:pStyle w:val="NormalWeb"/>
              <w:spacing w:after="0" w:afterAutospacing="0"/>
              <w:cnfStyle w:val="000000100000" w:firstRow="0" w:lastRow="0" w:firstColumn="0" w:lastColumn="0" w:oddVBand="0" w:evenVBand="0" w:oddHBand="1" w:evenHBand="0" w:firstRowFirstColumn="0" w:firstRowLastColumn="0" w:lastRowFirstColumn="0" w:lastRowLastColumn="0"/>
              <w:rPr>
                <w:ins w:id="2643" w:author="Awet Teka" w:date="2025-09-13T14:10:00Z"/>
              </w:rPr>
              <w:pPrChange w:id="2644" w:author="Awet Teka" w:date="2025-09-13T14:10:00Z" w16du:dateUtc="2025-09-13T11:10:00Z">
                <w:pPr>
                  <w:pStyle w:val="NormalWeb"/>
                  <w:cnfStyle w:val="000000100000" w:firstRow="0" w:lastRow="0" w:firstColumn="0" w:lastColumn="0" w:oddVBand="0" w:evenVBand="0" w:oddHBand="1" w:evenHBand="0" w:firstRowFirstColumn="0" w:firstRowLastColumn="0" w:lastRowFirstColumn="0" w:lastRowLastColumn="0"/>
                </w:pPr>
              </w:pPrChange>
            </w:pPr>
            <w:ins w:id="2645" w:author="Awet Teka" w:date="2025-09-13T14:10:00Z">
              <w:r w:rsidRPr="00687B58">
                <w:t>Rank order</w:t>
              </w:r>
            </w:ins>
          </w:p>
        </w:tc>
      </w:tr>
      <w:tr w:rsidR="00687B58" w:rsidRPr="00687B58" w14:paraId="3F2EC4A1" w14:textId="77777777" w:rsidTr="00687B58">
        <w:trPr>
          <w:ins w:id="2646" w:author="Awet Teka" w:date="2025-09-13T14:10:00Z"/>
          <w:trPrChange w:id="2647" w:author="Awet Teka" w:date="2025-09-13T14:10:00Z" w16du:dateUtc="2025-09-13T11:10:00Z">
            <w:trPr>
              <w:gridAfter w:val="0"/>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2648" w:author="Awet Teka" w:date="2025-09-13T14:10:00Z" w16du:dateUtc="2025-09-13T11:10:00Z">
              <w:tcPr>
                <w:tcW w:w="0" w:type="auto"/>
                <w:gridSpan w:val="2"/>
                <w:vAlign w:val="center"/>
                <w:hideMark/>
              </w:tcPr>
            </w:tcPrChange>
          </w:tcPr>
          <w:p w14:paraId="0C09826E" w14:textId="77777777" w:rsidR="00687B58" w:rsidRPr="00687B58" w:rsidRDefault="00687B58">
            <w:pPr>
              <w:pStyle w:val="NormalWeb"/>
              <w:spacing w:after="0" w:afterAutospacing="0"/>
              <w:rPr>
                <w:ins w:id="2649" w:author="Awet Teka" w:date="2025-09-13T14:10:00Z"/>
              </w:rPr>
              <w:pPrChange w:id="2650" w:author="Awet Teka" w:date="2025-09-13T14:10:00Z" w16du:dateUtc="2025-09-13T11:10:00Z">
                <w:pPr>
                  <w:pStyle w:val="NormalWeb"/>
                </w:pPr>
              </w:pPrChange>
            </w:pPr>
            <w:proofErr w:type="spellStart"/>
            <w:ins w:id="2651" w:author="Awet Teka" w:date="2025-09-13T14:10:00Z">
              <w:r w:rsidRPr="00687B58">
                <w:t>recommended_budget</w:t>
              </w:r>
              <w:proofErr w:type="spellEnd"/>
            </w:ins>
          </w:p>
        </w:tc>
        <w:tc>
          <w:tcPr>
            <w:tcW w:w="0" w:type="auto"/>
            <w:hideMark/>
            <w:tcPrChange w:id="2652" w:author="Awet Teka" w:date="2025-09-13T14:10:00Z" w16du:dateUtc="2025-09-13T11:10:00Z">
              <w:tcPr>
                <w:tcW w:w="0" w:type="auto"/>
                <w:gridSpan w:val="2"/>
                <w:vAlign w:val="center"/>
                <w:hideMark/>
              </w:tcPr>
            </w:tcPrChange>
          </w:tcPr>
          <w:p w14:paraId="63DD6FBB" w14:textId="77777777" w:rsidR="00687B58" w:rsidRPr="00687B58" w:rsidRDefault="00687B58">
            <w:pPr>
              <w:pStyle w:val="NormalWeb"/>
              <w:spacing w:after="0" w:afterAutospacing="0"/>
              <w:cnfStyle w:val="000000000000" w:firstRow="0" w:lastRow="0" w:firstColumn="0" w:lastColumn="0" w:oddVBand="0" w:evenVBand="0" w:oddHBand="0" w:evenHBand="0" w:firstRowFirstColumn="0" w:firstRowLastColumn="0" w:lastRowFirstColumn="0" w:lastRowLastColumn="0"/>
              <w:rPr>
                <w:ins w:id="2653" w:author="Awet Teka" w:date="2025-09-13T14:10:00Z"/>
              </w:rPr>
              <w:pPrChange w:id="2654" w:author="Awet Teka" w:date="2025-09-13T14:10:00Z" w16du:dateUtc="2025-09-13T11:10:00Z">
                <w:pPr>
                  <w:pStyle w:val="NormalWeb"/>
                  <w:cnfStyle w:val="000000000000" w:firstRow="0" w:lastRow="0" w:firstColumn="0" w:lastColumn="0" w:oddVBand="0" w:evenVBand="0" w:oddHBand="0" w:evenHBand="0" w:firstRowFirstColumn="0" w:firstRowLastColumn="0" w:lastRowFirstColumn="0" w:lastRowLastColumn="0"/>
                </w:pPr>
              </w:pPrChange>
            </w:pPr>
            <w:proofErr w:type="gramStart"/>
            <w:ins w:id="2655" w:author="Awet Teka" w:date="2025-09-13T14:10:00Z">
              <w:r w:rsidRPr="00687B58">
                <w:t>NUMERIC(</w:t>
              </w:r>
              <w:proofErr w:type="gramEnd"/>
              <w:r w:rsidRPr="00687B58">
                <w:t>15,2)</w:t>
              </w:r>
            </w:ins>
          </w:p>
        </w:tc>
        <w:tc>
          <w:tcPr>
            <w:tcW w:w="0" w:type="auto"/>
            <w:hideMark/>
            <w:tcPrChange w:id="2656" w:author="Awet Teka" w:date="2025-09-13T14:10:00Z" w16du:dateUtc="2025-09-13T11:10:00Z">
              <w:tcPr>
                <w:tcW w:w="0" w:type="auto"/>
                <w:gridSpan w:val="2"/>
                <w:vAlign w:val="center"/>
                <w:hideMark/>
              </w:tcPr>
            </w:tcPrChange>
          </w:tcPr>
          <w:p w14:paraId="4114347F" w14:textId="77777777" w:rsidR="00687B58" w:rsidRPr="00687B58" w:rsidRDefault="00687B58">
            <w:pPr>
              <w:pStyle w:val="NormalWeb"/>
              <w:spacing w:after="0" w:afterAutospacing="0"/>
              <w:cnfStyle w:val="000000000000" w:firstRow="0" w:lastRow="0" w:firstColumn="0" w:lastColumn="0" w:oddVBand="0" w:evenVBand="0" w:oddHBand="0" w:evenHBand="0" w:firstRowFirstColumn="0" w:firstRowLastColumn="0" w:lastRowFirstColumn="0" w:lastRowLastColumn="0"/>
              <w:rPr>
                <w:ins w:id="2657" w:author="Awet Teka" w:date="2025-09-13T14:10:00Z"/>
              </w:rPr>
              <w:pPrChange w:id="2658" w:author="Awet Teka" w:date="2025-09-13T14:10:00Z" w16du:dateUtc="2025-09-13T11:10:00Z">
                <w:pPr>
                  <w:pStyle w:val="NormalWeb"/>
                  <w:cnfStyle w:val="000000000000" w:firstRow="0" w:lastRow="0" w:firstColumn="0" w:lastColumn="0" w:oddVBand="0" w:evenVBand="0" w:oddHBand="0" w:evenHBand="0" w:firstRowFirstColumn="0" w:firstRowLastColumn="0" w:lastRowFirstColumn="0" w:lastRowLastColumn="0"/>
                </w:pPr>
              </w:pPrChange>
            </w:pPr>
            <w:ins w:id="2659" w:author="Awet Teka" w:date="2025-09-13T14:10:00Z">
              <w:r w:rsidRPr="00687B58">
                <w:t>Suggested allocation</w:t>
              </w:r>
            </w:ins>
          </w:p>
        </w:tc>
      </w:tr>
      <w:tr w:rsidR="00687B58" w:rsidRPr="00687B58" w14:paraId="3C1C6F8B" w14:textId="77777777" w:rsidTr="00687B58">
        <w:trPr>
          <w:cnfStyle w:val="000000100000" w:firstRow="0" w:lastRow="0" w:firstColumn="0" w:lastColumn="0" w:oddVBand="0" w:evenVBand="0" w:oddHBand="1" w:evenHBand="0" w:firstRowFirstColumn="0" w:firstRowLastColumn="0" w:lastRowFirstColumn="0" w:lastRowLastColumn="0"/>
          <w:ins w:id="2660" w:author="Awet Teka" w:date="2025-09-13T14:10:00Z"/>
          <w:trPrChange w:id="2661" w:author="Awet Teka" w:date="2025-09-13T14:10:00Z" w16du:dateUtc="2025-09-13T11:10:00Z">
            <w:trPr>
              <w:gridAfter w:val="0"/>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2662" w:author="Awet Teka" w:date="2025-09-13T14:10:00Z" w16du:dateUtc="2025-09-13T11:10:00Z">
              <w:tcPr>
                <w:tcW w:w="0" w:type="auto"/>
                <w:gridSpan w:val="2"/>
                <w:vAlign w:val="center"/>
                <w:hideMark/>
              </w:tcPr>
            </w:tcPrChange>
          </w:tcPr>
          <w:p w14:paraId="003A1BD3" w14:textId="77777777" w:rsidR="00687B58" w:rsidRPr="00687B58" w:rsidRDefault="00687B58">
            <w:pPr>
              <w:pStyle w:val="NormalWeb"/>
              <w:spacing w:after="0" w:afterAutospacing="0"/>
              <w:cnfStyle w:val="001000100000" w:firstRow="0" w:lastRow="0" w:firstColumn="1" w:lastColumn="0" w:oddVBand="0" w:evenVBand="0" w:oddHBand="1" w:evenHBand="0" w:firstRowFirstColumn="0" w:firstRowLastColumn="0" w:lastRowFirstColumn="0" w:lastRowLastColumn="0"/>
              <w:rPr>
                <w:ins w:id="2663" w:author="Awet Teka" w:date="2025-09-13T14:10:00Z"/>
              </w:rPr>
              <w:pPrChange w:id="2664" w:author="Awet Teka" w:date="2025-09-13T14:10:00Z" w16du:dateUtc="2025-09-13T11:10:00Z">
                <w:pPr>
                  <w:pStyle w:val="NormalWeb"/>
                  <w:cnfStyle w:val="001000100000" w:firstRow="0" w:lastRow="0" w:firstColumn="1" w:lastColumn="0" w:oddVBand="0" w:evenVBand="0" w:oddHBand="1" w:evenHBand="0" w:firstRowFirstColumn="0" w:firstRowLastColumn="0" w:lastRowFirstColumn="0" w:lastRowLastColumn="0"/>
                </w:pPr>
              </w:pPrChange>
            </w:pPr>
            <w:proofErr w:type="spellStart"/>
            <w:ins w:id="2665" w:author="Awet Teka" w:date="2025-09-13T14:10:00Z">
              <w:r w:rsidRPr="00687B58">
                <w:t>approved_budget</w:t>
              </w:r>
              <w:proofErr w:type="spellEnd"/>
            </w:ins>
          </w:p>
        </w:tc>
        <w:tc>
          <w:tcPr>
            <w:tcW w:w="0" w:type="auto"/>
            <w:hideMark/>
            <w:tcPrChange w:id="2666" w:author="Awet Teka" w:date="2025-09-13T14:10:00Z" w16du:dateUtc="2025-09-13T11:10:00Z">
              <w:tcPr>
                <w:tcW w:w="0" w:type="auto"/>
                <w:gridSpan w:val="2"/>
                <w:vAlign w:val="center"/>
                <w:hideMark/>
              </w:tcPr>
            </w:tcPrChange>
          </w:tcPr>
          <w:p w14:paraId="504A1E21" w14:textId="77777777" w:rsidR="00687B58" w:rsidRPr="00687B58" w:rsidRDefault="00687B58">
            <w:pPr>
              <w:pStyle w:val="NormalWeb"/>
              <w:spacing w:after="0" w:afterAutospacing="0"/>
              <w:cnfStyle w:val="000000100000" w:firstRow="0" w:lastRow="0" w:firstColumn="0" w:lastColumn="0" w:oddVBand="0" w:evenVBand="0" w:oddHBand="1" w:evenHBand="0" w:firstRowFirstColumn="0" w:firstRowLastColumn="0" w:lastRowFirstColumn="0" w:lastRowLastColumn="0"/>
              <w:rPr>
                <w:ins w:id="2667" w:author="Awet Teka" w:date="2025-09-13T14:10:00Z"/>
              </w:rPr>
              <w:pPrChange w:id="2668" w:author="Awet Teka" w:date="2025-09-13T14:10:00Z" w16du:dateUtc="2025-09-13T11:10:00Z">
                <w:pPr>
                  <w:pStyle w:val="NormalWeb"/>
                  <w:cnfStyle w:val="000000100000" w:firstRow="0" w:lastRow="0" w:firstColumn="0" w:lastColumn="0" w:oddVBand="0" w:evenVBand="0" w:oddHBand="1" w:evenHBand="0" w:firstRowFirstColumn="0" w:firstRowLastColumn="0" w:lastRowFirstColumn="0" w:lastRowLastColumn="0"/>
                </w:pPr>
              </w:pPrChange>
            </w:pPr>
            <w:proofErr w:type="gramStart"/>
            <w:ins w:id="2669" w:author="Awet Teka" w:date="2025-09-13T14:10:00Z">
              <w:r w:rsidRPr="00687B58">
                <w:t>NUMERIC(</w:t>
              </w:r>
              <w:proofErr w:type="gramEnd"/>
              <w:r w:rsidRPr="00687B58">
                <w:t>15,2)</w:t>
              </w:r>
            </w:ins>
          </w:p>
        </w:tc>
        <w:tc>
          <w:tcPr>
            <w:tcW w:w="0" w:type="auto"/>
            <w:hideMark/>
            <w:tcPrChange w:id="2670" w:author="Awet Teka" w:date="2025-09-13T14:10:00Z" w16du:dateUtc="2025-09-13T11:10:00Z">
              <w:tcPr>
                <w:tcW w:w="0" w:type="auto"/>
                <w:gridSpan w:val="2"/>
                <w:vAlign w:val="center"/>
                <w:hideMark/>
              </w:tcPr>
            </w:tcPrChange>
          </w:tcPr>
          <w:p w14:paraId="4672C5D6" w14:textId="77777777" w:rsidR="00687B58" w:rsidRPr="00687B58" w:rsidRDefault="00687B58">
            <w:pPr>
              <w:pStyle w:val="NormalWeb"/>
              <w:spacing w:after="0" w:afterAutospacing="0"/>
              <w:cnfStyle w:val="000000100000" w:firstRow="0" w:lastRow="0" w:firstColumn="0" w:lastColumn="0" w:oddVBand="0" w:evenVBand="0" w:oddHBand="1" w:evenHBand="0" w:firstRowFirstColumn="0" w:firstRowLastColumn="0" w:lastRowFirstColumn="0" w:lastRowLastColumn="0"/>
              <w:rPr>
                <w:ins w:id="2671" w:author="Awet Teka" w:date="2025-09-13T14:10:00Z"/>
              </w:rPr>
              <w:pPrChange w:id="2672" w:author="Awet Teka" w:date="2025-09-13T14:10:00Z" w16du:dateUtc="2025-09-13T11:10:00Z">
                <w:pPr>
                  <w:pStyle w:val="NormalWeb"/>
                  <w:cnfStyle w:val="000000100000" w:firstRow="0" w:lastRow="0" w:firstColumn="0" w:lastColumn="0" w:oddVBand="0" w:evenVBand="0" w:oddHBand="1" w:evenHBand="0" w:firstRowFirstColumn="0" w:firstRowLastColumn="0" w:lastRowFirstColumn="0" w:lastRowLastColumn="0"/>
                </w:pPr>
              </w:pPrChange>
            </w:pPr>
            <w:ins w:id="2673" w:author="Awet Teka" w:date="2025-09-13T14:10:00Z">
              <w:r w:rsidRPr="00687B58">
                <w:t>Final allocation</w:t>
              </w:r>
            </w:ins>
          </w:p>
        </w:tc>
      </w:tr>
      <w:tr w:rsidR="00687B58" w:rsidRPr="00687B58" w14:paraId="7D839549" w14:textId="77777777" w:rsidTr="00687B58">
        <w:trPr>
          <w:ins w:id="2674" w:author="Awet Teka" w:date="2025-09-13T14:10:00Z"/>
          <w:trPrChange w:id="2675" w:author="Awet Teka" w:date="2025-09-13T14:10:00Z" w16du:dateUtc="2025-09-13T11:10:00Z">
            <w:trPr>
              <w:gridAfter w:val="0"/>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2676" w:author="Awet Teka" w:date="2025-09-13T14:10:00Z" w16du:dateUtc="2025-09-13T11:10:00Z">
              <w:tcPr>
                <w:tcW w:w="0" w:type="auto"/>
                <w:gridSpan w:val="2"/>
                <w:vAlign w:val="center"/>
                <w:hideMark/>
              </w:tcPr>
            </w:tcPrChange>
          </w:tcPr>
          <w:p w14:paraId="29F0084E" w14:textId="77777777" w:rsidR="00687B58" w:rsidRPr="00687B58" w:rsidRDefault="00687B58">
            <w:pPr>
              <w:pStyle w:val="NormalWeb"/>
              <w:spacing w:after="0" w:afterAutospacing="0"/>
              <w:rPr>
                <w:ins w:id="2677" w:author="Awet Teka" w:date="2025-09-13T14:10:00Z"/>
              </w:rPr>
              <w:pPrChange w:id="2678" w:author="Awet Teka" w:date="2025-09-13T14:10:00Z" w16du:dateUtc="2025-09-13T11:10:00Z">
                <w:pPr>
                  <w:pStyle w:val="NormalWeb"/>
                </w:pPr>
              </w:pPrChange>
            </w:pPr>
            <w:proofErr w:type="spellStart"/>
            <w:ins w:id="2679" w:author="Awet Teka" w:date="2025-09-13T14:10:00Z">
              <w:r w:rsidRPr="00687B58">
                <w:t>calculation_date</w:t>
              </w:r>
              <w:proofErr w:type="spellEnd"/>
            </w:ins>
          </w:p>
        </w:tc>
        <w:tc>
          <w:tcPr>
            <w:tcW w:w="0" w:type="auto"/>
            <w:hideMark/>
            <w:tcPrChange w:id="2680" w:author="Awet Teka" w:date="2025-09-13T14:10:00Z" w16du:dateUtc="2025-09-13T11:10:00Z">
              <w:tcPr>
                <w:tcW w:w="0" w:type="auto"/>
                <w:gridSpan w:val="2"/>
                <w:vAlign w:val="center"/>
                <w:hideMark/>
              </w:tcPr>
            </w:tcPrChange>
          </w:tcPr>
          <w:p w14:paraId="787B65E2" w14:textId="77777777" w:rsidR="00687B58" w:rsidRPr="00687B58" w:rsidRDefault="00687B58">
            <w:pPr>
              <w:pStyle w:val="NormalWeb"/>
              <w:spacing w:after="0" w:afterAutospacing="0"/>
              <w:cnfStyle w:val="000000000000" w:firstRow="0" w:lastRow="0" w:firstColumn="0" w:lastColumn="0" w:oddVBand="0" w:evenVBand="0" w:oddHBand="0" w:evenHBand="0" w:firstRowFirstColumn="0" w:firstRowLastColumn="0" w:lastRowFirstColumn="0" w:lastRowLastColumn="0"/>
              <w:rPr>
                <w:ins w:id="2681" w:author="Awet Teka" w:date="2025-09-13T14:10:00Z"/>
              </w:rPr>
              <w:pPrChange w:id="2682" w:author="Awet Teka" w:date="2025-09-13T14:10:00Z" w16du:dateUtc="2025-09-13T11:10:00Z">
                <w:pPr>
                  <w:pStyle w:val="NormalWeb"/>
                  <w:cnfStyle w:val="000000000000" w:firstRow="0" w:lastRow="0" w:firstColumn="0" w:lastColumn="0" w:oddVBand="0" w:evenVBand="0" w:oddHBand="0" w:evenHBand="0" w:firstRowFirstColumn="0" w:firstRowLastColumn="0" w:lastRowFirstColumn="0" w:lastRowLastColumn="0"/>
                </w:pPr>
              </w:pPrChange>
            </w:pPr>
            <w:ins w:id="2683" w:author="Awet Teka" w:date="2025-09-13T14:10:00Z">
              <w:r w:rsidRPr="00687B58">
                <w:t>DATE</w:t>
              </w:r>
            </w:ins>
          </w:p>
        </w:tc>
        <w:tc>
          <w:tcPr>
            <w:tcW w:w="0" w:type="auto"/>
            <w:hideMark/>
            <w:tcPrChange w:id="2684" w:author="Awet Teka" w:date="2025-09-13T14:10:00Z" w16du:dateUtc="2025-09-13T11:10:00Z">
              <w:tcPr>
                <w:tcW w:w="0" w:type="auto"/>
                <w:gridSpan w:val="2"/>
                <w:vAlign w:val="center"/>
                <w:hideMark/>
              </w:tcPr>
            </w:tcPrChange>
          </w:tcPr>
          <w:p w14:paraId="31008F3B" w14:textId="77777777" w:rsidR="00687B58" w:rsidRPr="00687B58" w:rsidRDefault="00687B58">
            <w:pPr>
              <w:pStyle w:val="NormalWeb"/>
              <w:spacing w:after="0" w:afterAutospacing="0"/>
              <w:cnfStyle w:val="000000000000" w:firstRow="0" w:lastRow="0" w:firstColumn="0" w:lastColumn="0" w:oddVBand="0" w:evenVBand="0" w:oddHBand="0" w:evenHBand="0" w:firstRowFirstColumn="0" w:firstRowLastColumn="0" w:lastRowFirstColumn="0" w:lastRowLastColumn="0"/>
              <w:rPr>
                <w:ins w:id="2685" w:author="Awet Teka" w:date="2025-09-13T14:10:00Z"/>
              </w:rPr>
              <w:pPrChange w:id="2686" w:author="Awet Teka" w:date="2025-09-13T14:10:00Z" w16du:dateUtc="2025-09-13T11:10:00Z">
                <w:pPr>
                  <w:pStyle w:val="NormalWeb"/>
                  <w:cnfStyle w:val="000000000000" w:firstRow="0" w:lastRow="0" w:firstColumn="0" w:lastColumn="0" w:oddVBand="0" w:evenVBand="0" w:oddHBand="0" w:evenHBand="0" w:firstRowFirstColumn="0" w:firstRowLastColumn="0" w:lastRowFirstColumn="0" w:lastRowLastColumn="0"/>
                </w:pPr>
              </w:pPrChange>
            </w:pPr>
            <w:ins w:id="2687" w:author="Awet Teka" w:date="2025-09-13T14:10:00Z">
              <w:r w:rsidRPr="00687B58">
                <w:t>Date of run</w:t>
              </w:r>
            </w:ins>
          </w:p>
        </w:tc>
      </w:tr>
      <w:tr w:rsidR="00687B58" w:rsidRPr="00687B58" w14:paraId="7A8A27D3" w14:textId="77777777" w:rsidTr="00687B58">
        <w:trPr>
          <w:cnfStyle w:val="000000100000" w:firstRow="0" w:lastRow="0" w:firstColumn="0" w:lastColumn="0" w:oddVBand="0" w:evenVBand="0" w:oddHBand="1" w:evenHBand="0" w:firstRowFirstColumn="0" w:firstRowLastColumn="0" w:lastRowFirstColumn="0" w:lastRowLastColumn="0"/>
          <w:ins w:id="2688" w:author="Awet Teka" w:date="2025-09-13T14:10:00Z"/>
          <w:trPrChange w:id="2689" w:author="Awet Teka" w:date="2025-09-13T14:10:00Z" w16du:dateUtc="2025-09-13T11:10:00Z">
            <w:trPr>
              <w:gridAfter w:val="0"/>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2690" w:author="Awet Teka" w:date="2025-09-13T14:10:00Z" w16du:dateUtc="2025-09-13T11:10:00Z">
              <w:tcPr>
                <w:tcW w:w="0" w:type="auto"/>
                <w:gridSpan w:val="2"/>
                <w:vAlign w:val="center"/>
                <w:hideMark/>
              </w:tcPr>
            </w:tcPrChange>
          </w:tcPr>
          <w:p w14:paraId="3C02FCF8" w14:textId="77777777" w:rsidR="00687B58" w:rsidRPr="00687B58" w:rsidRDefault="00687B58">
            <w:pPr>
              <w:pStyle w:val="NormalWeb"/>
              <w:spacing w:after="0" w:afterAutospacing="0"/>
              <w:cnfStyle w:val="001000100000" w:firstRow="0" w:lastRow="0" w:firstColumn="1" w:lastColumn="0" w:oddVBand="0" w:evenVBand="0" w:oddHBand="1" w:evenHBand="0" w:firstRowFirstColumn="0" w:firstRowLastColumn="0" w:lastRowFirstColumn="0" w:lastRowLastColumn="0"/>
              <w:rPr>
                <w:ins w:id="2691" w:author="Awet Teka" w:date="2025-09-13T14:10:00Z"/>
              </w:rPr>
              <w:pPrChange w:id="2692" w:author="Awet Teka" w:date="2025-09-13T14:10:00Z" w16du:dateUtc="2025-09-13T11:10:00Z">
                <w:pPr>
                  <w:pStyle w:val="NormalWeb"/>
                  <w:cnfStyle w:val="001000100000" w:firstRow="0" w:lastRow="0" w:firstColumn="1" w:lastColumn="0" w:oddVBand="0" w:evenVBand="0" w:oddHBand="1" w:evenHBand="0" w:firstRowFirstColumn="0" w:firstRowLastColumn="0" w:lastRowFirstColumn="0" w:lastRowLastColumn="0"/>
                </w:pPr>
              </w:pPrChange>
            </w:pPr>
            <w:ins w:id="2693" w:author="Awet Teka" w:date="2025-09-13T14:10:00Z">
              <w:r w:rsidRPr="00687B58">
                <w:t>notes</w:t>
              </w:r>
            </w:ins>
          </w:p>
        </w:tc>
        <w:tc>
          <w:tcPr>
            <w:tcW w:w="0" w:type="auto"/>
            <w:hideMark/>
            <w:tcPrChange w:id="2694" w:author="Awet Teka" w:date="2025-09-13T14:10:00Z" w16du:dateUtc="2025-09-13T11:10:00Z">
              <w:tcPr>
                <w:tcW w:w="0" w:type="auto"/>
                <w:gridSpan w:val="2"/>
                <w:vAlign w:val="center"/>
                <w:hideMark/>
              </w:tcPr>
            </w:tcPrChange>
          </w:tcPr>
          <w:p w14:paraId="59AF7BDA" w14:textId="77777777" w:rsidR="00687B58" w:rsidRPr="00687B58" w:rsidRDefault="00687B58">
            <w:pPr>
              <w:pStyle w:val="NormalWeb"/>
              <w:spacing w:after="0" w:afterAutospacing="0"/>
              <w:cnfStyle w:val="000000100000" w:firstRow="0" w:lastRow="0" w:firstColumn="0" w:lastColumn="0" w:oddVBand="0" w:evenVBand="0" w:oddHBand="1" w:evenHBand="0" w:firstRowFirstColumn="0" w:firstRowLastColumn="0" w:lastRowFirstColumn="0" w:lastRowLastColumn="0"/>
              <w:rPr>
                <w:ins w:id="2695" w:author="Awet Teka" w:date="2025-09-13T14:10:00Z"/>
              </w:rPr>
              <w:pPrChange w:id="2696" w:author="Awet Teka" w:date="2025-09-13T14:10:00Z" w16du:dateUtc="2025-09-13T11:10:00Z">
                <w:pPr>
                  <w:pStyle w:val="NormalWeb"/>
                  <w:cnfStyle w:val="000000100000" w:firstRow="0" w:lastRow="0" w:firstColumn="0" w:lastColumn="0" w:oddVBand="0" w:evenVBand="0" w:oddHBand="1" w:evenHBand="0" w:firstRowFirstColumn="0" w:firstRowLastColumn="0" w:lastRowFirstColumn="0" w:lastRowLastColumn="0"/>
                </w:pPr>
              </w:pPrChange>
            </w:pPr>
            <w:ins w:id="2697" w:author="Awet Teka" w:date="2025-09-13T14:10:00Z">
              <w:r w:rsidRPr="00687B58">
                <w:t>TEXT</w:t>
              </w:r>
            </w:ins>
          </w:p>
        </w:tc>
        <w:tc>
          <w:tcPr>
            <w:tcW w:w="0" w:type="auto"/>
            <w:hideMark/>
            <w:tcPrChange w:id="2698" w:author="Awet Teka" w:date="2025-09-13T14:10:00Z" w16du:dateUtc="2025-09-13T11:10:00Z">
              <w:tcPr>
                <w:tcW w:w="0" w:type="auto"/>
                <w:gridSpan w:val="2"/>
                <w:vAlign w:val="center"/>
                <w:hideMark/>
              </w:tcPr>
            </w:tcPrChange>
          </w:tcPr>
          <w:p w14:paraId="3C2F3828" w14:textId="77777777" w:rsidR="00687B58" w:rsidRPr="00687B58" w:rsidRDefault="00687B58">
            <w:pPr>
              <w:pStyle w:val="NormalWeb"/>
              <w:spacing w:after="0" w:afterAutospacing="0"/>
              <w:cnfStyle w:val="000000100000" w:firstRow="0" w:lastRow="0" w:firstColumn="0" w:lastColumn="0" w:oddVBand="0" w:evenVBand="0" w:oddHBand="1" w:evenHBand="0" w:firstRowFirstColumn="0" w:firstRowLastColumn="0" w:lastRowFirstColumn="0" w:lastRowLastColumn="0"/>
              <w:rPr>
                <w:ins w:id="2699" w:author="Awet Teka" w:date="2025-09-13T14:10:00Z"/>
              </w:rPr>
              <w:pPrChange w:id="2700" w:author="Awet Teka" w:date="2025-09-13T14:10:00Z" w16du:dateUtc="2025-09-13T11:10:00Z">
                <w:pPr>
                  <w:pStyle w:val="NormalWeb"/>
                  <w:cnfStyle w:val="000000100000" w:firstRow="0" w:lastRow="0" w:firstColumn="0" w:lastColumn="0" w:oddVBand="0" w:evenVBand="0" w:oddHBand="1" w:evenHBand="0" w:firstRowFirstColumn="0" w:firstRowLastColumn="0" w:lastRowFirstColumn="0" w:lastRowLastColumn="0"/>
                </w:pPr>
              </w:pPrChange>
            </w:pPr>
            <w:ins w:id="2701" w:author="Awet Teka" w:date="2025-09-13T14:10:00Z">
              <w:r w:rsidRPr="00687B58">
                <w:t>Comments</w:t>
              </w:r>
            </w:ins>
          </w:p>
        </w:tc>
      </w:tr>
    </w:tbl>
    <w:p w14:paraId="178098E5" w14:textId="77777777" w:rsidR="00E56F60" w:rsidRDefault="00E56F60" w:rsidP="00E56F60">
      <w:pPr>
        <w:pStyle w:val="Heading3"/>
        <w:rPr>
          <w:ins w:id="2702" w:author="Awet Teka" w:date="2025-09-22T10:17:00Z" w16du:dateUtc="2025-09-22T07:17:00Z"/>
        </w:rPr>
      </w:pPr>
      <w:ins w:id="2703" w:author="Awet Teka" w:date="2025-09-22T10:17:00Z" w16du:dateUtc="2025-09-22T07:17:00Z">
        <w:r>
          <w:rPr>
            <w:rStyle w:val="Strong"/>
            <w:b/>
            <w:bCs/>
          </w:rPr>
          <w:t>Benefit Factors (Contextual Indicators)</w:t>
        </w:r>
      </w:ins>
    </w:p>
    <w:p w14:paraId="3B7646C8" w14:textId="77777777" w:rsidR="00E56F60" w:rsidRDefault="00E56F60" w:rsidP="00E56F60">
      <w:pPr>
        <w:pStyle w:val="NormalWeb"/>
        <w:rPr>
          <w:ins w:id="2704" w:author="Awet Teka" w:date="2025-09-22T10:17:00Z" w16du:dateUtc="2025-09-22T07:17:00Z"/>
        </w:rPr>
      </w:pPr>
      <w:ins w:id="2705" w:author="Awet Teka" w:date="2025-09-22T10:17:00Z" w16du:dateUtc="2025-09-22T07:17:00Z">
        <w:r>
          <w:t>Captures socio-economic, agricultural, and connectivity benefits to enhance prioritization.</w:t>
        </w:r>
      </w:ins>
    </w:p>
    <w:tbl>
      <w:tblPr>
        <w:tblStyle w:val="ListTable3"/>
        <w:tblW w:w="0" w:type="auto"/>
        <w:tblLook w:val="04A0" w:firstRow="1" w:lastRow="0" w:firstColumn="1" w:lastColumn="0" w:noHBand="0" w:noVBand="1"/>
      </w:tblPr>
      <w:tblGrid>
        <w:gridCol w:w="3364"/>
        <w:gridCol w:w="1897"/>
        <w:gridCol w:w="2722"/>
      </w:tblGrid>
      <w:tr w:rsidR="00E56F60" w:rsidRPr="00687B58" w14:paraId="2FF6361E" w14:textId="77777777" w:rsidTr="00AC70D5">
        <w:trPr>
          <w:cnfStyle w:val="100000000000" w:firstRow="1" w:lastRow="0" w:firstColumn="0" w:lastColumn="0" w:oddVBand="0" w:evenVBand="0" w:oddHBand="0" w:evenHBand="0" w:firstRowFirstColumn="0" w:firstRowLastColumn="0" w:lastRowFirstColumn="0" w:lastRowLastColumn="0"/>
          <w:ins w:id="2706" w:author="Awet Teka" w:date="2025-09-22T10:17:00Z"/>
        </w:trPr>
        <w:tc>
          <w:tcPr>
            <w:cnfStyle w:val="001000000100" w:firstRow="0" w:lastRow="0" w:firstColumn="1" w:lastColumn="0" w:oddVBand="0" w:evenVBand="0" w:oddHBand="0" w:evenHBand="0" w:firstRowFirstColumn="1" w:firstRowLastColumn="0" w:lastRowFirstColumn="0" w:lastRowLastColumn="0"/>
            <w:tcW w:w="0" w:type="auto"/>
            <w:hideMark/>
          </w:tcPr>
          <w:p w14:paraId="43864C56" w14:textId="77777777" w:rsidR="00E56F60" w:rsidRPr="00687B58" w:rsidRDefault="00E56F60" w:rsidP="00AC70D5">
            <w:pPr>
              <w:pStyle w:val="NormalWeb"/>
              <w:rPr>
                <w:ins w:id="2707" w:author="Awet Teka" w:date="2025-09-22T10:17:00Z" w16du:dateUtc="2025-09-22T07:17:00Z"/>
              </w:rPr>
            </w:pPr>
            <w:ins w:id="2708" w:author="Awet Teka" w:date="2025-09-22T10:17:00Z" w16du:dateUtc="2025-09-22T07:17:00Z">
              <w:r w:rsidRPr="00687B58">
                <w:t>Field</w:t>
              </w:r>
            </w:ins>
          </w:p>
        </w:tc>
        <w:tc>
          <w:tcPr>
            <w:tcW w:w="0" w:type="auto"/>
            <w:hideMark/>
          </w:tcPr>
          <w:p w14:paraId="122B4561" w14:textId="77777777" w:rsidR="00E56F60" w:rsidRPr="00687B58" w:rsidRDefault="00E56F60" w:rsidP="00AC70D5">
            <w:pPr>
              <w:pStyle w:val="NormalWeb"/>
              <w:cnfStyle w:val="100000000000" w:firstRow="1" w:lastRow="0" w:firstColumn="0" w:lastColumn="0" w:oddVBand="0" w:evenVBand="0" w:oddHBand="0" w:evenHBand="0" w:firstRowFirstColumn="0" w:firstRowLastColumn="0" w:lastRowFirstColumn="0" w:lastRowLastColumn="0"/>
              <w:rPr>
                <w:ins w:id="2709" w:author="Awet Teka" w:date="2025-09-22T10:17:00Z" w16du:dateUtc="2025-09-22T07:17:00Z"/>
              </w:rPr>
            </w:pPr>
            <w:ins w:id="2710" w:author="Awet Teka" w:date="2025-09-22T10:17:00Z" w16du:dateUtc="2025-09-22T07:17:00Z">
              <w:r w:rsidRPr="00687B58">
                <w:t>Type</w:t>
              </w:r>
            </w:ins>
          </w:p>
        </w:tc>
        <w:tc>
          <w:tcPr>
            <w:tcW w:w="0" w:type="auto"/>
            <w:hideMark/>
          </w:tcPr>
          <w:p w14:paraId="21114E51" w14:textId="77777777" w:rsidR="00E56F60" w:rsidRPr="00687B58" w:rsidRDefault="00E56F60" w:rsidP="00AC70D5">
            <w:pPr>
              <w:pStyle w:val="NormalWeb"/>
              <w:cnfStyle w:val="100000000000" w:firstRow="1" w:lastRow="0" w:firstColumn="0" w:lastColumn="0" w:oddVBand="0" w:evenVBand="0" w:oddHBand="0" w:evenHBand="0" w:firstRowFirstColumn="0" w:firstRowLastColumn="0" w:lastRowFirstColumn="0" w:lastRowLastColumn="0"/>
              <w:rPr>
                <w:ins w:id="2711" w:author="Awet Teka" w:date="2025-09-22T10:17:00Z" w16du:dateUtc="2025-09-22T07:17:00Z"/>
              </w:rPr>
            </w:pPr>
            <w:ins w:id="2712" w:author="Awet Teka" w:date="2025-09-22T10:17:00Z" w16du:dateUtc="2025-09-22T07:17:00Z">
              <w:r w:rsidRPr="00687B58">
                <w:t>Description</w:t>
              </w:r>
            </w:ins>
          </w:p>
        </w:tc>
      </w:tr>
      <w:tr w:rsidR="00E56F60" w:rsidRPr="00687B58" w14:paraId="3C0762AD" w14:textId="77777777" w:rsidTr="00AC70D5">
        <w:trPr>
          <w:cnfStyle w:val="000000100000" w:firstRow="0" w:lastRow="0" w:firstColumn="0" w:lastColumn="0" w:oddVBand="0" w:evenVBand="0" w:oddHBand="1" w:evenHBand="0" w:firstRowFirstColumn="0" w:firstRowLastColumn="0" w:lastRowFirstColumn="0" w:lastRowLastColumn="0"/>
          <w:ins w:id="2713" w:author="Awet Teka" w:date="2025-09-22T10:17:00Z"/>
        </w:trPr>
        <w:tc>
          <w:tcPr>
            <w:cnfStyle w:val="001000000000" w:firstRow="0" w:lastRow="0" w:firstColumn="1" w:lastColumn="0" w:oddVBand="0" w:evenVBand="0" w:oddHBand="0" w:evenHBand="0" w:firstRowFirstColumn="0" w:firstRowLastColumn="0" w:lastRowFirstColumn="0" w:lastRowLastColumn="0"/>
            <w:tcW w:w="0" w:type="auto"/>
            <w:hideMark/>
          </w:tcPr>
          <w:p w14:paraId="1386FBB0" w14:textId="77777777" w:rsidR="00E56F60" w:rsidRPr="00687B58" w:rsidRDefault="00E56F60" w:rsidP="00AC70D5">
            <w:pPr>
              <w:pStyle w:val="NormalWeb"/>
              <w:rPr>
                <w:ins w:id="2714" w:author="Awet Teka" w:date="2025-09-22T10:17:00Z" w16du:dateUtc="2025-09-22T07:17:00Z"/>
              </w:rPr>
            </w:pPr>
            <w:proofErr w:type="spellStart"/>
            <w:ins w:id="2715" w:author="Awet Teka" w:date="2025-09-22T10:17:00Z" w16du:dateUtc="2025-09-22T07:17:00Z">
              <w:r w:rsidRPr="00687B58">
                <w:t>benefit_id</w:t>
              </w:r>
              <w:proofErr w:type="spellEnd"/>
            </w:ins>
          </w:p>
        </w:tc>
        <w:tc>
          <w:tcPr>
            <w:tcW w:w="0" w:type="auto"/>
            <w:hideMark/>
          </w:tcPr>
          <w:p w14:paraId="3C7239CC" w14:textId="77777777" w:rsidR="00E56F60" w:rsidRPr="00687B58" w:rsidRDefault="00E56F60" w:rsidP="00AC70D5">
            <w:pPr>
              <w:pStyle w:val="NormalWeb"/>
              <w:cnfStyle w:val="000000100000" w:firstRow="0" w:lastRow="0" w:firstColumn="0" w:lastColumn="0" w:oddVBand="0" w:evenVBand="0" w:oddHBand="1" w:evenHBand="0" w:firstRowFirstColumn="0" w:firstRowLastColumn="0" w:lastRowFirstColumn="0" w:lastRowLastColumn="0"/>
              <w:rPr>
                <w:ins w:id="2716" w:author="Awet Teka" w:date="2025-09-22T10:17:00Z" w16du:dateUtc="2025-09-22T07:17:00Z"/>
              </w:rPr>
            </w:pPr>
            <w:ins w:id="2717" w:author="Awet Teka" w:date="2025-09-22T10:17:00Z" w16du:dateUtc="2025-09-22T07:17:00Z">
              <w:r w:rsidRPr="00687B58">
                <w:t>BIGSERIAL, PK</w:t>
              </w:r>
            </w:ins>
          </w:p>
        </w:tc>
        <w:tc>
          <w:tcPr>
            <w:tcW w:w="0" w:type="auto"/>
            <w:hideMark/>
          </w:tcPr>
          <w:p w14:paraId="05201D0E" w14:textId="77777777" w:rsidR="00E56F60" w:rsidRPr="00687B58" w:rsidRDefault="00E56F60" w:rsidP="00AC70D5">
            <w:pPr>
              <w:pStyle w:val="NormalWeb"/>
              <w:cnfStyle w:val="000000100000" w:firstRow="0" w:lastRow="0" w:firstColumn="0" w:lastColumn="0" w:oddVBand="0" w:evenVBand="0" w:oddHBand="1" w:evenHBand="0" w:firstRowFirstColumn="0" w:firstRowLastColumn="0" w:lastRowFirstColumn="0" w:lastRowLastColumn="0"/>
              <w:rPr>
                <w:ins w:id="2718" w:author="Awet Teka" w:date="2025-09-22T10:17:00Z" w16du:dateUtc="2025-09-22T07:17:00Z"/>
              </w:rPr>
            </w:pPr>
            <w:ins w:id="2719" w:author="Awet Teka" w:date="2025-09-22T10:17:00Z" w16du:dateUtc="2025-09-22T07:17:00Z">
              <w:r w:rsidRPr="00687B58">
                <w:t>Unique record</w:t>
              </w:r>
            </w:ins>
          </w:p>
        </w:tc>
      </w:tr>
      <w:tr w:rsidR="00E56F60" w:rsidRPr="00687B58" w14:paraId="17B169D7" w14:textId="77777777" w:rsidTr="00AC70D5">
        <w:trPr>
          <w:ins w:id="2720" w:author="Awet Teka" w:date="2025-09-22T10:17:00Z"/>
        </w:trPr>
        <w:tc>
          <w:tcPr>
            <w:cnfStyle w:val="001000000000" w:firstRow="0" w:lastRow="0" w:firstColumn="1" w:lastColumn="0" w:oddVBand="0" w:evenVBand="0" w:oddHBand="0" w:evenHBand="0" w:firstRowFirstColumn="0" w:firstRowLastColumn="0" w:lastRowFirstColumn="0" w:lastRowLastColumn="0"/>
            <w:tcW w:w="0" w:type="auto"/>
            <w:hideMark/>
          </w:tcPr>
          <w:p w14:paraId="0261505B" w14:textId="77777777" w:rsidR="00E56F60" w:rsidRPr="00687B58" w:rsidRDefault="00E56F60" w:rsidP="00AC70D5">
            <w:pPr>
              <w:pStyle w:val="NormalWeb"/>
              <w:rPr>
                <w:ins w:id="2721" w:author="Awet Teka" w:date="2025-09-22T10:17:00Z" w16du:dateUtc="2025-09-22T07:17:00Z"/>
              </w:rPr>
            </w:pPr>
            <w:proofErr w:type="spellStart"/>
            <w:ins w:id="2722" w:author="Awet Teka" w:date="2025-09-22T10:17:00Z" w16du:dateUtc="2025-09-22T07:17:00Z">
              <w:r w:rsidRPr="00687B58">
                <w:t>road_id</w:t>
              </w:r>
              <w:proofErr w:type="spellEnd"/>
            </w:ins>
          </w:p>
        </w:tc>
        <w:tc>
          <w:tcPr>
            <w:tcW w:w="0" w:type="auto"/>
            <w:hideMark/>
          </w:tcPr>
          <w:p w14:paraId="6A546DCD" w14:textId="77777777" w:rsidR="00E56F60" w:rsidRPr="00687B58" w:rsidRDefault="00E56F60" w:rsidP="00AC70D5">
            <w:pPr>
              <w:pStyle w:val="NormalWeb"/>
              <w:cnfStyle w:val="000000000000" w:firstRow="0" w:lastRow="0" w:firstColumn="0" w:lastColumn="0" w:oddVBand="0" w:evenVBand="0" w:oddHBand="0" w:evenHBand="0" w:firstRowFirstColumn="0" w:firstRowLastColumn="0" w:lastRowFirstColumn="0" w:lastRowLastColumn="0"/>
              <w:rPr>
                <w:ins w:id="2723" w:author="Awet Teka" w:date="2025-09-22T10:17:00Z" w16du:dateUtc="2025-09-22T07:17:00Z"/>
              </w:rPr>
            </w:pPr>
            <w:ins w:id="2724" w:author="Awet Teka" w:date="2025-09-22T10:17:00Z" w16du:dateUtc="2025-09-22T07:17:00Z">
              <w:r w:rsidRPr="00687B58">
                <w:t>INT, FK → road</w:t>
              </w:r>
            </w:ins>
          </w:p>
        </w:tc>
        <w:tc>
          <w:tcPr>
            <w:tcW w:w="0" w:type="auto"/>
            <w:hideMark/>
          </w:tcPr>
          <w:p w14:paraId="44053AE6" w14:textId="77777777" w:rsidR="00E56F60" w:rsidRPr="00687B58" w:rsidRDefault="00E56F60" w:rsidP="00AC70D5">
            <w:pPr>
              <w:pStyle w:val="NormalWeb"/>
              <w:cnfStyle w:val="000000000000" w:firstRow="0" w:lastRow="0" w:firstColumn="0" w:lastColumn="0" w:oddVBand="0" w:evenVBand="0" w:oddHBand="0" w:evenHBand="0" w:firstRowFirstColumn="0" w:firstRowLastColumn="0" w:lastRowFirstColumn="0" w:lastRowLastColumn="0"/>
              <w:rPr>
                <w:ins w:id="2725" w:author="Awet Teka" w:date="2025-09-22T10:17:00Z" w16du:dateUtc="2025-09-22T07:17:00Z"/>
              </w:rPr>
            </w:pPr>
            <w:ins w:id="2726" w:author="Awet Teka" w:date="2025-09-22T10:17:00Z" w16du:dateUtc="2025-09-22T07:17:00Z">
              <w:r w:rsidRPr="00687B58">
                <w:t>Road reference</w:t>
              </w:r>
            </w:ins>
          </w:p>
        </w:tc>
      </w:tr>
      <w:tr w:rsidR="00E56F60" w:rsidRPr="00687B58" w14:paraId="284C70E4" w14:textId="77777777" w:rsidTr="00AC70D5">
        <w:trPr>
          <w:cnfStyle w:val="000000100000" w:firstRow="0" w:lastRow="0" w:firstColumn="0" w:lastColumn="0" w:oddVBand="0" w:evenVBand="0" w:oddHBand="1" w:evenHBand="0" w:firstRowFirstColumn="0" w:firstRowLastColumn="0" w:lastRowFirstColumn="0" w:lastRowLastColumn="0"/>
          <w:ins w:id="2727" w:author="Awet Teka" w:date="2025-09-22T10:17:00Z"/>
        </w:trPr>
        <w:tc>
          <w:tcPr>
            <w:cnfStyle w:val="001000000000" w:firstRow="0" w:lastRow="0" w:firstColumn="1" w:lastColumn="0" w:oddVBand="0" w:evenVBand="0" w:oddHBand="0" w:evenHBand="0" w:firstRowFirstColumn="0" w:firstRowLastColumn="0" w:lastRowFirstColumn="0" w:lastRowLastColumn="0"/>
            <w:tcW w:w="0" w:type="auto"/>
            <w:hideMark/>
          </w:tcPr>
          <w:p w14:paraId="0C36203F" w14:textId="77777777" w:rsidR="00E56F60" w:rsidRPr="00687B58" w:rsidRDefault="00E56F60" w:rsidP="00AC70D5">
            <w:pPr>
              <w:pStyle w:val="NormalWeb"/>
              <w:rPr>
                <w:ins w:id="2728" w:author="Awet Teka" w:date="2025-09-22T10:17:00Z" w16du:dateUtc="2025-09-22T07:17:00Z"/>
              </w:rPr>
            </w:pPr>
            <w:proofErr w:type="spellStart"/>
            <w:ins w:id="2729" w:author="Awet Teka" w:date="2025-09-22T10:17:00Z" w16du:dateUtc="2025-09-22T07:17:00Z">
              <w:r w:rsidRPr="00687B58">
                <w:t>traffic_vehicles_per_day</w:t>
              </w:r>
              <w:proofErr w:type="spellEnd"/>
            </w:ins>
          </w:p>
        </w:tc>
        <w:tc>
          <w:tcPr>
            <w:tcW w:w="0" w:type="auto"/>
            <w:hideMark/>
          </w:tcPr>
          <w:p w14:paraId="137FBAC6" w14:textId="77777777" w:rsidR="00E56F60" w:rsidRPr="00687B58" w:rsidRDefault="00E56F60" w:rsidP="00AC70D5">
            <w:pPr>
              <w:pStyle w:val="NormalWeb"/>
              <w:cnfStyle w:val="000000100000" w:firstRow="0" w:lastRow="0" w:firstColumn="0" w:lastColumn="0" w:oddVBand="0" w:evenVBand="0" w:oddHBand="1" w:evenHBand="0" w:firstRowFirstColumn="0" w:firstRowLastColumn="0" w:lastRowFirstColumn="0" w:lastRowLastColumn="0"/>
              <w:rPr>
                <w:ins w:id="2730" w:author="Awet Teka" w:date="2025-09-22T10:17:00Z" w16du:dateUtc="2025-09-22T07:17:00Z"/>
              </w:rPr>
            </w:pPr>
            <w:ins w:id="2731" w:author="Awet Teka" w:date="2025-09-22T10:17:00Z" w16du:dateUtc="2025-09-22T07:17:00Z">
              <w:r w:rsidRPr="00687B58">
                <w:t>INT</w:t>
              </w:r>
            </w:ins>
          </w:p>
        </w:tc>
        <w:tc>
          <w:tcPr>
            <w:tcW w:w="0" w:type="auto"/>
            <w:hideMark/>
          </w:tcPr>
          <w:p w14:paraId="262D0603" w14:textId="77777777" w:rsidR="00E56F60" w:rsidRPr="00687B58" w:rsidRDefault="00E56F60" w:rsidP="00AC70D5">
            <w:pPr>
              <w:pStyle w:val="NormalWeb"/>
              <w:cnfStyle w:val="000000100000" w:firstRow="0" w:lastRow="0" w:firstColumn="0" w:lastColumn="0" w:oddVBand="0" w:evenVBand="0" w:oddHBand="1" w:evenHBand="0" w:firstRowFirstColumn="0" w:firstRowLastColumn="0" w:lastRowFirstColumn="0" w:lastRowLastColumn="0"/>
              <w:rPr>
                <w:ins w:id="2732" w:author="Awet Teka" w:date="2025-09-22T10:17:00Z" w16du:dateUtc="2025-09-22T07:17:00Z"/>
              </w:rPr>
            </w:pPr>
            <w:ins w:id="2733" w:author="Awet Teka" w:date="2025-09-22T10:17:00Z" w16du:dateUtc="2025-09-22T07:17:00Z">
              <w:r w:rsidRPr="00687B58">
                <w:t>ADT/PCU</w:t>
              </w:r>
            </w:ins>
          </w:p>
        </w:tc>
      </w:tr>
      <w:tr w:rsidR="00E56F60" w:rsidRPr="00687B58" w14:paraId="78C9B18E" w14:textId="77777777" w:rsidTr="00AC70D5">
        <w:trPr>
          <w:ins w:id="2734" w:author="Awet Teka" w:date="2025-09-22T10:17:00Z"/>
        </w:trPr>
        <w:tc>
          <w:tcPr>
            <w:cnfStyle w:val="001000000000" w:firstRow="0" w:lastRow="0" w:firstColumn="1" w:lastColumn="0" w:oddVBand="0" w:evenVBand="0" w:oddHBand="0" w:evenHBand="0" w:firstRowFirstColumn="0" w:firstRowLastColumn="0" w:lastRowFirstColumn="0" w:lastRowLastColumn="0"/>
            <w:tcW w:w="0" w:type="auto"/>
            <w:hideMark/>
          </w:tcPr>
          <w:p w14:paraId="17939F77" w14:textId="77777777" w:rsidR="00E56F60" w:rsidRPr="00687B58" w:rsidRDefault="00E56F60" w:rsidP="00AC70D5">
            <w:pPr>
              <w:pStyle w:val="NormalWeb"/>
              <w:rPr>
                <w:ins w:id="2735" w:author="Awet Teka" w:date="2025-09-22T10:17:00Z" w16du:dateUtc="2025-09-22T07:17:00Z"/>
              </w:rPr>
            </w:pPr>
            <w:proofErr w:type="spellStart"/>
            <w:ins w:id="2736" w:author="Awet Teka" w:date="2025-09-22T10:17:00Z" w16du:dateUtc="2025-09-22T07:17:00Z">
              <w:r w:rsidRPr="00687B58">
                <w:t>trading_centers_count</w:t>
              </w:r>
              <w:proofErr w:type="spellEnd"/>
            </w:ins>
          </w:p>
        </w:tc>
        <w:tc>
          <w:tcPr>
            <w:tcW w:w="0" w:type="auto"/>
            <w:hideMark/>
          </w:tcPr>
          <w:p w14:paraId="15595A65" w14:textId="77777777" w:rsidR="00E56F60" w:rsidRPr="00687B58" w:rsidRDefault="00E56F60" w:rsidP="00AC70D5">
            <w:pPr>
              <w:pStyle w:val="NormalWeb"/>
              <w:cnfStyle w:val="000000000000" w:firstRow="0" w:lastRow="0" w:firstColumn="0" w:lastColumn="0" w:oddVBand="0" w:evenVBand="0" w:oddHBand="0" w:evenHBand="0" w:firstRowFirstColumn="0" w:firstRowLastColumn="0" w:lastRowFirstColumn="0" w:lastRowLastColumn="0"/>
              <w:rPr>
                <w:ins w:id="2737" w:author="Awet Teka" w:date="2025-09-22T10:17:00Z" w16du:dateUtc="2025-09-22T07:17:00Z"/>
              </w:rPr>
            </w:pPr>
            <w:ins w:id="2738" w:author="Awet Teka" w:date="2025-09-22T10:17:00Z" w16du:dateUtc="2025-09-22T07:17:00Z">
              <w:r w:rsidRPr="00687B58">
                <w:t>INT</w:t>
              </w:r>
            </w:ins>
          </w:p>
        </w:tc>
        <w:tc>
          <w:tcPr>
            <w:tcW w:w="0" w:type="auto"/>
            <w:hideMark/>
          </w:tcPr>
          <w:p w14:paraId="1FED9715" w14:textId="77777777" w:rsidR="00E56F60" w:rsidRPr="00687B58" w:rsidRDefault="00E56F60" w:rsidP="00AC70D5">
            <w:pPr>
              <w:pStyle w:val="NormalWeb"/>
              <w:cnfStyle w:val="000000000000" w:firstRow="0" w:lastRow="0" w:firstColumn="0" w:lastColumn="0" w:oddVBand="0" w:evenVBand="0" w:oddHBand="0" w:evenHBand="0" w:firstRowFirstColumn="0" w:firstRowLastColumn="0" w:lastRowFirstColumn="0" w:lastRowLastColumn="0"/>
              <w:rPr>
                <w:ins w:id="2739" w:author="Awet Teka" w:date="2025-09-22T10:17:00Z" w16du:dateUtc="2025-09-22T07:17:00Z"/>
              </w:rPr>
            </w:pPr>
            <w:ins w:id="2740" w:author="Awet Teka" w:date="2025-09-22T10:17:00Z" w16du:dateUtc="2025-09-22T07:17:00Z">
              <w:r w:rsidRPr="00687B58">
                <w:t>Connected trading centers</w:t>
              </w:r>
            </w:ins>
          </w:p>
        </w:tc>
      </w:tr>
      <w:tr w:rsidR="00E56F60" w:rsidRPr="00687B58" w14:paraId="1BFD7B11" w14:textId="77777777" w:rsidTr="00AC70D5">
        <w:trPr>
          <w:cnfStyle w:val="000000100000" w:firstRow="0" w:lastRow="0" w:firstColumn="0" w:lastColumn="0" w:oddVBand="0" w:evenVBand="0" w:oddHBand="1" w:evenHBand="0" w:firstRowFirstColumn="0" w:firstRowLastColumn="0" w:lastRowFirstColumn="0" w:lastRowLastColumn="0"/>
          <w:ins w:id="2741" w:author="Awet Teka" w:date="2025-09-22T10:17:00Z"/>
        </w:trPr>
        <w:tc>
          <w:tcPr>
            <w:cnfStyle w:val="001000000000" w:firstRow="0" w:lastRow="0" w:firstColumn="1" w:lastColumn="0" w:oddVBand="0" w:evenVBand="0" w:oddHBand="0" w:evenHBand="0" w:firstRowFirstColumn="0" w:firstRowLastColumn="0" w:lastRowFirstColumn="0" w:lastRowLastColumn="0"/>
            <w:tcW w:w="0" w:type="auto"/>
            <w:hideMark/>
          </w:tcPr>
          <w:p w14:paraId="6CAD85E0" w14:textId="77777777" w:rsidR="00E56F60" w:rsidRPr="00687B58" w:rsidRDefault="00E56F60" w:rsidP="00AC70D5">
            <w:pPr>
              <w:pStyle w:val="NormalWeb"/>
              <w:rPr>
                <w:ins w:id="2742" w:author="Awet Teka" w:date="2025-09-22T10:17:00Z" w16du:dateUtc="2025-09-22T07:17:00Z"/>
              </w:rPr>
            </w:pPr>
            <w:proofErr w:type="spellStart"/>
            <w:ins w:id="2743" w:author="Awet Teka" w:date="2025-09-22T10:17:00Z" w16du:dateUtc="2025-09-22T07:17:00Z">
              <w:r w:rsidRPr="00687B58">
                <w:t>villages_connected_count</w:t>
              </w:r>
              <w:proofErr w:type="spellEnd"/>
            </w:ins>
          </w:p>
        </w:tc>
        <w:tc>
          <w:tcPr>
            <w:tcW w:w="0" w:type="auto"/>
            <w:hideMark/>
          </w:tcPr>
          <w:p w14:paraId="57F5D4CA" w14:textId="77777777" w:rsidR="00E56F60" w:rsidRPr="00687B58" w:rsidRDefault="00E56F60" w:rsidP="00AC70D5">
            <w:pPr>
              <w:pStyle w:val="NormalWeb"/>
              <w:cnfStyle w:val="000000100000" w:firstRow="0" w:lastRow="0" w:firstColumn="0" w:lastColumn="0" w:oddVBand="0" w:evenVBand="0" w:oddHBand="1" w:evenHBand="0" w:firstRowFirstColumn="0" w:firstRowLastColumn="0" w:lastRowFirstColumn="0" w:lastRowLastColumn="0"/>
              <w:rPr>
                <w:ins w:id="2744" w:author="Awet Teka" w:date="2025-09-22T10:17:00Z" w16du:dateUtc="2025-09-22T07:17:00Z"/>
              </w:rPr>
            </w:pPr>
            <w:ins w:id="2745" w:author="Awet Teka" w:date="2025-09-22T10:17:00Z" w16du:dateUtc="2025-09-22T07:17:00Z">
              <w:r w:rsidRPr="00687B58">
                <w:t>INT</w:t>
              </w:r>
            </w:ins>
          </w:p>
        </w:tc>
        <w:tc>
          <w:tcPr>
            <w:tcW w:w="0" w:type="auto"/>
            <w:hideMark/>
          </w:tcPr>
          <w:p w14:paraId="0CF13150" w14:textId="77777777" w:rsidR="00E56F60" w:rsidRPr="00687B58" w:rsidRDefault="00E56F60" w:rsidP="00AC70D5">
            <w:pPr>
              <w:pStyle w:val="NormalWeb"/>
              <w:cnfStyle w:val="000000100000" w:firstRow="0" w:lastRow="0" w:firstColumn="0" w:lastColumn="0" w:oddVBand="0" w:evenVBand="0" w:oddHBand="1" w:evenHBand="0" w:firstRowFirstColumn="0" w:firstRowLastColumn="0" w:lastRowFirstColumn="0" w:lastRowLastColumn="0"/>
              <w:rPr>
                <w:ins w:id="2746" w:author="Awet Teka" w:date="2025-09-22T10:17:00Z" w16du:dateUtc="2025-09-22T07:17:00Z"/>
              </w:rPr>
            </w:pPr>
            <w:ins w:id="2747" w:author="Awet Teka" w:date="2025-09-22T10:17:00Z" w16du:dateUtc="2025-09-22T07:17:00Z">
              <w:r w:rsidRPr="00687B58">
                <w:t>Villages connected</w:t>
              </w:r>
            </w:ins>
          </w:p>
        </w:tc>
      </w:tr>
      <w:tr w:rsidR="00E56F60" w:rsidRPr="00687B58" w14:paraId="034E8F30" w14:textId="77777777" w:rsidTr="00AC70D5">
        <w:trPr>
          <w:ins w:id="2748" w:author="Awet Teka" w:date="2025-09-22T10:17:00Z"/>
        </w:trPr>
        <w:tc>
          <w:tcPr>
            <w:cnfStyle w:val="001000000000" w:firstRow="0" w:lastRow="0" w:firstColumn="1" w:lastColumn="0" w:oddVBand="0" w:evenVBand="0" w:oddHBand="0" w:evenHBand="0" w:firstRowFirstColumn="0" w:firstRowLastColumn="0" w:lastRowFirstColumn="0" w:lastRowLastColumn="0"/>
            <w:tcW w:w="0" w:type="auto"/>
            <w:hideMark/>
          </w:tcPr>
          <w:p w14:paraId="66670D12" w14:textId="77777777" w:rsidR="00E56F60" w:rsidRPr="00687B58" w:rsidRDefault="00E56F60" w:rsidP="00AC70D5">
            <w:pPr>
              <w:pStyle w:val="NormalWeb"/>
              <w:rPr>
                <w:ins w:id="2749" w:author="Awet Teka" w:date="2025-09-22T10:17:00Z" w16du:dateUtc="2025-09-22T07:17:00Z"/>
              </w:rPr>
            </w:pPr>
            <w:proofErr w:type="spellStart"/>
            <w:ins w:id="2750" w:author="Awet Teka" w:date="2025-09-22T10:17:00Z" w16du:dateUtc="2025-09-22T07:17:00Z">
              <w:r w:rsidRPr="00687B58">
                <w:t>farmland_percentage</w:t>
              </w:r>
              <w:proofErr w:type="spellEnd"/>
            </w:ins>
          </w:p>
        </w:tc>
        <w:tc>
          <w:tcPr>
            <w:tcW w:w="0" w:type="auto"/>
            <w:hideMark/>
          </w:tcPr>
          <w:p w14:paraId="1A6D59D6" w14:textId="77777777" w:rsidR="00E56F60" w:rsidRPr="00687B58" w:rsidRDefault="00E56F60" w:rsidP="00AC70D5">
            <w:pPr>
              <w:pStyle w:val="NormalWeb"/>
              <w:cnfStyle w:val="000000000000" w:firstRow="0" w:lastRow="0" w:firstColumn="0" w:lastColumn="0" w:oddVBand="0" w:evenVBand="0" w:oddHBand="0" w:evenHBand="0" w:firstRowFirstColumn="0" w:firstRowLastColumn="0" w:lastRowFirstColumn="0" w:lastRowLastColumn="0"/>
              <w:rPr>
                <w:ins w:id="2751" w:author="Awet Teka" w:date="2025-09-22T10:17:00Z" w16du:dateUtc="2025-09-22T07:17:00Z"/>
              </w:rPr>
            </w:pPr>
            <w:proofErr w:type="gramStart"/>
            <w:ins w:id="2752" w:author="Awet Teka" w:date="2025-09-22T10:17:00Z" w16du:dateUtc="2025-09-22T07:17:00Z">
              <w:r w:rsidRPr="00687B58">
                <w:t>DECIMAL(</w:t>
              </w:r>
              <w:proofErr w:type="gramEnd"/>
              <w:r w:rsidRPr="00687B58">
                <w:t>5,2)</w:t>
              </w:r>
            </w:ins>
          </w:p>
        </w:tc>
        <w:tc>
          <w:tcPr>
            <w:tcW w:w="0" w:type="auto"/>
            <w:hideMark/>
          </w:tcPr>
          <w:p w14:paraId="701C289A" w14:textId="77777777" w:rsidR="00E56F60" w:rsidRPr="00687B58" w:rsidRDefault="00E56F60" w:rsidP="00AC70D5">
            <w:pPr>
              <w:pStyle w:val="NormalWeb"/>
              <w:cnfStyle w:val="000000000000" w:firstRow="0" w:lastRow="0" w:firstColumn="0" w:lastColumn="0" w:oddVBand="0" w:evenVBand="0" w:oddHBand="0" w:evenHBand="0" w:firstRowFirstColumn="0" w:firstRowLastColumn="0" w:lastRowFirstColumn="0" w:lastRowLastColumn="0"/>
              <w:rPr>
                <w:ins w:id="2753" w:author="Awet Teka" w:date="2025-09-22T10:17:00Z" w16du:dateUtc="2025-09-22T07:17:00Z"/>
              </w:rPr>
            </w:pPr>
            <w:ins w:id="2754" w:author="Awet Teka" w:date="2025-09-22T10:17:00Z" w16du:dateUtc="2025-09-22T07:17:00Z">
              <w:r w:rsidRPr="00687B58">
                <w:t>Farmland served (%)</w:t>
              </w:r>
            </w:ins>
          </w:p>
        </w:tc>
      </w:tr>
      <w:tr w:rsidR="00E56F60" w:rsidRPr="00687B58" w14:paraId="2B718176" w14:textId="77777777" w:rsidTr="00AC70D5">
        <w:trPr>
          <w:cnfStyle w:val="000000100000" w:firstRow="0" w:lastRow="0" w:firstColumn="0" w:lastColumn="0" w:oddVBand="0" w:evenVBand="0" w:oddHBand="1" w:evenHBand="0" w:firstRowFirstColumn="0" w:firstRowLastColumn="0" w:lastRowFirstColumn="0" w:lastRowLastColumn="0"/>
          <w:ins w:id="2755" w:author="Awet Teka" w:date="2025-09-22T10:17:00Z"/>
        </w:trPr>
        <w:tc>
          <w:tcPr>
            <w:cnfStyle w:val="001000000000" w:firstRow="0" w:lastRow="0" w:firstColumn="1" w:lastColumn="0" w:oddVBand="0" w:evenVBand="0" w:oddHBand="0" w:evenHBand="0" w:firstRowFirstColumn="0" w:firstRowLastColumn="0" w:lastRowFirstColumn="0" w:lastRowLastColumn="0"/>
            <w:tcW w:w="0" w:type="auto"/>
            <w:hideMark/>
          </w:tcPr>
          <w:p w14:paraId="77D7E5FF" w14:textId="77777777" w:rsidR="00E56F60" w:rsidRPr="00687B58" w:rsidRDefault="00E56F60" w:rsidP="00AC70D5">
            <w:pPr>
              <w:pStyle w:val="NormalWeb"/>
              <w:rPr>
                <w:ins w:id="2756" w:author="Awet Teka" w:date="2025-09-22T10:17:00Z" w16du:dateUtc="2025-09-22T07:17:00Z"/>
              </w:rPr>
            </w:pPr>
            <w:proofErr w:type="spellStart"/>
            <w:ins w:id="2757" w:author="Awet Teka" w:date="2025-09-22T10:17:00Z" w16du:dateUtc="2025-09-22T07:17:00Z">
              <w:r w:rsidRPr="00687B58">
                <w:t>health_centers_count</w:t>
              </w:r>
              <w:proofErr w:type="spellEnd"/>
            </w:ins>
          </w:p>
        </w:tc>
        <w:tc>
          <w:tcPr>
            <w:tcW w:w="0" w:type="auto"/>
            <w:hideMark/>
          </w:tcPr>
          <w:p w14:paraId="309F655F" w14:textId="77777777" w:rsidR="00E56F60" w:rsidRPr="00687B58" w:rsidRDefault="00E56F60" w:rsidP="00AC70D5">
            <w:pPr>
              <w:pStyle w:val="NormalWeb"/>
              <w:cnfStyle w:val="000000100000" w:firstRow="0" w:lastRow="0" w:firstColumn="0" w:lastColumn="0" w:oddVBand="0" w:evenVBand="0" w:oddHBand="1" w:evenHBand="0" w:firstRowFirstColumn="0" w:firstRowLastColumn="0" w:lastRowFirstColumn="0" w:lastRowLastColumn="0"/>
              <w:rPr>
                <w:ins w:id="2758" w:author="Awet Teka" w:date="2025-09-22T10:17:00Z" w16du:dateUtc="2025-09-22T07:17:00Z"/>
              </w:rPr>
            </w:pPr>
            <w:ins w:id="2759" w:author="Awet Teka" w:date="2025-09-22T10:17:00Z" w16du:dateUtc="2025-09-22T07:17:00Z">
              <w:r w:rsidRPr="00687B58">
                <w:t>INT</w:t>
              </w:r>
            </w:ins>
          </w:p>
        </w:tc>
        <w:tc>
          <w:tcPr>
            <w:tcW w:w="0" w:type="auto"/>
            <w:hideMark/>
          </w:tcPr>
          <w:p w14:paraId="6E00B01F" w14:textId="77777777" w:rsidR="00E56F60" w:rsidRPr="00687B58" w:rsidRDefault="00E56F60" w:rsidP="00AC70D5">
            <w:pPr>
              <w:pStyle w:val="NormalWeb"/>
              <w:cnfStyle w:val="000000100000" w:firstRow="0" w:lastRow="0" w:firstColumn="0" w:lastColumn="0" w:oddVBand="0" w:evenVBand="0" w:oddHBand="1" w:evenHBand="0" w:firstRowFirstColumn="0" w:firstRowLastColumn="0" w:lastRowFirstColumn="0" w:lastRowLastColumn="0"/>
              <w:rPr>
                <w:ins w:id="2760" w:author="Awet Teka" w:date="2025-09-22T10:17:00Z" w16du:dateUtc="2025-09-22T07:17:00Z"/>
              </w:rPr>
            </w:pPr>
            <w:ins w:id="2761" w:author="Awet Teka" w:date="2025-09-22T10:17:00Z" w16du:dateUtc="2025-09-22T07:17:00Z">
              <w:r w:rsidRPr="00687B58">
                <w:t>Health facilities</w:t>
              </w:r>
            </w:ins>
          </w:p>
        </w:tc>
      </w:tr>
      <w:tr w:rsidR="00E56F60" w:rsidRPr="00687B58" w14:paraId="73D19653" w14:textId="77777777" w:rsidTr="00AC70D5">
        <w:trPr>
          <w:ins w:id="2762" w:author="Awet Teka" w:date="2025-09-22T10:17:00Z"/>
        </w:trPr>
        <w:tc>
          <w:tcPr>
            <w:cnfStyle w:val="001000000000" w:firstRow="0" w:lastRow="0" w:firstColumn="1" w:lastColumn="0" w:oddVBand="0" w:evenVBand="0" w:oddHBand="0" w:evenHBand="0" w:firstRowFirstColumn="0" w:firstRowLastColumn="0" w:lastRowFirstColumn="0" w:lastRowLastColumn="0"/>
            <w:tcW w:w="0" w:type="auto"/>
            <w:hideMark/>
          </w:tcPr>
          <w:p w14:paraId="3C804A6F" w14:textId="77777777" w:rsidR="00E56F60" w:rsidRPr="00687B58" w:rsidRDefault="00E56F60" w:rsidP="00AC70D5">
            <w:pPr>
              <w:pStyle w:val="NormalWeb"/>
              <w:rPr>
                <w:ins w:id="2763" w:author="Awet Teka" w:date="2025-09-22T10:17:00Z" w16du:dateUtc="2025-09-22T07:17:00Z"/>
              </w:rPr>
            </w:pPr>
            <w:proofErr w:type="spellStart"/>
            <w:ins w:id="2764" w:author="Awet Teka" w:date="2025-09-22T10:17:00Z" w16du:dateUtc="2025-09-22T07:17:00Z">
              <w:r w:rsidRPr="00687B58">
                <w:t>educational_institutions_count</w:t>
              </w:r>
              <w:proofErr w:type="spellEnd"/>
            </w:ins>
          </w:p>
        </w:tc>
        <w:tc>
          <w:tcPr>
            <w:tcW w:w="0" w:type="auto"/>
            <w:hideMark/>
          </w:tcPr>
          <w:p w14:paraId="20B45181" w14:textId="77777777" w:rsidR="00E56F60" w:rsidRPr="00687B58" w:rsidRDefault="00E56F60" w:rsidP="00AC70D5">
            <w:pPr>
              <w:pStyle w:val="NormalWeb"/>
              <w:cnfStyle w:val="000000000000" w:firstRow="0" w:lastRow="0" w:firstColumn="0" w:lastColumn="0" w:oddVBand="0" w:evenVBand="0" w:oddHBand="0" w:evenHBand="0" w:firstRowFirstColumn="0" w:firstRowLastColumn="0" w:lastRowFirstColumn="0" w:lastRowLastColumn="0"/>
              <w:rPr>
                <w:ins w:id="2765" w:author="Awet Teka" w:date="2025-09-22T10:17:00Z" w16du:dateUtc="2025-09-22T07:17:00Z"/>
              </w:rPr>
            </w:pPr>
            <w:ins w:id="2766" w:author="Awet Teka" w:date="2025-09-22T10:17:00Z" w16du:dateUtc="2025-09-22T07:17:00Z">
              <w:r w:rsidRPr="00687B58">
                <w:t>INT</w:t>
              </w:r>
            </w:ins>
          </w:p>
        </w:tc>
        <w:tc>
          <w:tcPr>
            <w:tcW w:w="0" w:type="auto"/>
            <w:hideMark/>
          </w:tcPr>
          <w:p w14:paraId="40A778C9" w14:textId="77777777" w:rsidR="00E56F60" w:rsidRPr="00687B58" w:rsidRDefault="00E56F60" w:rsidP="00AC70D5">
            <w:pPr>
              <w:pStyle w:val="NormalWeb"/>
              <w:cnfStyle w:val="000000000000" w:firstRow="0" w:lastRow="0" w:firstColumn="0" w:lastColumn="0" w:oddVBand="0" w:evenVBand="0" w:oddHBand="0" w:evenHBand="0" w:firstRowFirstColumn="0" w:firstRowLastColumn="0" w:lastRowFirstColumn="0" w:lastRowLastColumn="0"/>
              <w:rPr>
                <w:ins w:id="2767" w:author="Awet Teka" w:date="2025-09-22T10:17:00Z" w16du:dateUtc="2025-09-22T07:17:00Z"/>
              </w:rPr>
            </w:pPr>
            <w:ins w:id="2768" w:author="Awet Teka" w:date="2025-09-22T10:17:00Z" w16du:dateUtc="2025-09-22T07:17:00Z">
              <w:r w:rsidRPr="00687B58">
                <w:t>Schools</w:t>
              </w:r>
            </w:ins>
          </w:p>
        </w:tc>
      </w:tr>
      <w:tr w:rsidR="00E56F60" w:rsidRPr="00687B58" w14:paraId="7B57EA22" w14:textId="77777777" w:rsidTr="00AC70D5">
        <w:trPr>
          <w:cnfStyle w:val="000000100000" w:firstRow="0" w:lastRow="0" w:firstColumn="0" w:lastColumn="0" w:oddVBand="0" w:evenVBand="0" w:oddHBand="1" w:evenHBand="0" w:firstRowFirstColumn="0" w:firstRowLastColumn="0" w:lastRowFirstColumn="0" w:lastRowLastColumn="0"/>
          <w:ins w:id="2769" w:author="Awet Teka" w:date="2025-09-22T10:17:00Z"/>
        </w:trPr>
        <w:tc>
          <w:tcPr>
            <w:cnfStyle w:val="001000000000" w:firstRow="0" w:lastRow="0" w:firstColumn="1" w:lastColumn="0" w:oddVBand="0" w:evenVBand="0" w:oddHBand="0" w:evenHBand="0" w:firstRowFirstColumn="0" w:firstRowLastColumn="0" w:lastRowFirstColumn="0" w:lastRowLastColumn="0"/>
            <w:tcW w:w="0" w:type="auto"/>
            <w:hideMark/>
          </w:tcPr>
          <w:p w14:paraId="4A80F027" w14:textId="77777777" w:rsidR="00E56F60" w:rsidRPr="00687B58" w:rsidRDefault="00E56F60" w:rsidP="00AC70D5">
            <w:pPr>
              <w:pStyle w:val="NormalWeb"/>
              <w:rPr>
                <w:ins w:id="2770" w:author="Awet Teka" w:date="2025-09-22T10:17:00Z" w16du:dateUtc="2025-09-22T07:17:00Z"/>
              </w:rPr>
            </w:pPr>
            <w:proofErr w:type="spellStart"/>
            <w:ins w:id="2771" w:author="Awet Teka" w:date="2025-09-22T10:17:00Z" w16du:dateUtc="2025-09-22T07:17:00Z">
              <w:r w:rsidRPr="00687B58">
                <w:t>total_benefit_score</w:t>
              </w:r>
              <w:proofErr w:type="spellEnd"/>
            </w:ins>
          </w:p>
        </w:tc>
        <w:tc>
          <w:tcPr>
            <w:tcW w:w="0" w:type="auto"/>
            <w:hideMark/>
          </w:tcPr>
          <w:p w14:paraId="4F89E7B3" w14:textId="77777777" w:rsidR="00E56F60" w:rsidRPr="00687B58" w:rsidRDefault="00E56F60" w:rsidP="00AC70D5">
            <w:pPr>
              <w:pStyle w:val="NormalWeb"/>
              <w:cnfStyle w:val="000000100000" w:firstRow="0" w:lastRow="0" w:firstColumn="0" w:lastColumn="0" w:oddVBand="0" w:evenVBand="0" w:oddHBand="1" w:evenHBand="0" w:firstRowFirstColumn="0" w:firstRowLastColumn="0" w:lastRowFirstColumn="0" w:lastRowLastColumn="0"/>
              <w:rPr>
                <w:ins w:id="2772" w:author="Awet Teka" w:date="2025-09-22T10:17:00Z" w16du:dateUtc="2025-09-22T07:17:00Z"/>
              </w:rPr>
            </w:pPr>
            <w:proofErr w:type="gramStart"/>
            <w:ins w:id="2773" w:author="Awet Teka" w:date="2025-09-22T10:17:00Z" w16du:dateUtc="2025-09-22T07:17:00Z">
              <w:r w:rsidRPr="00687B58">
                <w:t>DECIMAL(</w:t>
              </w:r>
              <w:proofErr w:type="gramEnd"/>
              <w:r w:rsidRPr="00687B58">
                <w:t>5,2)</w:t>
              </w:r>
            </w:ins>
          </w:p>
        </w:tc>
        <w:tc>
          <w:tcPr>
            <w:tcW w:w="0" w:type="auto"/>
            <w:hideMark/>
          </w:tcPr>
          <w:p w14:paraId="788AAE91" w14:textId="77777777" w:rsidR="00E56F60" w:rsidRPr="00687B58" w:rsidRDefault="00E56F60" w:rsidP="00AC70D5">
            <w:pPr>
              <w:pStyle w:val="NormalWeb"/>
              <w:cnfStyle w:val="000000100000" w:firstRow="0" w:lastRow="0" w:firstColumn="0" w:lastColumn="0" w:oddVBand="0" w:evenVBand="0" w:oddHBand="1" w:evenHBand="0" w:firstRowFirstColumn="0" w:firstRowLastColumn="0" w:lastRowFirstColumn="0" w:lastRowLastColumn="0"/>
              <w:rPr>
                <w:ins w:id="2774" w:author="Awet Teka" w:date="2025-09-22T10:17:00Z" w16du:dateUtc="2025-09-22T07:17:00Z"/>
              </w:rPr>
            </w:pPr>
            <w:ins w:id="2775" w:author="Awet Teka" w:date="2025-09-22T10:17:00Z" w16du:dateUtc="2025-09-22T07:17:00Z">
              <w:r w:rsidRPr="00687B58">
                <w:t>Composite benefit score</w:t>
              </w:r>
            </w:ins>
          </w:p>
        </w:tc>
      </w:tr>
      <w:tr w:rsidR="00E56F60" w:rsidRPr="00687B58" w14:paraId="76B46037" w14:textId="77777777" w:rsidTr="00AC70D5">
        <w:trPr>
          <w:ins w:id="2776" w:author="Awet Teka" w:date="2025-09-22T10:17:00Z"/>
        </w:trPr>
        <w:tc>
          <w:tcPr>
            <w:cnfStyle w:val="001000000000" w:firstRow="0" w:lastRow="0" w:firstColumn="1" w:lastColumn="0" w:oddVBand="0" w:evenVBand="0" w:oddHBand="0" w:evenHBand="0" w:firstRowFirstColumn="0" w:firstRowLastColumn="0" w:lastRowFirstColumn="0" w:lastRowLastColumn="0"/>
            <w:tcW w:w="0" w:type="auto"/>
            <w:hideMark/>
          </w:tcPr>
          <w:p w14:paraId="76BE051F" w14:textId="77777777" w:rsidR="00E56F60" w:rsidRPr="00687B58" w:rsidRDefault="00E56F60" w:rsidP="00AC70D5">
            <w:pPr>
              <w:pStyle w:val="NormalWeb"/>
              <w:rPr>
                <w:ins w:id="2777" w:author="Awet Teka" w:date="2025-09-22T10:17:00Z" w16du:dateUtc="2025-09-22T07:17:00Z"/>
              </w:rPr>
            </w:pPr>
            <w:proofErr w:type="spellStart"/>
            <w:ins w:id="2778" w:author="Awet Teka" w:date="2025-09-22T10:17:00Z" w16du:dateUtc="2025-09-22T07:17:00Z">
              <w:r w:rsidRPr="00687B58">
                <w:t>last_calculated</w:t>
              </w:r>
              <w:proofErr w:type="spellEnd"/>
            </w:ins>
          </w:p>
        </w:tc>
        <w:tc>
          <w:tcPr>
            <w:tcW w:w="0" w:type="auto"/>
            <w:hideMark/>
          </w:tcPr>
          <w:p w14:paraId="72D77051" w14:textId="77777777" w:rsidR="00E56F60" w:rsidRPr="00687B58" w:rsidRDefault="00E56F60" w:rsidP="00AC70D5">
            <w:pPr>
              <w:pStyle w:val="NormalWeb"/>
              <w:cnfStyle w:val="000000000000" w:firstRow="0" w:lastRow="0" w:firstColumn="0" w:lastColumn="0" w:oddVBand="0" w:evenVBand="0" w:oddHBand="0" w:evenHBand="0" w:firstRowFirstColumn="0" w:firstRowLastColumn="0" w:lastRowFirstColumn="0" w:lastRowLastColumn="0"/>
              <w:rPr>
                <w:ins w:id="2779" w:author="Awet Teka" w:date="2025-09-22T10:17:00Z" w16du:dateUtc="2025-09-22T07:17:00Z"/>
              </w:rPr>
            </w:pPr>
            <w:ins w:id="2780" w:author="Awet Teka" w:date="2025-09-22T10:17:00Z" w16du:dateUtc="2025-09-22T07:17:00Z">
              <w:r w:rsidRPr="00687B58">
                <w:t>DATE</w:t>
              </w:r>
            </w:ins>
          </w:p>
        </w:tc>
        <w:tc>
          <w:tcPr>
            <w:tcW w:w="0" w:type="auto"/>
            <w:hideMark/>
          </w:tcPr>
          <w:p w14:paraId="4DFCCF95" w14:textId="77777777" w:rsidR="00E56F60" w:rsidRPr="00687B58" w:rsidRDefault="00E56F60" w:rsidP="00AC70D5">
            <w:pPr>
              <w:pStyle w:val="NormalWeb"/>
              <w:cnfStyle w:val="000000000000" w:firstRow="0" w:lastRow="0" w:firstColumn="0" w:lastColumn="0" w:oddVBand="0" w:evenVBand="0" w:oddHBand="0" w:evenHBand="0" w:firstRowFirstColumn="0" w:firstRowLastColumn="0" w:lastRowFirstColumn="0" w:lastRowLastColumn="0"/>
              <w:rPr>
                <w:ins w:id="2781" w:author="Awet Teka" w:date="2025-09-22T10:17:00Z" w16du:dateUtc="2025-09-22T07:17:00Z"/>
              </w:rPr>
            </w:pPr>
            <w:ins w:id="2782" w:author="Awet Teka" w:date="2025-09-22T10:17:00Z" w16du:dateUtc="2025-09-22T07:17:00Z">
              <w:r w:rsidRPr="00687B58">
                <w:t>Last update</w:t>
              </w:r>
            </w:ins>
          </w:p>
        </w:tc>
      </w:tr>
      <w:tr w:rsidR="00E56F60" w:rsidRPr="00687B58" w14:paraId="3552E2FB" w14:textId="77777777" w:rsidTr="00AC70D5">
        <w:trPr>
          <w:cnfStyle w:val="000000100000" w:firstRow="0" w:lastRow="0" w:firstColumn="0" w:lastColumn="0" w:oddVBand="0" w:evenVBand="0" w:oddHBand="1" w:evenHBand="0" w:firstRowFirstColumn="0" w:firstRowLastColumn="0" w:lastRowFirstColumn="0" w:lastRowLastColumn="0"/>
          <w:ins w:id="2783" w:author="Awet Teka" w:date="2025-09-22T10:17:00Z"/>
        </w:trPr>
        <w:tc>
          <w:tcPr>
            <w:cnfStyle w:val="001000000000" w:firstRow="0" w:lastRow="0" w:firstColumn="1" w:lastColumn="0" w:oddVBand="0" w:evenVBand="0" w:oddHBand="0" w:evenHBand="0" w:firstRowFirstColumn="0" w:firstRowLastColumn="0" w:lastRowFirstColumn="0" w:lastRowLastColumn="0"/>
            <w:tcW w:w="0" w:type="auto"/>
            <w:hideMark/>
          </w:tcPr>
          <w:p w14:paraId="00DC1D10" w14:textId="77777777" w:rsidR="00E56F60" w:rsidRPr="00687B58" w:rsidRDefault="00E56F60" w:rsidP="00AC70D5">
            <w:pPr>
              <w:pStyle w:val="NormalWeb"/>
              <w:rPr>
                <w:ins w:id="2784" w:author="Awet Teka" w:date="2025-09-22T10:17:00Z" w16du:dateUtc="2025-09-22T07:17:00Z"/>
              </w:rPr>
            </w:pPr>
            <w:ins w:id="2785" w:author="Awet Teka" w:date="2025-09-22T10:17:00Z" w16du:dateUtc="2025-09-22T07:17:00Z">
              <w:r w:rsidRPr="00687B58">
                <w:t>notes</w:t>
              </w:r>
            </w:ins>
          </w:p>
        </w:tc>
        <w:tc>
          <w:tcPr>
            <w:tcW w:w="0" w:type="auto"/>
            <w:hideMark/>
          </w:tcPr>
          <w:p w14:paraId="1753A4B0" w14:textId="77777777" w:rsidR="00E56F60" w:rsidRPr="00687B58" w:rsidRDefault="00E56F60" w:rsidP="00AC70D5">
            <w:pPr>
              <w:pStyle w:val="NormalWeb"/>
              <w:cnfStyle w:val="000000100000" w:firstRow="0" w:lastRow="0" w:firstColumn="0" w:lastColumn="0" w:oddVBand="0" w:evenVBand="0" w:oddHBand="1" w:evenHBand="0" w:firstRowFirstColumn="0" w:firstRowLastColumn="0" w:lastRowFirstColumn="0" w:lastRowLastColumn="0"/>
              <w:rPr>
                <w:ins w:id="2786" w:author="Awet Teka" w:date="2025-09-22T10:17:00Z" w16du:dateUtc="2025-09-22T07:17:00Z"/>
              </w:rPr>
            </w:pPr>
            <w:ins w:id="2787" w:author="Awet Teka" w:date="2025-09-22T10:17:00Z" w16du:dateUtc="2025-09-22T07:17:00Z">
              <w:r w:rsidRPr="00687B58">
                <w:t>TEXT</w:t>
              </w:r>
            </w:ins>
          </w:p>
        </w:tc>
        <w:tc>
          <w:tcPr>
            <w:tcW w:w="0" w:type="auto"/>
            <w:hideMark/>
          </w:tcPr>
          <w:p w14:paraId="7EE1BE6A" w14:textId="77777777" w:rsidR="00E56F60" w:rsidRPr="00687B58" w:rsidRDefault="00E56F60" w:rsidP="00AC70D5">
            <w:pPr>
              <w:pStyle w:val="NormalWeb"/>
              <w:cnfStyle w:val="000000100000" w:firstRow="0" w:lastRow="0" w:firstColumn="0" w:lastColumn="0" w:oddVBand="0" w:evenVBand="0" w:oddHBand="1" w:evenHBand="0" w:firstRowFirstColumn="0" w:firstRowLastColumn="0" w:lastRowFirstColumn="0" w:lastRowLastColumn="0"/>
              <w:rPr>
                <w:ins w:id="2788" w:author="Awet Teka" w:date="2025-09-22T10:17:00Z" w16du:dateUtc="2025-09-22T07:17:00Z"/>
              </w:rPr>
            </w:pPr>
            <w:ins w:id="2789" w:author="Awet Teka" w:date="2025-09-22T10:17:00Z" w16du:dateUtc="2025-09-22T07:17:00Z">
              <w:r w:rsidRPr="00687B58">
                <w:t>Comments</w:t>
              </w:r>
            </w:ins>
          </w:p>
        </w:tc>
      </w:tr>
    </w:tbl>
    <w:p w14:paraId="641ED76B" w14:textId="77777777" w:rsidR="009515FF" w:rsidRDefault="009515FF">
      <w:pPr>
        <w:pStyle w:val="Heading3"/>
        <w:rPr>
          <w:ins w:id="2790" w:author="Awet Teka" w:date="2025-09-13T14:11:00Z" w16du:dateUtc="2025-09-13T11:11:00Z"/>
        </w:rPr>
        <w:pPrChange w:id="2791" w:author="Awet Teka" w:date="2025-09-13T14:12:00Z" w16du:dateUtc="2025-09-13T11:12:00Z">
          <w:pPr>
            <w:pStyle w:val="Heading2"/>
          </w:pPr>
        </w:pPrChange>
      </w:pPr>
      <w:ins w:id="2792" w:author="Awet Teka" w:date="2025-09-13T14:11:00Z" w16du:dateUtc="2025-09-13T11:11:00Z">
        <w:r>
          <w:rPr>
            <w:rStyle w:val="Strong"/>
            <w:b/>
            <w:bCs/>
          </w:rPr>
          <w:t>Annual Work Plans</w:t>
        </w:r>
      </w:ins>
    </w:p>
    <w:p w14:paraId="0E3B0402" w14:textId="77777777" w:rsidR="009515FF" w:rsidRDefault="009515FF" w:rsidP="009515FF">
      <w:pPr>
        <w:pStyle w:val="NormalWeb"/>
        <w:rPr>
          <w:ins w:id="2793" w:author="Awet Teka" w:date="2025-09-13T14:11:00Z" w16du:dateUtc="2025-09-13T11:11:00Z"/>
        </w:rPr>
      </w:pPr>
      <w:ins w:id="2794" w:author="Awet Teka" w:date="2025-09-13T14:11:00Z" w16du:dateUtc="2025-09-13T11:11:00Z">
        <w:r>
          <w:t>Captures approved work plans with allocated budgets by intervention type.</w:t>
        </w:r>
      </w:ins>
    </w:p>
    <w:tbl>
      <w:tblPr>
        <w:tblStyle w:val="ListTable3"/>
        <w:tblW w:w="0" w:type="auto"/>
        <w:tblLook w:val="04A0" w:firstRow="1" w:lastRow="0" w:firstColumn="1" w:lastColumn="0" w:noHBand="0" w:noVBand="1"/>
      </w:tblPr>
      <w:tblGrid>
        <w:gridCol w:w="2110"/>
        <w:gridCol w:w="3895"/>
        <w:gridCol w:w="2409"/>
      </w:tblGrid>
      <w:tr w:rsidR="009515FF" w:rsidRPr="009515FF" w14:paraId="372F7449" w14:textId="77777777" w:rsidTr="009515FF">
        <w:trPr>
          <w:cnfStyle w:val="100000000000" w:firstRow="1" w:lastRow="0" w:firstColumn="0" w:lastColumn="0" w:oddVBand="0" w:evenVBand="0" w:oddHBand="0" w:evenHBand="0" w:firstRowFirstColumn="0" w:firstRowLastColumn="0" w:lastRowFirstColumn="0" w:lastRowLastColumn="0"/>
          <w:ins w:id="2795" w:author="Awet Teka" w:date="2025-09-13T14:12:00Z"/>
        </w:trPr>
        <w:tc>
          <w:tcPr>
            <w:cnfStyle w:val="001000000100" w:firstRow="0" w:lastRow="0" w:firstColumn="1" w:lastColumn="0" w:oddVBand="0" w:evenVBand="0" w:oddHBand="0" w:evenHBand="0" w:firstRowFirstColumn="1" w:firstRowLastColumn="0" w:lastRowFirstColumn="0" w:lastRowLastColumn="0"/>
            <w:tcW w:w="0" w:type="auto"/>
            <w:hideMark/>
          </w:tcPr>
          <w:p w14:paraId="1D3509F0" w14:textId="77777777" w:rsidR="009515FF" w:rsidRPr="009515FF" w:rsidRDefault="009515FF">
            <w:pPr>
              <w:pStyle w:val="NormalWeb"/>
              <w:spacing w:after="0" w:afterAutospacing="0"/>
              <w:rPr>
                <w:ins w:id="2796" w:author="Awet Teka" w:date="2025-09-13T14:12:00Z"/>
              </w:rPr>
              <w:pPrChange w:id="2797" w:author="Awet Teka" w:date="2025-09-13T14:12:00Z" w16du:dateUtc="2025-09-13T11:12:00Z">
                <w:pPr>
                  <w:pStyle w:val="NormalWeb"/>
                </w:pPr>
              </w:pPrChange>
            </w:pPr>
            <w:ins w:id="2798" w:author="Awet Teka" w:date="2025-09-13T14:12:00Z">
              <w:r w:rsidRPr="009515FF">
                <w:t>Field</w:t>
              </w:r>
            </w:ins>
          </w:p>
        </w:tc>
        <w:tc>
          <w:tcPr>
            <w:tcW w:w="0" w:type="auto"/>
            <w:hideMark/>
          </w:tcPr>
          <w:p w14:paraId="16CB0911" w14:textId="77777777" w:rsidR="009515FF" w:rsidRPr="009515FF" w:rsidRDefault="009515FF">
            <w:pPr>
              <w:pStyle w:val="NormalWeb"/>
              <w:spacing w:after="0" w:afterAutospacing="0"/>
              <w:cnfStyle w:val="100000000000" w:firstRow="1" w:lastRow="0" w:firstColumn="0" w:lastColumn="0" w:oddVBand="0" w:evenVBand="0" w:oddHBand="0" w:evenHBand="0" w:firstRowFirstColumn="0" w:firstRowLastColumn="0" w:lastRowFirstColumn="0" w:lastRowLastColumn="0"/>
              <w:rPr>
                <w:ins w:id="2799" w:author="Awet Teka" w:date="2025-09-13T14:12:00Z"/>
              </w:rPr>
              <w:pPrChange w:id="2800" w:author="Awet Teka" w:date="2025-09-13T14:12:00Z" w16du:dateUtc="2025-09-13T11:12:00Z">
                <w:pPr>
                  <w:pStyle w:val="NormalWeb"/>
                  <w:cnfStyle w:val="100000000000" w:firstRow="1" w:lastRow="0" w:firstColumn="0" w:lastColumn="0" w:oddVBand="0" w:evenVBand="0" w:oddHBand="0" w:evenHBand="0" w:firstRowFirstColumn="0" w:firstRowLastColumn="0" w:lastRowFirstColumn="0" w:lastRowLastColumn="0"/>
                </w:pPr>
              </w:pPrChange>
            </w:pPr>
            <w:ins w:id="2801" w:author="Awet Teka" w:date="2025-09-13T14:12:00Z">
              <w:r w:rsidRPr="009515FF">
                <w:t>Type</w:t>
              </w:r>
            </w:ins>
          </w:p>
        </w:tc>
        <w:tc>
          <w:tcPr>
            <w:tcW w:w="0" w:type="auto"/>
            <w:hideMark/>
          </w:tcPr>
          <w:p w14:paraId="06279298" w14:textId="77777777" w:rsidR="009515FF" w:rsidRPr="009515FF" w:rsidRDefault="009515FF">
            <w:pPr>
              <w:pStyle w:val="NormalWeb"/>
              <w:spacing w:after="0" w:afterAutospacing="0"/>
              <w:cnfStyle w:val="100000000000" w:firstRow="1" w:lastRow="0" w:firstColumn="0" w:lastColumn="0" w:oddVBand="0" w:evenVBand="0" w:oddHBand="0" w:evenHBand="0" w:firstRowFirstColumn="0" w:firstRowLastColumn="0" w:lastRowFirstColumn="0" w:lastRowLastColumn="0"/>
              <w:rPr>
                <w:ins w:id="2802" w:author="Awet Teka" w:date="2025-09-13T14:12:00Z"/>
              </w:rPr>
              <w:pPrChange w:id="2803" w:author="Awet Teka" w:date="2025-09-13T14:12:00Z" w16du:dateUtc="2025-09-13T11:12:00Z">
                <w:pPr>
                  <w:pStyle w:val="NormalWeb"/>
                  <w:cnfStyle w:val="100000000000" w:firstRow="1" w:lastRow="0" w:firstColumn="0" w:lastColumn="0" w:oddVBand="0" w:evenVBand="0" w:oddHBand="0" w:evenHBand="0" w:firstRowFirstColumn="0" w:firstRowLastColumn="0" w:lastRowFirstColumn="0" w:lastRowLastColumn="0"/>
                </w:pPr>
              </w:pPrChange>
            </w:pPr>
            <w:ins w:id="2804" w:author="Awet Teka" w:date="2025-09-13T14:12:00Z">
              <w:r w:rsidRPr="009515FF">
                <w:t>Description</w:t>
              </w:r>
            </w:ins>
          </w:p>
        </w:tc>
      </w:tr>
      <w:tr w:rsidR="009515FF" w:rsidRPr="009515FF" w14:paraId="402B0435" w14:textId="77777777" w:rsidTr="009515FF">
        <w:trPr>
          <w:cnfStyle w:val="000000100000" w:firstRow="0" w:lastRow="0" w:firstColumn="0" w:lastColumn="0" w:oddVBand="0" w:evenVBand="0" w:oddHBand="1" w:evenHBand="0" w:firstRowFirstColumn="0" w:firstRowLastColumn="0" w:lastRowFirstColumn="0" w:lastRowLastColumn="0"/>
          <w:ins w:id="2805" w:author="Awet Teka" w:date="2025-09-13T14:12:00Z"/>
        </w:trPr>
        <w:tc>
          <w:tcPr>
            <w:cnfStyle w:val="001000000000" w:firstRow="0" w:lastRow="0" w:firstColumn="1" w:lastColumn="0" w:oddVBand="0" w:evenVBand="0" w:oddHBand="0" w:evenHBand="0" w:firstRowFirstColumn="0" w:firstRowLastColumn="0" w:lastRowFirstColumn="0" w:lastRowLastColumn="0"/>
            <w:tcW w:w="0" w:type="auto"/>
            <w:hideMark/>
          </w:tcPr>
          <w:p w14:paraId="328CEEA9" w14:textId="77777777" w:rsidR="009515FF" w:rsidRPr="009515FF" w:rsidRDefault="009515FF">
            <w:pPr>
              <w:pStyle w:val="NormalWeb"/>
              <w:spacing w:after="0" w:afterAutospacing="0"/>
              <w:rPr>
                <w:ins w:id="2806" w:author="Awet Teka" w:date="2025-09-13T14:12:00Z"/>
              </w:rPr>
              <w:pPrChange w:id="2807" w:author="Awet Teka" w:date="2025-09-13T14:12:00Z" w16du:dateUtc="2025-09-13T11:12:00Z">
                <w:pPr>
                  <w:pStyle w:val="NormalWeb"/>
                </w:pPr>
              </w:pPrChange>
            </w:pPr>
            <w:proofErr w:type="spellStart"/>
            <w:ins w:id="2808" w:author="Awet Teka" w:date="2025-09-13T14:12:00Z">
              <w:r w:rsidRPr="009515FF">
                <w:t>workplan_id</w:t>
              </w:r>
              <w:proofErr w:type="spellEnd"/>
            </w:ins>
          </w:p>
        </w:tc>
        <w:tc>
          <w:tcPr>
            <w:tcW w:w="0" w:type="auto"/>
            <w:hideMark/>
          </w:tcPr>
          <w:p w14:paraId="63AC9093" w14:textId="77777777" w:rsidR="009515FF" w:rsidRPr="009515FF" w:rsidRDefault="009515FF">
            <w:pPr>
              <w:pStyle w:val="NormalWeb"/>
              <w:spacing w:after="0" w:afterAutospacing="0"/>
              <w:cnfStyle w:val="000000100000" w:firstRow="0" w:lastRow="0" w:firstColumn="0" w:lastColumn="0" w:oddVBand="0" w:evenVBand="0" w:oddHBand="1" w:evenHBand="0" w:firstRowFirstColumn="0" w:firstRowLastColumn="0" w:lastRowFirstColumn="0" w:lastRowLastColumn="0"/>
              <w:rPr>
                <w:ins w:id="2809" w:author="Awet Teka" w:date="2025-09-13T14:12:00Z"/>
              </w:rPr>
              <w:pPrChange w:id="2810" w:author="Awet Teka" w:date="2025-09-13T14:12:00Z" w16du:dateUtc="2025-09-13T11:12:00Z">
                <w:pPr>
                  <w:pStyle w:val="NormalWeb"/>
                  <w:cnfStyle w:val="000000100000" w:firstRow="0" w:lastRow="0" w:firstColumn="0" w:lastColumn="0" w:oddVBand="0" w:evenVBand="0" w:oddHBand="1" w:evenHBand="0" w:firstRowFirstColumn="0" w:firstRowLastColumn="0" w:lastRowFirstColumn="0" w:lastRowLastColumn="0"/>
                </w:pPr>
              </w:pPrChange>
            </w:pPr>
            <w:ins w:id="2811" w:author="Awet Teka" w:date="2025-09-13T14:12:00Z">
              <w:r w:rsidRPr="009515FF">
                <w:t>BIGSERIAL, PK</w:t>
              </w:r>
            </w:ins>
          </w:p>
        </w:tc>
        <w:tc>
          <w:tcPr>
            <w:tcW w:w="0" w:type="auto"/>
            <w:hideMark/>
          </w:tcPr>
          <w:p w14:paraId="6E3346AB" w14:textId="77777777" w:rsidR="009515FF" w:rsidRPr="009515FF" w:rsidRDefault="009515FF">
            <w:pPr>
              <w:pStyle w:val="NormalWeb"/>
              <w:spacing w:after="0" w:afterAutospacing="0"/>
              <w:cnfStyle w:val="000000100000" w:firstRow="0" w:lastRow="0" w:firstColumn="0" w:lastColumn="0" w:oddVBand="0" w:evenVBand="0" w:oddHBand="1" w:evenHBand="0" w:firstRowFirstColumn="0" w:firstRowLastColumn="0" w:lastRowFirstColumn="0" w:lastRowLastColumn="0"/>
              <w:rPr>
                <w:ins w:id="2812" w:author="Awet Teka" w:date="2025-09-13T14:12:00Z"/>
              </w:rPr>
              <w:pPrChange w:id="2813" w:author="Awet Teka" w:date="2025-09-13T14:12:00Z" w16du:dateUtc="2025-09-13T11:12:00Z">
                <w:pPr>
                  <w:pStyle w:val="NormalWeb"/>
                  <w:cnfStyle w:val="000000100000" w:firstRow="0" w:lastRow="0" w:firstColumn="0" w:lastColumn="0" w:oddVBand="0" w:evenVBand="0" w:oddHBand="1" w:evenHBand="0" w:firstRowFirstColumn="0" w:firstRowLastColumn="0" w:lastRowFirstColumn="0" w:lastRowLastColumn="0"/>
                </w:pPr>
              </w:pPrChange>
            </w:pPr>
            <w:ins w:id="2814" w:author="Awet Teka" w:date="2025-09-13T14:12:00Z">
              <w:r w:rsidRPr="009515FF">
                <w:t>Unique ID</w:t>
              </w:r>
            </w:ins>
          </w:p>
        </w:tc>
      </w:tr>
      <w:tr w:rsidR="009515FF" w:rsidRPr="009515FF" w14:paraId="134CD2A6" w14:textId="77777777" w:rsidTr="009515FF">
        <w:trPr>
          <w:ins w:id="2815" w:author="Awet Teka" w:date="2025-09-13T14:12:00Z"/>
        </w:trPr>
        <w:tc>
          <w:tcPr>
            <w:cnfStyle w:val="001000000000" w:firstRow="0" w:lastRow="0" w:firstColumn="1" w:lastColumn="0" w:oddVBand="0" w:evenVBand="0" w:oddHBand="0" w:evenHBand="0" w:firstRowFirstColumn="0" w:firstRowLastColumn="0" w:lastRowFirstColumn="0" w:lastRowLastColumn="0"/>
            <w:tcW w:w="0" w:type="auto"/>
            <w:hideMark/>
          </w:tcPr>
          <w:p w14:paraId="4D4D4948" w14:textId="77777777" w:rsidR="009515FF" w:rsidRPr="009515FF" w:rsidRDefault="009515FF">
            <w:pPr>
              <w:pStyle w:val="NormalWeb"/>
              <w:spacing w:after="0" w:afterAutospacing="0"/>
              <w:rPr>
                <w:ins w:id="2816" w:author="Awet Teka" w:date="2025-09-13T14:12:00Z"/>
              </w:rPr>
              <w:pPrChange w:id="2817" w:author="Awet Teka" w:date="2025-09-13T14:12:00Z" w16du:dateUtc="2025-09-13T11:12:00Z">
                <w:pPr>
                  <w:pStyle w:val="NormalWeb"/>
                </w:pPr>
              </w:pPrChange>
            </w:pPr>
            <w:proofErr w:type="spellStart"/>
            <w:ins w:id="2818" w:author="Awet Teka" w:date="2025-09-13T14:12:00Z">
              <w:r w:rsidRPr="009515FF">
                <w:t>fiscal_year</w:t>
              </w:r>
              <w:proofErr w:type="spellEnd"/>
            </w:ins>
          </w:p>
        </w:tc>
        <w:tc>
          <w:tcPr>
            <w:tcW w:w="0" w:type="auto"/>
            <w:hideMark/>
          </w:tcPr>
          <w:p w14:paraId="29013BCE" w14:textId="77777777" w:rsidR="009515FF" w:rsidRPr="009515FF" w:rsidRDefault="009515FF">
            <w:pPr>
              <w:pStyle w:val="NormalWeb"/>
              <w:spacing w:after="0" w:afterAutospacing="0"/>
              <w:cnfStyle w:val="000000000000" w:firstRow="0" w:lastRow="0" w:firstColumn="0" w:lastColumn="0" w:oddVBand="0" w:evenVBand="0" w:oddHBand="0" w:evenHBand="0" w:firstRowFirstColumn="0" w:firstRowLastColumn="0" w:lastRowFirstColumn="0" w:lastRowLastColumn="0"/>
              <w:rPr>
                <w:ins w:id="2819" w:author="Awet Teka" w:date="2025-09-13T14:12:00Z"/>
              </w:rPr>
              <w:pPrChange w:id="2820" w:author="Awet Teka" w:date="2025-09-13T14:12:00Z" w16du:dateUtc="2025-09-13T11:12:00Z">
                <w:pPr>
                  <w:pStyle w:val="NormalWeb"/>
                  <w:cnfStyle w:val="000000000000" w:firstRow="0" w:lastRow="0" w:firstColumn="0" w:lastColumn="0" w:oddVBand="0" w:evenVBand="0" w:oddHBand="0" w:evenHBand="0" w:firstRowFirstColumn="0" w:firstRowLastColumn="0" w:lastRowFirstColumn="0" w:lastRowLastColumn="0"/>
                </w:pPr>
              </w:pPrChange>
            </w:pPr>
            <w:ins w:id="2821" w:author="Awet Teka" w:date="2025-09-13T14:12:00Z">
              <w:r w:rsidRPr="009515FF">
                <w:t>INT</w:t>
              </w:r>
            </w:ins>
          </w:p>
        </w:tc>
        <w:tc>
          <w:tcPr>
            <w:tcW w:w="0" w:type="auto"/>
            <w:hideMark/>
          </w:tcPr>
          <w:p w14:paraId="2F600FD9" w14:textId="77777777" w:rsidR="009515FF" w:rsidRPr="009515FF" w:rsidRDefault="009515FF">
            <w:pPr>
              <w:pStyle w:val="NormalWeb"/>
              <w:spacing w:after="0" w:afterAutospacing="0"/>
              <w:cnfStyle w:val="000000000000" w:firstRow="0" w:lastRow="0" w:firstColumn="0" w:lastColumn="0" w:oddVBand="0" w:evenVBand="0" w:oddHBand="0" w:evenHBand="0" w:firstRowFirstColumn="0" w:firstRowLastColumn="0" w:lastRowFirstColumn="0" w:lastRowLastColumn="0"/>
              <w:rPr>
                <w:ins w:id="2822" w:author="Awet Teka" w:date="2025-09-13T14:12:00Z"/>
              </w:rPr>
              <w:pPrChange w:id="2823" w:author="Awet Teka" w:date="2025-09-13T14:12:00Z" w16du:dateUtc="2025-09-13T11:12:00Z">
                <w:pPr>
                  <w:pStyle w:val="NormalWeb"/>
                  <w:cnfStyle w:val="000000000000" w:firstRow="0" w:lastRow="0" w:firstColumn="0" w:lastColumn="0" w:oddVBand="0" w:evenVBand="0" w:oddHBand="0" w:evenHBand="0" w:firstRowFirstColumn="0" w:firstRowLastColumn="0" w:lastRowFirstColumn="0" w:lastRowLastColumn="0"/>
                </w:pPr>
              </w:pPrChange>
            </w:pPr>
            <w:ins w:id="2824" w:author="Awet Teka" w:date="2025-09-13T14:12:00Z">
              <w:r w:rsidRPr="009515FF">
                <w:t>Fiscal year</w:t>
              </w:r>
            </w:ins>
          </w:p>
        </w:tc>
      </w:tr>
      <w:tr w:rsidR="009515FF" w:rsidRPr="009515FF" w14:paraId="4C129FEB" w14:textId="77777777" w:rsidTr="009515FF">
        <w:trPr>
          <w:cnfStyle w:val="000000100000" w:firstRow="0" w:lastRow="0" w:firstColumn="0" w:lastColumn="0" w:oddVBand="0" w:evenVBand="0" w:oddHBand="1" w:evenHBand="0" w:firstRowFirstColumn="0" w:firstRowLastColumn="0" w:lastRowFirstColumn="0" w:lastRowLastColumn="0"/>
          <w:ins w:id="2825" w:author="Awet Teka" w:date="2025-09-13T14:12:00Z"/>
        </w:trPr>
        <w:tc>
          <w:tcPr>
            <w:cnfStyle w:val="001000000000" w:firstRow="0" w:lastRow="0" w:firstColumn="1" w:lastColumn="0" w:oddVBand="0" w:evenVBand="0" w:oddHBand="0" w:evenHBand="0" w:firstRowFirstColumn="0" w:firstRowLastColumn="0" w:lastRowFirstColumn="0" w:lastRowLastColumn="0"/>
            <w:tcW w:w="0" w:type="auto"/>
            <w:hideMark/>
          </w:tcPr>
          <w:p w14:paraId="0539E37B" w14:textId="77777777" w:rsidR="009515FF" w:rsidRPr="009515FF" w:rsidRDefault="009515FF">
            <w:pPr>
              <w:pStyle w:val="NormalWeb"/>
              <w:spacing w:after="0" w:afterAutospacing="0"/>
              <w:rPr>
                <w:ins w:id="2826" w:author="Awet Teka" w:date="2025-09-13T14:12:00Z"/>
              </w:rPr>
              <w:pPrChange w:id="2827" w:author="Awet Teka" w:date="2025-09-13T14:12:00Z" w16du:dateUtc="2025-09-13T11:12:00Z">
                <w:pPr>
                  <w:pStyle w:val="NormalWeb"/>
                </w:pPr>
              </w:pPrChange>
            </w:pPr>
            <w:ins w:id="2828" w:author="Awet Teka" w:date="2025-09-13T14:12:00Z">
              <w:r w:rsidRPr="009515FF">
                <w:t>region</w:t>
              </w:r>
            </w:ins>
          </w:p>
        </w:tc>
        <w:tc>
          <w:tcPr>
            <w:tcW w:w="0" w:type="auto"/>
            <w:hideMark/>
          </w:tcPr>
          <w:p w14:paraId="18D88981" w14:textId="77777777" w:rsidR="009515FF" w:rsidRPr="009515FF" w:rsidRDefault="009515FF">
            <w:pPr>
              <w:pStyle w:val="NormalWeb"/>
              <w:spacing w:after="0" w:afterAutospacing="0"/>
              <w:cnfStyle w:val="000000100000" w:firstRow="0" w:lastRow="0" w:firstColumn="0" w:lastColumn="0" w:oddVBand="0" w:evenVBand="0" w:oddHBand="1" w:evenHBand="0" w:firstRowFirstColumn="0" w:firstRowLastColumn="0" w:lastRowFirstColumn="0" w:lastRowLastColumn="0"/>
              <w:rPr>
                <w:ins w:id="2829" w:author="Awet Teka" w:date="2025-09-13T14:12:00Z"/>
              </w:rPr>
              <w:pPrChange w:id="2830" w:author="Awet Teka" w:date="2025-09-13T14:12:00Z" w16du:dateUtc="2025-09-13T11:12:00Z">
                <w:pPr>
                  <w:pStyle w:val="NormalWeb"/>
                  <w:cnfStyle w:val="000000100000" w:firstRow="0" w:lastRow="0" w:firstColumn="0" w:lastColumn="0" w:oddVBand="0" w:evenVBand="0" w:oddHBand="1" w:evenHBand="0" w:firstRowFirstColumn="0" w:firstRowLastColumn="0" w:lastRowFirstColumn="0" w:lastRowLastColumn="0"/>
                </w:pPr>
              </w:pPrChange>
            </w:pPr>
            <w:proofErr w:type="gramStart"/>
            <w:ins w:id="2831" w:author="Awet Teka" w:date="2025-09-13T14:12:00Z">
              <w:r w:rsidRPr="009515FF">
                <w:t>VARCHAR(</w:t>
              </w:r>
              <w:proofErr w:type="gramEnd"/>
              <w:r w:rsidRPr="009515FF">
                <w:t>100)</w:t>
              </w:r>
            </w:ins>
          </w:p>
        </w:tc>
        <w:tc>
          <w:tcPr>
            <w:tcW w:w="0" w:type="auto"/>
            <w:hideMark/>
          </w:tcPr>
          <w:p w14:paraId="461FC698" w14:textId="77777777" w:rsidR="009515FF" w:rsidRPr="009515FF" w:rsidRDefault="009515FF">
            <w:pPr>
              <w:pStyle w:val="NormalWeb"/>
              <w:spacing w:after="0" w:afterAutospacing="0"/>
              <w:cnfStyle w:val="000000100000" w:firstRow="0" w:lastRow="0" w:firstColumn="0" w:lastColumn="0" w:oddVBand="0" w:evenVBand="0" w:oddHBand="1" w:evenHBand="0" w:firstRowFirstColumn="0" w:firstRowLastColumn="0" w:lastRowFirstColumn="0" w:lastRowLastColumn="0"/>
              <w:rPr>
                <w:ins w:id="2832" w:author="Awet Teka" w:date="2025-09-13T14:12:00Z"/>
              </w:rPr>
              <w:pPrChange w:id="2833" w:author="Awet Teka" w:date="2025-09-13T14:12:00Z" w16du:dateUtc="2025-09-13T11:12:00Z">
                <w:pPr>
                  <w:pStyle w:val="NormalWeb"/>
                  <w:cnfStyle w:val="000000100000" w:firstRow="0" w:lastRow="0" w:firstColumn="0" w:lastColumn="0" w:oddVBand="0" w:evenVBand="0" w:oddHBand="1" w:evenHBand="0" w:firstRowFirstColumn="0" w:firstRowLastColumn="0" w:lastRowFirstColumn="0" w:lastRowLastColumn="0"/>
                </w:pPr>
              </w:pPrChange>
            </w:pPr>
            <w:ins w:id="2834" w:author="Awet Teka" w:date="2025-09-13T14:12:00Z">
              <w:r w:rsidRPr="009515FF">
                <w:t>Region</w:t>
              </w:r>
            </w:ins>
          </w:p>
        </w:tc>
      </w:tr>
      <w:tr w:rsidR="009515FF" w:rsidRPr="009515FF" w14:paraId="57C7786E" w14:textId="77777777" w:rsidTr="009515FF">
        <w:trPr>
          <w:ins w:id="2835" w:author="Awet Teka" w:date="2025-09-13T14:12:00Z"/>
        </w:trPr>
        <w:tc>
          <w:tcPr>
            <w:cnfStyle w:val="001000000000" w:firstRow="0" w:lastRow="0" w:firstColumn="1" w:lastColumn="0" w:oddVBand="0" w:evenVBand="0" w:oddHBand="0" w:evenHBand="0" w:firstRowFirstColumn="0" w:firstRowLastColumn="0" w:lastRowFirstColumn="0" w:lastRowLastColumn="0"/>
            <w:tcW w:w="0" w:type="auto"/>
            <w:hideMark/>
          </w:tcPr>
          <w:p w14:paraId="018DC707" w14:textId="77777777" w:rsidR="009515FF" w:rsidRPr="009515FF" w:rsidRDefault="009515FF">
            <w:pPr>
              <w:pStyle w:val="NormalWeb"/>
              <w:spacing w:after="0" w:afterAutospacing="0"/>
              <w:rPr>
                <w:ins w:id="2836" w:author="Awet Teka" w:date="2025-09-13T14:12:00Z"/>
              </w:rPr>
              <w:pPrChange w:id="2837" w:author="Awet Teka" w:date="2025-09-13T14:12:00Z" w16du:dateUtc="2025-09-13T11:12:00Z">
                <w:pPr>
                  <w:pStyle w:val="NormalWeb"/>
                </w:pPr>
              </w:pPrChange>
            </w:pPr>
            <w:ins w:id="2838" w:author="Awet Teka" w:date="2025-09-13T14:12:00Z">
              <w:r w:rsidRPr="009515FF">
                <w:t>woreda</w:t>
              </w:r>
            </w:ins>
          </w:p>
        </w:tc>
        <w:tc>
          <w:tcPr>
            <w:tcW w:w="0" w:type="auto"/>
            <w:hideMark/>
          </w:tcPr>
          <w:p w14:paraId="3719040D" w14:textId="77777777" w:rsidR="009515FF" w:rsidRPr="009515FF" w:rsidRDefault="009515FF">
            <w:pPr>
              <w:pStyle w:val="NormalWeb"/>
              <w:spacing w:after="0" w:afterAutospacing="0"/>
              <w:cnfStyle w:val="000000000000" w:firstRow="0" w:lastRow="0" w:firstColumn="0" w:lastColumn="0" w:oddVBand="0" w:evenVBand="0" w:oddHBand="0" w:evenHBand="0" w:firstRowFirstColumn="0" w:firstRowLastColumn="0" w:lastRowFirstColumn="0" w:lastRowLastColumn="0"/>
              <w:rPr>
                <w:ins w:id="2839" w:author="Awet Teka" w:date="2025-09-13T14:12:00Z"/>
              </w:rPr>
              <w:pPrChange w:id="2840" w:author="Awet Teka" w:date="2025-09-13T14:12:00Z" w16du:dateUtc="2025-09-13T11:12:00Z">
                <w:pPr>
                  <w:pStyle w:val="NormalWeb"/>
                  <w:cnfStyle w:val="000000000000" w:firstRow="0" w:lastRow="0" w:firstColumn="0" w:lastColumn="0" w:oddVBand="0" w:evenVBand="0" w:oddHBand="0" w:evenHBand="0" w:firstRowFirstColumn="0" w:firstRowLastColumn="0" w:lastRowFirstColumn="0" w:lastRowLastColumn="0"/>
                </w:pPr>
              </w:pPrChange>
            </w:pPr>
            <w:proofErr w:type="gramStart"/>
            <w:ins w:id="2841" w:author="Awet Teka" w:date="2025-09-13T14:12:00Z">
              <w:r w:rsidRPr="009515FF">
                <w:t>VARCHAR(</w:t>
              </w:r>
              <w:proofErr w:type="gramEnd"/>
              <w:r w:rsidRPr="009515FF">
                <w:t>100)</w:t>
              </w:r>
            </w:ins>
          </w:p>
        </w:tc>
        <w:tc>
          <w:tcPr>
            <w:tcW w:w="0" w:type="auto"/>
            <w:hideMark/>
          </w:tcPr>
          <w:p w14:paraId="55BD3C84" w14:textId="77777777" w:rsidR="009515FF" w:rsidRPr="009515FF" w:rsidRDefault="009515FF">
            <w:pPr>
              <w:pStyle w:val="NormalWeb"/>
              <w:spacing w:after="0" w:afterAutospacing="0"/>
              <w:cnfStyle w:val="000000000000" w:firstRow="0" w:lastRow="0" w:firstColumn="0" w:lastColumn="0" w:oddVBand="0" w:evenVBand="0" w:oddHBand="0" w:evenHBand="0" w:firstRowFirstColumn="0" w:firstRowLastColumn="0" w:lastRowFirstColumn="0" w:lastRowLastColumn="0"/>
              <w:rPr>
                <w:ins w:id="2842" w:author="Awet Teka" w:date="2025-09-13T14:12:00Z"/>
              </w:rPr>
              <w:pPrChange w:id="2843" w:author="Awet Teka" w:date="2025-09-13T14:12:00Z" w16du:dateUtc="2025-09-13T11:12:00Z">
                <w:pPr>
                  <w:pStyle w:val="NormalWeb"/>
                  <w:cnfStyle w:val="000000000000" w:firstRow="0" w:lastRow="0" w:firstColumn="0" w:lastColumn="0" w:oddVBand="0" w:evenVBand="0" w:oddHBand="0" w:evenHBand="0" w:firstRowFirstColumn="0" w:firstRowLastColumn="0" w:lastRowFirstColumn="0" w:lastRowLastColumn="0"/>
                </w:pPr>
              </w:pPrChange>
            </w:pPr>
            <w:ins w:id="2844" w:author="Awet Teka" w:date="2025-09-13T14:12:00Z">
              <w:r w:rsidRPr="009515FF">
                <w:t>Woreda</w:t>
              </w:r>
            </w:ins>
          </w:p>
        </w:tc>
      </w:tr>
      <w:tr w:rsidR="009515FF" w:rsidRPr="009515FF" w14:paraId="5B6914D3" w14:textId="77777777" w:rsidTr="009515FF">
        <w:trPr>
          <w:cnfStyle w:val="000000100000" w:firstRow="0" w:lastRow="0" w:firstColumn="0" w:lastColumn="0" w:oddVBand="0" w:evenVBand="0" w:oddHBand="1" w:evenHBand="0" w:firstRowFirstColumn="0" w:firstRowLastColumn="0" w:lastRowFirstColumn="0" w:lastRowLastColumn="0"/>
          <w:ins w:id="2845" w:author="Awet Teka" w:date="2025-09-13T14:12:00Z"/>
        </w:trPr>
        <w:tc>
          <w:tcPr>
            <w:cnfStyle w:val="001000000000" w:firstRow="0" w:lastRow="0" w:firstColumn="1" w:lastColumn="0" w:oddVBand="0" w:evenVBand="0" w:oddHBand="0" w:evenHBand="0" w:firstRowFirstColumn="0" w:firstRowLastColumn="0" w:lastRowFirstColumn="0" w:lastRowLastColumn="0"/>
            <w:tcW w:w="0" w:type="auto"/>
            <w:hideMark/>
          </w:tcPr>
          <w:p w14:paraId="1A64040E" w14:textId="77777777" w:rsidR="009515FF" w:rsidRPr="009515FF" w:rsidRDefault="009515FF">
            <w:pPr>
              <w:pStyle w:val="NormalWeb"/>
              <w:spacing w:after="0" w:afterAutospacing="0"/>
              <w:rPr>
                <w:ins w:id="2846" w:author="Awet Teka" w:date="2025-09-13T14:12:00Z"/>
              </w:rPr>
              <w:pPrChange w:id="2847" w:author="Awet Teka" w:date="2025-09-13T14:12:00Z" w16du:dateUtc="2025-09-13T11:12:00Z">
                <w:pPr>
                  <w:pStyle w:val="NormalWeb"/>
                </w:pPr>
              </w:pPrChange>
            </w:pPr>
            <w:proofErr w:type="spellStart"/>
            <w:ins w:id="2848" w:author="Awet Teka" w:date="2025-09-13T14:12:00Z">
              <w:r w:rsidRPr="009515FF">
                <w:t>road_id</w:t>
              </w:r>
              <w:proofErr w:type="spellEnd"/>
            </w:ins>
          </w:p>
        </w:tc>
        <w:tc>
          <w:tcPr>
            <w:tcW w:w="0" w:type="auto"/>
            <w:hideMark/>
          </w:tcPr>
          <w:p w14:paraId="09FC5CBD" w14:textId="77777777" w:rsidR="009515FF" w:rsidRPr="009515FF" w:rsidRDefault="009515FF">
            <w:pPr>
              <w:pStyle w:val="NormalWeb"/>
              <w:spacing w:after="0" w:afterAutospacing="0"/>
              <w:cnfStyle w:val="000000100000" w:firstRow="0" w:lastRow="0" w:firstColumn="0" w:lastColumn="0" w:oddVBand="0" w:evenVBand="0" w:oddHBand="1" w:evenHBand="0" w:firstRowFirstColumn="0" w:firstRowLastColumn="0" w:lastRowFirstColumn="0" w:lastRowLastColumn="0"/>
              <w:rPr>
                <w:ins w:id="2849" w:author="Awet Teka" w:date="2025-09-13T14:12:00Z"/>
              </w:rPr>
              <w:pPrChange w:id="2850" w:author="Awet Teka" w:date="2025-09-13T14:12:00Z" w16du:dateUtc="2025-09-13T11:12:00Z">
                <w:pPr>
                  <w:pStyle w:val="NormalWeb"/>
                  <w:cnfStyle w:val="000000100000" w:firstRow="0" w:lastRow="0" w:firstColumn="0" w:lastColumn="0" w:oddVBand="0" w:evenVBand="0" w:oddHBand="1" w:evenHBand="0" w:firstRowFirstColumn="0" w:firstRowLastColumn="0" w:lastRowFirstColumn="0" w:lastRowLastColumn="0"/>
                </w:pPr>
              </w:pPrChange>
            </w:pPr>
            <w:ins w:id="2851" w:author="Awet Teka" w:date="2025-09-13T14:12:00Z">
              <w:r w:rsidRPr="009515FF">
                <w:t>INT, FK → road</w:t>
              </w:r>
            </w:ins>
          </w:p>
        </w:tc>
        <w:tc>
          <w:tcPr>
            <w:tcW w:w="0" w:type="auto"/>
            <w:hideMark/>
          </w:tcPr>
          <w:p w14:paraId="317E755C" w14:textId="77777777" w:rsidR="009515FF" w:rsidRPr="009515FF" w:rsidRDefault="009515FF">
            <w:pPr>
              <w:pStyle w:val="NormalWeb"/>
              <w:spacing w:after="0" w:afterAutospacing="0"/>
              <w:cnfStyle w:val="000000100000" w:firstRow="0" w:lastRow="0" w:firstColumn="0" w:lastColumn="0" w:oddVBand="0" w:evenVBand="0" w:oddHBand="1" w:evenHBand="0" w:firstRowFirstColumn="0" w:firstRowLastColumn="0" w:lastRowFirstColumn="0" w:lastRowLastColumn="0"/>
              <w:rPr>
                <w:ins w:id="2852" w:author="Awet Teka" w:date="2025-09-13T14:12:00Z"/>
              </w:rPr>
              <w:pPrChange w:id="2853" w:author="Awet Teka" w:date="2025-09-13T14:12:00Z" w16du:dateUtc="2025-09-13T11:12:00Z">
                <w:pPr>
                  <w:pStyle w:val="NormalWeb"/>
                  <w:cnfStyle w:val="000000100000" w:firstRow="0" w:lastRow="0" w:firstColumn="0" w:lastColumn="0" w:oddVBand="0" w:evenVBand="0" w:oddHBand="1" w:evenHBand="0" w:firstRowFirstColumn="0" w:firstRowLastColumn="0" w:lastRowFirstColumn="0" w:lastRowLastColumn="0"/>
                </w:pPr>
              </w:pPrChange>
            </w:pPr>
            <w:ins w:id="2854" w:author="Awet Teka" w:date="2025-09-13T14:12:00Z">
              <w:r w:rsidRPr="009515FF">
                <w:t>Road reference</w:t>
              </w:r>
            </w:ins>
          </w:p>
        </w:tc>
      </w:tr>
      <w:tr w:rsidR="009515FF" w:rsidRPr="009515FF" w14:paraId="2B349063" w14:textId="77777777" w:rsidTr="009515FF">
        <w:trPr>
          <w:ins w:id="2855" w:author="Awet Teka" w:date="2025-09-13T14:12:00Z"/>
        </w:trPr>
        <w:tc>
          <w:tcPr>
            <w:cnfStyle w:val="001000000000" w:firstRow="0" w:lastRow="0" w:firstColumn="1" w:lastColumn="0" w:oddVBand="0" w:evenVBand="0" w:oddHBand="0" w:evenHBand="0" w:firstRowFirstColumn="0" w:firstRowLastColumn="0" w:lastRowFirstColumn="0" w:lastRowLastColumn="0"/>
            <w:tcW w:w="0" w:type="auto"/>
            <w:hideMark/>
          </w:tcPr>
          <w:p w14:paraId="6950CAA7" w14:textId="77777777" w:rsidR="009515FF" w:rsidRPr="009515FF" w:rsidRDefault="009515FF">
            <w:pPr>
              <w:pStyle w:val="NormalWeb"/>
              <w:spacing w:after="0" w:afterAutospacing="0"/>
              <w:rPr>
                <w:ins w:id="2856" w:author="Awet Teka" w:date="2025-09-13T14:12:00Z"/>
              </w:rPr>
              <w:pPrChange w:id="2857" w:author="Awet Teka" w:date="2025-09-13T14:12:00Z" w16du:dateUtc="2025-09-13T11:12:00Z">
                <w:pPr>
                  <w:pStyle w:val="NormalWeb"/>
                </w:pPr>
              </w:pPrChange>
            </w:pPr>
            <w:proofErr w:type="spellStart"/>
            <w:ins w:id="2858" w:author="Awet Teka" w:date="2025-09-13T14:12:00Z">
              <w:r w:rsidRPr="009515FF">
                <w:t>priority_rank</w:t>
              </w:r>
              <w:proofErr w:type="spellEnd"/>
            </w:ins>
          </w:p>
        </w:tc>
        <w:tc>
          <w:tcPr>
            <w:tcW w:w="0" w:type="auto"/>
            <w:hideMark/>
          </w:tcPr>
          <w:p w14:paraId="5B7B4700" w14:textId="77777777" w:rsidR="009515FF" w:rsidRPr="009515FF" w:rsidRDefault="009515FF">
            <w:pPr>
              <w:pStyle w:val="NormalWeb"/>
              <w:spacing w:after="0" w:afterAutospacing="0"/>
              <w:cnfStyle w:val="000000000000" w:firstRow="0" w:lastRow="0" w:firstColumn="0" w:lastColumn="0" w:oddVBand="0" w:evenVBand="0" w:oddHBand="0" w:evenHBand="0" w:firstRowFirstColumn="0" w:firstRowLastColumn="0" w:lastRowFirstColumn="0" w:lastRowLastColumn="0"/>
              <w:rPr>
                <w:ins w:id="2859" w:author="Awet Teka" w:date="2025-09-13T14:12:00Z"/>
              </w:rPr>
              <w:pPrChange w:id="2860" w:author="Awet Teka" w:date="2025-09-13T14:12:00Z" w16du:dateUtc="2025-09-13T11:12:00Z">
                <w:pPr>
                  <w:pStyle w:val="NormalWeb"/>
                  <w:cnfStyle w:val="000000000000" w:firstRow="0" w:lastRow="0" w:firstColumn="0" w:lastColumn="0" w:oddVBand="0" w:evenVBand="0" w:oddHBand="0" w:evenHBand="0" w:firstRowFirstColumn="0" w:firstRowLastColumn="0" w:lastRowFirstColumn="0" w:lastRowLastColumn="0"/>
                </w:pPr>
              </w:pPrChange>
            </w:pPr>
            <w:ins w:id="2861" w:author="Awet Teka" w:date="2025-09-13T14:12:00Z">
              <w:r w:rsidRPr="009515FF">
                <w:t>INT</w:t>
              </w:r>
            </w:ins>
          </w:p>
        </w:tc>
        <w:tc>
          <w:tcPr>
            <w:tcW w:w="0" w:type="auto"/>
            <w:hideMark/>
          </w:tcPr>
          <w:p w14:paraId="235FBF24" w14:textId="77777777" w:rsidR="009515FF" w:rsidRPr="009515FF" w:rsidRDefault="009515FF">
            <w:pPr>
              <w:pStyle w:val="NormalWeb"/>
              <w:spacing w:after="0" w:afterAutospacing="0"/>
              <w:cnfStyle w:val="000000000000" w:firstRow="0" w:lastRow="0" w:firstColumn="0" w:lastColumn="0" w:oddVBand="0" w:evenVBand="0" w:oddHBand="0" w:evenHBand="0" w:firstRowFirstColumn="0" w:firstRowLastColumn="0" w:lastRowFirstColumn="0" w:lastRowLastColumn="0"/>
              <w:rPr>
                <w:ins w:id="2862" w:author="Awet Teka" w:date="2025-09-13T14:12:00Z"/>
              </w:rPr>
              <w:pPrChange w:id="2863" w:author="Awet Teka" w:date="2025-09-13T14:12:00Z" w16du:dateUtc="2025-09-13T11:12:00Z">
                <w:pPr>
                  <w:pStyle w:val="NormalWeb"/>
                  <w:cnfStyle w:val="000000000000" w:firstRow="0" w:lastRow="0" w:firstColumn="0" w:lastColumn="0" w:oddVBand="0" w:evenVBand="0" w:oddHBand="0" w:evenHBand="0" w:firstRowFirstColumn="0" w:firstRowLastColumn="0" w:lastRowFirstColumn="0" w:lastRowLastColumn="0"/>
                </w:pPr>
              </w:pPrChange>
            </w:pPr>
            <w:ins w:id="2864" w:author="Awet Teka" w:date="2025-09-13T14:12:00Z">
              <w:r w:rsidRPr="009515FF">
                <w:t>Final priority rank</w:t>
              </w:r>
            </w:ins>
          </w:p>
        </w:tc>
      </w:tr>
      <w:tr w:rsidR="009515FF" w:rsidRPr="009515FF" w14:paraId="3F4D3035" w14:textId="77777777" w:rsidTr="009515FF">
        <w:trPr>
          <w:cnfStyle w:val="000000100000" w:firstRow="0" w:lastRow="0" w:firstColumn="0" w:lastColumn="0" w:oddVBand="0" w:evenVBand="0" w:oddHBand="1" w:evenHBand="0" w:firstRowFirstColumn="0" w:firstRowLastColumn="0" w:lastRowFirstColumn="0" w:lastRowLastColumn="0"/>
          <w:ins w:id="2865" w:author="Awet Teka" w:date="2025-09-13T14:12:00Z"/>
        </w:trPr>
        <w:tc>
          <w:tcPr>
            <w:cnfStyle w:val="001000000000" w:firstRow="0" w:lastRow="0" w:firstColumn="1" w:lastColumn="0" w:oddVBand="0" w:evenVBand="0" w:oddHBand="0" w:evenHBand="0" w:firstRowFirstColumn="0" w:firstRowLastColumn="0" w:lastRowFirstColumn="0" w:lastRowLastColumn="0"/>
            <w:tcW w:w="0" w:type="auto"/>
            <w:hideMark/>
          </w:tcPr>
          <w:p w14:paraId="1A93E44F" w14:textId="77777777" w:rsidR="009515FF" w:rsidRPr="009515FF" w:rsidRDefault="009515FF">
            <w:pPr>
              <w:pStyle w:val="NormalWeb"/>
              <w:spacing w:after="0" w:afterAutospacing="0"/>
              <w:rPr>
                <w:ins w:id="2866" w:author="Awet Teka" w:date="2025-09-13T14:12:00Z"/>
              </w:rPr>
              <w:pPrChange w:id="2867" w:author="Awet Teka" w:date="2025-09-13T14:12:00Z" w16du:dateUtc="2025-09-13T11:12:00Z">
                <w:pPr>
                  <w:pStyle w:val="NormalWeb"/>
                </w:pPr>
              </w:pPrChange>
            </w:pPr>
            <w:proofErr w:type="spellStart"/>
            <w:ins w:id="2868" w:author="Awet Teka" w:date="2025-09-13T14:12:00Z">
              <w:r w:rsidRPr="009515FF">
                <w:lastRenderedPageBreak/>
                <w:t>total_budget</w:t>
              </w:r>
              <w:proofErr w:type="spellEnd"/>
            </w:ins>
          </w:p>
        </w:tc>
        <w:tc>
          <w:tcPr>
            <w:tcW w:w="0" w:type="auto"/>
            <w:hideMark/>
          </w:tcPr>
          <w:p w14:paraId="36AA62F9" w14:textId="77777777" w:rsidR="009515FF" w:rsidRPr="009515FF" w:rsidRDefault="009515FF">
            <w:pPr>
              <w:pStyle w:val="NormalWeb"/>
              <w:spacing w:after="0" w:afterAutospacing="0"/>
              <w:cnfStyle w:val="000000100000" w:firstRow="0" w:lastRow="0" w:firstColumn="0" w:lastColumn="0" w:oddVBand="0" w:evenVBand="0" w:oddHBand="1" w:evenHBand="0" w:firstRowFirstColumn="0" w:firstRowLastColumn="0" w:lastRowFirstColumn="0" w:lastRowLastColumn="0"/>
              <w:rPr>
                <w:ins w:id="2869" w:author="Awet Teka" w:date="2025-09-13T14:12:00Z"/>
              </w:rPr>
              <w:pPrChange w:id="2870" w:author="Awet Teka" w:date="2025-09-13T14:12:00Z" w16du:dateUtc="2025-09-13T11:12:00Z">
                <w:pPr>
                  <w:pStyle w:val="NormalWeb"/>
                  <w:cnfStyle w:val="000000100000" w:firstRow="0" w:lastRow="0" w:firstColumn="0" w:lastColumn="0" w:oddVBand="0" w:evenVBand="0" w:oddHBand="1" w:evenHBand="0" w:firstRowFirstColumn="0" w:firstRowLastColumn="0" w:lastRowFirstColumn="0" w:lastRowLastColumn="0"/>
                </w:pPr>
              </w:pPrChange>
            </w:pPr>
            <w:proofErr w:type="gramStart"/>
            <w:ins w:id="2871" w:author="Awet Teka" w:date="2025-09-13T14:12:00Z">
              <w:r w:rsidRPr="009515FF">
                <w:t>NUMERIC(</w:t>
              </w:r>
              <w:proofErr w:type="gramEnd"/>
              <w:r w:rsidRPr="009515FF">
                <w:t>15,2)</w:t>
              </w:r>
            </w:ins>
          </w:p>
        </w:tc>
        <w:tc>
          <w:tcPr>
            <w:tcW w:w="0" w:type="auto"/>
            <w:hideMark/>
          </w:tcPr>
          <w:p w14:paraId="41A3ADBE" w14:textId="77777777" w:rsidR="009515FF" w:rsidRPr="009515FF" w:rsidRDefault="009515FF">
            <w:pPr>
              <w:pStyle w:val="NormalWeb"/>
              <w:spacing w:after="0" w:afterAutospacing="0"/>
              <w:cnfStyle w:val="000000100000" w:firstRow="0" w:lastRow="0" w:firstColumn="0" w:lastColumn="0" w:oddVBand="0" w:evenVBand="0" w:oddHBand="1" w:evenHBand="0" w:firstRowFirstColumn="0" w:firstRowLastColumn="0" w:lastRowFirstColumn="0" w:lastRowLastColumn="0"/>
              <w:rPr>
                <w:ins w:id="2872" w:author="Awet Teka" w:date="2025-09-13T14:12:00Z"/>
              </w:rPr>
              <w:pPrChange w:id="2873" w:author="Awet Teka" w:date="2025-09-13T14:12:00Z" w16du:dateUtc="2025-09-13T11:12:00Z">
                <w:pPr>
                  <w:pStyle w:val="NormalWeb"/>
                  <w:cnfStyle w:val="000000100000" w:firstRow="0" w:lastRow="0" w:firstColumn="0" w:lastColumn="0" w:oddVBand="0" w:evenVBand="0" w:oddHBand="1" w:evenHBand="0" w:firstRowFirstColumn="0" w:firstRowLastColumn="0" w:lastRowFirstColumn="0" w:lastRowLastColumn="0"/>
                </w:pPr>
              </w:pPrChange>
            </w:pPr>
            <w:ins w:id="2874" w:author="Awet Teka" w:date="2025-09-13T14:12:00Z">
              <w:r w:rsidRPr="009515FF">
                <w:t>Total budget</w:t>
              </w:r>
            </w:ins>
          </w:p>
        </w:tc>
      </w:tr>
      <w:tr w:rsidR="009515FF" w:rsidRPr="009515FF" w14:paraId="7D8BD486" w14:textId="77777777" w:rsidTr="009515FF">
        <w:trPr>
          <w:ins w:id="2875" w:author="Awet Teka" w:date="2025-09-13T14:12:00Z"/>
        </w:trPr>
        <w:tc>
          <w:tcPr>
            <w:cnfStyle w:val="001000000000" w:firstRow="0" w:lastRow="0" w:firstColumn="1" w:lastColumn="0" w:oddVBand="0" w:evenVBand="0" w:oddHBand="0" w:evenHBand="0" w:firstRowFirstColumn="0" w:firstRowLastColumn="0" w:lastRowFirstColumn="0" w:lastRowLastColumn="0"/>
            <w:tcW w:w="0" w:type="auto"/>
            <w:hideMark/>
          </w:tcPr>
          <w:p w14:paraId="0F3F4776" w14:textId="77777777" w:rsidR="009515FF" w:rsidRPr="009515FF" w:rsidRDefault="009515FF">
            <w:pPr>
              <w:pStyle w:val="NormalWeb"/>
              <w:spacing w:after="0" w:afterAutospacing="0"/>
              <w:rPr>
                <w:ins w:id="2876" w:author="Awet Teka" w:date="2025-09-13T14:12:00Z"/>
              </w:rPr>
              <w:pPrChange w:id="2877" w:author="Awet Teka" w:date="2025-09-13T14:12:00Z" w16du:dateUtc="2025-09-13T11:12:00Z">
                <w:pPr>
                  <w:pStyle w:val="NormalWeb"/>
                </w:pPr>
              </w:pPrChange>
            </w:pPr>
            <w:proofErr w:type="spellStart"/>
            <w:ins w:id="2878" w:author="Awet Teka" w:date="2025-09-13T14:12:00Z">
              <w:r w:rsidRPr="009515FF">
                <w:t>rm_budget</w:t>
              </w:r>
              <w:proofErr w:type="spellEnd"/>
            </w:ins>
          </w:p>
        </w:tc>
        <w:tc>
          <w:tcPr>
            <w:tcW w:w="0" w:type="auto"/>
            <w:hideMark/>
          </w:tcPr>
          <w:p w14:paraId="09A5240E" w14:textId="77777777" w:rsidR="009515FF" w:rsidRPr="009515FF" w:rsidRDefault="009515FF">
            <w:pPr>
              <w:pStyle w:val="NormalWeb"/>
              <w:spacing w:after="0" w:afterAutospacing="0"/>
              <w:cnfStyle w:val="000000000000" w:firstRow="0" w:lastRow="0" w:firstColumn="0" w:lastColumn="0" w:oddVBand="0" w:evenVBand="0" w:oddHBand="0" w:evenHBand="0" w:firstRowFirstColumn="0" w:firstRowLastColumn="0" w:lastRowFirstColumn="0" w:lastRowLastColumn="0"/>
              <w:rPr>
                <w:ins w:id="2879" w:author="Awet Teka" w:date="2025-09-13T14:12:00Z"/>
              </w:rPr>
              <w:pPrChange w:id="2880" w:author="Awet Teka" w:date="2025-09-13T14:12:00Z" w16du:dateUtc="2025-09-13T11:12:00Z">
                <w:pPr>
                  <w:pStyle w:val="NormalWeb"/>
                  <w:cnfStyle w:val="000000000000" w:firstRow="0" w:lastRow="0" w:firstColumn="0" w:lastColumn="0" w:oddVBand="0" w:evenVBand="0" w:oddHBand="0" w:evenHBand="0" w:firstRowFirstColumn="0" w:firstRowLastColumn="0" w:lastRowFirstColumn="0" w:lastRowLastColumn="0"/>
                </w:pPr>
              </w:pPrChange>
            </w:pPr>
            <w:proofErr w:type="gramStart"/>
            <w:ins w:id="2881" w:author="Awet Teka" w:date="2025-09-13T14:12:00Z">
              <w:r w:rsidRPr="009515FF">
                <w:t>NUMERIC(</w:t>
              </w:r>
              <w:proofErr w:type="gramEnd"/>
              <w:r w:rsidRPr="009515FF">
                <w:t>15,2)</w:t>
              </w:r>
            </w:ins>
          </w:p>
        </w:tc>
        <w:tc>
          <w:tcPr>
            <w:tcW w:w="0" w:type="auto"/>
            <w:hideMark/>
          </w:tcPr>
          <w:p w14:paraId="1F64EAAE" w14:textId="77777777" w:rsidR="009515FF" w:rsidRPr="009515FF" w:rsidRDefault="009515FF">
            <w:pPr>
              <w:pStyle w:val="NormalWeb"/>
              <w:spacing w:after="0" w:afterAutospacing="0"/>
              <w:cnfStyle w:val="000000000000" w:firstRow="0" w:lastRow="0" w:firstColumn="0" w:lastColumn="0" w:oddVBand="0" w:evenVBand="0" w:oddHBand="0" w:evenHBand="0" w:firstRowFirstColumn="0" w:firstRowLastColumn="0" w:lastRowFirstColumn="0" w:lastRowLastColumn="0"/>
              <w:rPr>
                <w:ins w:id="2882" w:author="Awet Teka" w:date="2025-09-13T14:12:00Z"/>
              </w:rPr>
              <w:pPrChange w:id="2883" w:author="Awet Teka" w:date="2025-09-13T14:12:00Z" w16du:dateUtc="2025-09-13T11:12:00Z">
                <w:pPr>
                  <w:pStyle w:val="NormalWeb"/>
                  <w:cnfStyle w:val="000000000000" w:firstRow="0" w:lastRow="0" w:firstColumn="0" w:lastColumn="0" w:oddVBand="0" w:evenVBand="0" w:oddHBand="0" w:evenHBand="0" w:firstRowFirstColumn="0" w:firstRowLastColumn="0" w:lastRowFirstColumn="0" w:lastRowLastColumn="0"/>
                </w:pPr>
              </w:pPrChange>
            </w:pPr>
            <w:ins w:id="2884" w:author="Awet Teka" w:date="2025-09-13T14:12:00Z">
              <w:r w:rsidRPr="009515FF">
                <w:t>Routine Maintenance</w:t>
              </w:r>
            </w:ins>
          </w:p>
        </w:tc>
      </w:tr>
      <w:tr w:rsidR="009515FF" w:rsidRPr="009515FF" w14:paraId="6279C28E" w14:textId="77777777" w:rsidTr="009515FF">
        <w:trPr>
          <w:cnfStyle w:val="000000100000" w:firstRow="0" w:lastRow="0" w:firstColumn="0" w:lastColumn="0" w:oddVBand="0" w:evenVBand="0" w:oddHBand="1" w:evenHBand="0" w:firstRowFirstColumn="0" w:firstRowLastColumn="0" w:lastRowFirstColumn="0" w:lastRowLastColumn="0"/>
          <w:ins w:id="2885" w:author="Awet Teka" w:date="2025-09-13T14:12:00Z"/>
        </w:trPr>
        <w:tc>
          <w:tcPr>
            <w:cnfStyle w:val="001000000000" w:firstRow="0" w:lastRow="0" w:firstColumn="1" w:lastColumn="0" w:oddVBand="0" w:evenVBand="0" w:oddHBand="0" w:evenHBand="0" w:firstRowFirstColumn="0" w:firstRowLastColumn="0" w:lastRowFirstColumn="0" w:lastRowLastColumn="0"/>
            <w:tcW w:w="0" w:type="auto"/>
            <w:hideMark/>
          </w:tcPr>
          <w:p w14:paraId="7865052C" w14:textId="77777777" w:rsidR="009515FF" w:rsidRPr="009515FF" w:rsidRDefault="009515FF">
            <w:pPr>
              <w:pStyle w:val="NormalWeb"/>
              <w:spacing w:after="0" w:afterAutospacing="0"/>
              <w:rPr>
                <w:ins w:id="2886" w:author="Awet Teka" w:date="2025-09-13T14:12:00Z"/>
              </w:rPr>
              <w:pPrChange w:id="2887" w:author="Awet Teka" w:date="2025-09-13T14:12:00Z" w16du:dateUtc="2025-09-13T11:12:00Z">
                <w:pPr>
                  <w:pStyle w:val="NormalWeb"/>
                </w:pPr>
              </w:pPrChange>
            </w:pPr>
            <w:proofErr w:type="spellStart"/>
            <w:ins w:id="2888" w:author="Awet Teka" w:date="2025-09-13T14:12:00Z">
              <w:r w:rsidRPr="009515FF">
                <w:t>pm_budget</w:t>
              </w:r>
              <w:proofErr w:type="spellEnd"/>
            </w:ins>
          </w:p>
        </w:tc>
        <w:tc>
          <w:tcPr>
            <w:tcW w:w="0" w:type="auto"/>
            <w:hideMark/>
          </w:tcPr>
          <w:p w14:paraId="568469C9" w14:textId="77777777" w:rsidR="009515FF" w:rsidRPr="009515FF" w:rsidRDefault="009515FF">
            <w:pPr>
              <w:pStyle w:val="NormalWeb"/>
              <w:spacing w:after="0" w:afterAutospacing="0"/>
              <w:cnfStyle w:val="000000100000" w:firstRow="0" w:lastRow="0" w:firstColumn="0" w:lastColumn="0" w:oddVBand="0" w:evenVBand="0" w:oddHBand="1" w:evenHBand="0" w:firstRowFirstColumn="0" w:firstRowLastColumn="0" w:lastRowFirstColumn="0" w:lastRowLastColumn="0"/>
              <w:rPr>
                <w:ins w:id="2889" w:author="Awet Teka" w:date="2025-09-13T14:12:00Z"/>
              </w:rPr>
              <w:pPrChange w:id="2890" w:author="Awet Teka" w:date="2025-09-13T14:12:00Z" w16du:dateUtc="2025-09-13T11:12:00Z">
                <w:pPr>
                  <w:pStyle w:val="NormalWeb"/>
                  <w:cnfStyle w:val="000000100000" w:firstRow="0" w:lastRow="0" w:firstColumn="0" w:lastColumn="0" w:oddVBand="0" w:evenVBand="0" w:oddHBand="1" w:evenHBand="0" w:firstRowFirstColumn="0" w:firstRowLastColumn="0" w:lastRowFirstColumn="0" w:lastRowLastColumn="0"/>
                </w:pPr>
              </w:pPrChange>
            </w:pPr>
            <w:proofErr w:type="gramStart"/>
            <w:ins w:id="2891" w:author="Awet Teka" w:date="2025-09-13T14:12:00Z">
              <w:r w:rsidRPr="009515FF">
                <w:t>NUMERIC(</w:t>
              </w:r>
              <w:proofErr w:type="gramEnd"/>
              <w:r w:rsidRPr="009515FF">
                <w:t>15,2)</w:t>
              </w:r>
            </w:ins>
          </w:p>
        </w:tc>
        <w:tc>
          <w:tcPr>
            <w:tcW w:w="0" w:type="auto"/>
            <w:hideMark/>
          </w:tcPr>
          <w:p w14:paraId="30DB2727" w14:textId="77777777" w:rsidR="009515FF" w:rsidRPr="009515FF" w:rsidRDefault="009515FF">
            <w:pPr>
              <w:pStyle w:val="NormalWeb"/>
              <w:spacing w:after="0" w:afterAutospacing="0"/>
              <w:cnfStyle w:val="000000100000" w:firstRow="0" w:lastRow="0" w:firstColumn="0" w:lastColumn="0" w:oddVBand="0" w:evenVBand="0" w:oddHBand="1" w:evenHBand="0" w:firstRowFirstColumn="0" w:firstRowLastColumn="0" w:lastRowFirstColumn="0" w:lastRowLastColumn="0"/>
              <w:rPr>
                <w:ins w:id="2892" w:author="Awet Teka" w:date="2025-09-13T14:12:00Z"/>
              </w:rPr>
              <w:pPrChange w:id="2893" w:author="Awet Teka" w:date="2025-09-13T14:12:00Z" w16du:dateUtc="2025-09-13T11:12:00Z">
                <w:pPr>
                  <w:pStyle w:val="NormalWeb"/>
                  <w:cnfStyle w:val="000000100000" w:firstRow="0" w:lastRow="0" w:firstColumn="0" w:lastColumn="0" w:oddVBand="0" w:evenVBand="0" w:oddHBand="1" w:evenHBand="0" w:firstRowFirstColumn="0" w:firstRowLastColumn="0" w:lastRowFirstColumn="0" w:lastRowLastColumn="0"/>
                </w:pPr>
              </w:pPrChange>
            </w:pPr>
            <w:ins w:id="2894" w:author="Awet Teka" w:date="2025-09-13T14:12:00Z">
              <w:r w:rsidRPr="009515FF">
                <w:t>Periodic Maintenance</w:t>
              </w:r>
            </w:ins>
          </w:p>
        </w:tc>
      </w:tr>
      <w:tr w:rsidR="009515FF" w:rsidRPr="009515FF" w14:paraId="3B349227" w14:textId="77777777" w:rsidTr="009515FF">
        <w:trPr>
          <w:ins w:id="2895" w:author="Awet Teka" w:date="2025-09-13T14:12:00Z"/>
        </w:trPr>
        <w:tc>
          <w:tcPr>
            <w:cnfStyle w:val="001000000000" w:firstRow="0" w:lastRow="0" w:firstColumn="1" w:lastColumn="0" w:oddVBand="0" w:evenVBand="0" w:oddHBand="0" w:evenHBand="0" w:firstRowFirstColumn="0" w:firstRowLastColumn="0" w:lastRowFirstColumn="0" w:lastRowLastColumn="0"/>
            <w:tcW w:w="0" w:type="auto"/>
            <w:hideMark/>
          </w:tcPr>
          <w:p w14:paraId="7429B50C" w14:textId="77777777" w:rsidR="009515FF" w:rsidRPr="009515FF" w:rsidRDefault="009515FF">
            <w:pPr>
              <w:pStyle w:val="NormalWeb"/>
              <w:spacing w:after="0" w:afterAutospacing="0"/>
              <w:rPr>
                <w:ins w:id="2896" w:author="Awet Teka" w:date="2025-09-13T14:12:00Z"/>
              </w:rPr>
              <w:pPrChange w:id="2897" w:author="Awet Teka" w:date="2025-09-13T14:12:00Z" w16du:dateUtc="2025-09-13T11:12:00Z">
                <w:pPr>
                  <w:pStyle w:val="NormalWeb"/>
                </w:pPr>
              </w:pPrChange>
            </w:pPr>
            <w:proofErr w:type="spellStart"/>
            <w:ins w:id="2898" w:author="Awet Teka" w:date="2025-09-13T14:12:00Z">
              <w:r w:rsidRPr="009515FF">
                <w:t>rehab_budget</w:t>
              </w:r>
              <w:proofErr w:type="spellEnd"/>
            </w:ins>
          </w:p>
        </w:tc>
        <w:tc>
          <w:tcPr>
            <w:tcW w:w="0" w:type="auto"/>
            <w:hideMark/>
          </w:tcPr>
          <w:p w14:paraId="7F138A09" w14:textId="77777777" w:rsidR="009515FF" w:rsidRPr="009515FF" w:rsidRDefault="009515FF">
            <w:pPr>
              <w:pStyle w:val="NormalWeb"/>
              <w:spacing w:after="0" w:afterAutospacing="0"/>
              <w:cnfStyle w:val="000000000000" w:firstRow="0" w:lastRow="0" w:firstColumn="0" w:lastColumn="0" w:oddVBand="0" w:evenVBand="0" w:oddHBand="0" w:evenHBand="0" w:firstRowFirstColumn="0" w:firstRowLastColumn="0" w:lastRowFirstColumn="0" w:lastRowLastColumn="0"/>
              <w:rPr>
                <w:ins w:id="2899" w:author="Awet Teka" w:date="2025-09-13T14:12:00Z"/>
              </w:rPr>
              <w:pPrChange w:id="2900" w:author="Awet Teka" w:date="2025-09-13T14:12:00Z" w16du:dateUtc="2025-09-13T11:12:00Z">
                <w:pPr>
                  <w:pStyle w:val="NormalWeb"/>
                  <w:cnfStyle w:val="000000000000" w:firstRow="0" w:lastRow="0" w:firstColumn="0" w:lastColumn="0" w:oddVBand="0" w:evenVBand="0" w:oddHBand="0" w:evenHBand="0" w:firstRowFirstColumn="0" w:firstRowLastColumn="0" w:lastRowFirstColumn="0" w:lastRowLastColumn="0"/>
                </w:pPr>
              </w:pPrChange>
            </w:pPr>
            <w:proofErr w:type="gramStart"/>
            <w:ins w:id="2901" w:author="Awet Teka" w:date="2025-09-13T14:12:00Z">
              <w:r w:rsidRPr="009515FF">
                <w:t>NUMERIC(</w:t>
              </w:r>
              <w:proofErr w:type="gramEnd"/>
              <w:r w:rsidRPr="009515FF">
                <w:t>15,2)</w:t>
              </w:r>
            </w:ins>
          </w:p>
        </w:tc>
        <w:tc>
          <w:tcPr>
            <w:tcW w:w="0" w:type="auto"/>
            <w:hideMark/>
          </w:tcPr>
          <w:p w14:paraId="2BA38510" w14:textId="77777777" w:rsidR="009515FF" w:rsidRPr="009515FF" w:rsidRDefault="009515FF">
            <w:pPr>
              <w:pStyle w:val="NormalWeb"/>
              <w:spacing w:after="0" w:afterAutospacing="0"/>
              <w:cnfStyle w:val="000000000000" w:firstRow="0" w:lastRow="0" w:firstColumn="0" w:lastColumn="0" w:oddVBand="0" w:evenVBand="0" w:oddHBand="0" w:evenHBand="0" w:firstRowFirstColumn="0" w:firstRowLastColumn="0" w:lastRowFirstColumn="0" w:lastRowLastColumn="0"/>
              <w:rPr>
                <w:ins w:id="2902" w:author="Awet Teka" w:date="2025-09-13T14:12:00Z"/>
              </w:rPr>
              <w:pPrChange w:id="2903" w:author="Awet Teka" w:date="2025-09-13T14:12:00Z" w16du:dateUtc="2025-09-13T11:12:00Z">
                <w:pPr>
                  <w:pStyle w:val="NormalWeb"/>
                  <w:cnfStyle w:val="000000000000" w:firstRow="0" w:lastRow="0" w:firstColumn="0" w:lastColumn="0" w:oddVBand="0" w:evenVBand="0" w:oddHBand="0" w:evenHBand="0" w:firstRowFirstColumn="0" w:firstRowLastColumn="0" w:lastRowFirstColumn="0" w:lastRowLastColumn="0"/>
                </w:pPr>
              </w:pPrChange>
            </w:pPr>
            <w:ins w:id="2904" w:author="Awet Teka" w:date="2025-09-13T14:12:00Z">
              <w:r w:rsidRPr="009515FF">
                <w:t>Rehabilitation</w:t>
              </w:r>
            </w:ins>
          </w:p>
        </w:tc>
      </w:tr>
      <w:tr w:rsidR="009515FF" w:rsidRPr="009515FF" w14:paraId="31654B5D" w14:textId="77777777" w:rsidTr="009515FF">
        <w:trPr>
          <w:cnfStyle w:val="000000100000" w:firstRow="0" w:lastRow="0" w:firstColumn="0" w:lastColumn="0" w:oddVBand="0" w:evenVBand="0" w:oddHBand="1" w:evenHBand="0" w:firstRowFirstColumn="0" w:firstRowLastColumn="0" w:lastRowFirstColumn="0" w:lastRowLastColumn="0"/>
          <w:ins w:id="2905" w:author="Awet Teka" w:date="2025-09-13T14:12:00Z"/>
        </w:trPr>
        <w:tc>
          <w:tcPr>
            <w:cnfStyle w:val="001000000000" w:firstRow="0" w:lastRow="0" w:firstColumn="1" w:lastColumn="0" w:oddVBand="0" w:evenVBand="0" w:oddHBand="0" w:evenHBand="0" w:firstRowFirstColumn="0" w:firstRowLastColumn="0" w:lastRowFirstColumn="0" w:lastRowLastColumn="0"/>
            <w:tcW w:w="0" w:type="auto"/>
            <w:hideMark/>
          </w:tcPr>
          <w:p w14:paraId="6AD7A5C0" w14:textId="77777777" w:rsidR="009515FF" w:rsidRPr="009515FF" w:rsidRDefault="009515FF">
            <w:pPr>
              <w:pStyle w:val="NormalWeb"/>
              <w:spacing w:after="0" w:afterAutospacing="0"/>
              <w:rPr>
                <w:ins w:id="2906" w:author="Awet Teka" w:date="2025-09-13T14:12:00Z"/>
              </w:rPr>
              <w:pPrChange w:id="2907" w:author="Awet Teka" w:date="2025-09-13T14:12:00Z" w16du:dateUtc="2025-09-13T11:12:00Z">
                <w:pPr>
                  <w:pStyle w:val="NormalWeb"/>
                </w:pPr>
              </w:pPrChange>
            </w:pPr>
            <w:proofErr w:type="spellStart"/>
            <w:ins w:id="2908" w:author="Awet Teka" w:date="2025-09-13T14:12:00Z">
              <w:r w:rsidRPr="009515FF">
                <w:t>bottleneck_budget</w:t>
              </w:r>
              <w:proofErr w:type="spellEnd"/>
            </w:ins>
          </w:p>
        </w:tc>
        <w:tc>
          <w:tcPr>
            <w:tcW w:w="0" w:type="auto"/>
            <w:hideMark/>
          </w:tcPr>
          <w:p w14:paraId="6DFEB0CE" w14:textId="77777777" w:rsidR="009515FF" w:rsidRPr="009515FF" w:rsidRDefault="009515FF">
            <w:pPr>
              <w:pStyle w:val="NormalWeb"/>
              <w:spacing w:after="0" w:afterAutospacing="0"/>
              <w:cnfStyle w:val="000000100000" w:firstRow="0" w:lastRow="0" w:firstColumn="0" w:lastColumn="0" w:oddVBand="0" w:evenVBand="0" w:oddHBand="1" w:evenHBand="0" w:firstRowFirstColumn="0" w:firstRowLastColumn="0" w:lastRowFirstColumn="0" w:lastRowLastColumn="0"/>
              <w:rPr>
                <w:ins w:id="2909" w:author="Awet Teka" w:date="2025-09-13T14:12:00Z"/>
              </w:rPr>
              <w:pPrChange w:id="2910" w:author="Awet Teka" w:date="2025-09-13T14:12:00Z" w16du:dateUtc="2025-09-13T11:12:00Z">
                <w:pPr>
                  <w:pStyle w:val="NormalWeb"/>
                  <w:cnfStyle w:val="000000100000" w:firstRow="0" w:lastRow="0" w:firstColumn="0" w:lastColumn="0" w:oddVBand="0" w:evenVBand="0" w:oddHBand="1" w:evenHBand="0" w:firstRowFirstColumn="0" w:firstRowLastColumn="0" w:lastRowFirstColumn="0" w:lastRowLastColumn="0"/>
                </w:pPr>
              </w:pPrChange>
            </w:pPr>
            <w:proofErr w:type="gramStart"/>
            <w:ins w:id="2911" w:author="Awet Teka" w:date="2025-09-13T14:12:00Z">
              <w:r w:rsidRPr="009515FF">
                <w:t>NUMERIC(</w:t>
              </w:r>
              <w:proofErr w:type="gramEnd"/>
              <w:r w:rsidRPr="009515FF">
                <w:t>15,2)</w:t>
              </w:r>
            </w:ins>
          </w:p>
        </w:tc>
        <w:tc>
          <w:tcPr>
            <w:tcW w:w="0" w:type="auto"/>
            <w:hideMark/>
          </w:tcPr>
          <w:p w14:paraId="5ED1CAFE" w14:textId="77777777" w:rsidR="009515FF" w:rsidRPr="009515FF" w:rsidRDefault="009515FF">
            <w:pPr>
              <w:pStyle w:val="NormalWeb"/>
              <w:spacing w:after="0" w:afterAutospacing="0"/>
              <w:cnfStyle w:val="000000100000" w:firstRow="0" w:lastRow="0" w:firstColumn="0" w:lastColumn="0" w:oddVBand="0" w:evenVBand="0" w:oddHBand="1" w:evenHBand="0" w:firstRowFirstColumn="0" w:firstRowLastColumn="0" w:lastRowFirstColumn="0" w:lastRowLastColumn="0"/>
              <w:rPr>
                <w:ins w:id="2912" w:author="Awet Teka" w:date="2025-09-13T14:12:00Z"/>
              </w:rPr>
              <w:pPrChange w:id="2913" w:author="Awet Teka" w:date="2025-09-13T14:12:00Z" w16du:dateUtc="2025-09-13T11:12:00Z">
                <w:pPr>
                  <w:pStyle w:val="NormalWeb"/>
                  <w:cnfStyle w:val="000000100000" w:firstRow="0" w:lastRow="0" w:firstColumn="0" w:lastColumn="0" w:oddVBand="0" w:evenVBand="0" w:oddHBand="1" w:evenHBand="0" w:firstRowFirstColumn="0" w:firstRowLastColumn="0" w:lastRowFirstColumn="0" w:lastRowLastColumn="0"/>
                </w:pPr>
              </w:pPrChange>
            </w:pPr>
            <w:ins w:id="2914" w:author="Awet Teka" w:date="2025-09-13T14:12:00Z">
              <w:r w:rsidRPr="009515FF">
                <w:t>Road bottlenecks</w:t>
              </w:r>
            </w:ins>
          </w:p>
        </w:tc>
      </w:tr>
      <w:tr w:rsidR="009515FF" w:rsidRPr="009515FF" w14:paraId="3D7EB3D5" w14:textId="77777777" w:rsidTr="009515FF">
        <w:trPr>
          <w:ins w:id="2915" w:author="Awet Teka" w:date="2025-09-13T14:12:00Z"/>
        </w:trPr>
        <w:tc>
          <w:tcPr>
            <w:cnfStyle w:val="001000000000" w:firstRow="0" w:lastRow="0" w:firstColumn="1" w:lastColumn="0" w:oddVBand="0" w:evenVBand="0" w:oddHBand="0" w:evenHBand="0" w:firstRowFirstColumn="0" w:firstRowLastColumn="0" w:lastRowFirstColumn="0" w:lastRowLastColumn="0"/>
            <w:tcW w:w="0" w:type="auto"/>
            <w:hideMark/>
          </w:tcPr>
          <w:p w14:paraId="16090781" w14:textId="77777777" w:rsidR="009515FF" w:rsidRPr="009515FF" w:rsidRDefault="009515FF">
            <w:pPr>
              <w:pStyle w:val="NormalWeb"/>
              <w:spacing w:after="0" w:afterAutospacing="0"/>
              <w:rPr>
                <w:ins w:id="2916" w:author="Awet Teka" w:date="2025-09-13T14:12:00Z"/>
              </w:rPr>
              <w:pPrChange w:id="2917" w:author="Awet Teka" w:date="2025-09-13T14:12:00Z" w16du:dateUtc="2025-09-13T11:12:00Z">
                <w:pPr>
                  <w:pStyle w:val="NormalWeb"/>
                </w:pPr>
              </w:pPrChange>
            </w:pPr>
            <w:proofErr w:type="spellStart"/>
            <w:ins w:id="2918" w:author="Awet Teka" w:date="2025-09-13T14:12:00Z">
              <w:r w:rsidRPr="009515FF">
                <w:t>struct_budget</w:t>
              </w:r>
              <w:proofErr w:type="spellEnd"/>
            </w:ins>
          </w:p>
        </w:tc>
        <w:tc>
          <w:tcPr>
            <w:tcW w:w="0" w:type="auto"/>
            <w:hideMark/>
          </w:tcPr>
          <w:p w14:paraId="737195BC" w14:textId="77777777" w:rsidR="009515FF" w:rsidRPr="009515FF" w:rsidRDefault="009515FF">
            <w:pPr>
              <w:pStyle w:val="NormalWeb"/>
              <w:spacing w:after="0" w:afterAutospacing="0"/>
              <w:cnfStyle w:val="000000000000" w:firstRow="0" w:lastRow="0" w:firstColumn="0" w:lastColumn="0" w:oddVBand="0" w:evenVBand="0" w:oddHBand="0" w:evenHBand="0" w:firstRowFirstColumn="0" w:firstRowLastColumn="0" w:lastRowFirstColumn="0" w:lastRowLastColumn="0"/>
              <w:rPr>
                <w:ins w:id="2919" w:author="Awet Teka" w:date="2025-09-13T14:12:00Z"/>
              </w:rPr>
              <w:pPrChange w:id="2920" w:author="Awet Teka" w:date="2025-09-13T14:12:00Z" w16du:dateUtc="2025-09-13T11:12:00Z">
                <w:pPr>
                  <w:pStyle w:val="NormalWeb"/>
                  <w:cnfStyle w:val="000000000000" w:firstRow="0" w:lastRow="0" w:firstColumn="0" w:lastColumn="0" w:oddVBand="0" w:evenVBand="0" w:oddHBand="0" w:evenHBand="0" w:firstRowFirstColumn="0" w:firstRowLastColumn="0" w:lastRowFirstColumn="0" w:lastRowLastColumn="0"/>
                </w:pPr>
              </w:pPrChange>
            </w:pPr>
            <w:proofErr w:type="gramStart"/>
            <w:ins w:id="2921" w:author="Awet Teka" w:date="2025-09-13T14:12:00Z">
              <w:r w:rsidRPr="009515FF">
                <w:t>NUMERIC(</w:t>
              </w:r>
              <w:proofErr w:type="gramEnd"/>
              <w:r w:rsidRPr="009515FF">
                <w:t>15,2)</w:t>
              </w:r>
            </w:ins>
          </w:p>
        </w:tc>
        <w:tc>
          <w:tcPr>
            <w:tcW w:w="0" w:type="auto"/>
            <w:hideMark/>
          </w:tcPr>
          <w:p w14:paraId="678A3E23" w14:textId="77777777" w:rsidR="009515FF" w:rsidRPr="009515FF" w:rsidRDefault="009515FF">
            <w:pPr>
              <w:pStyle w:val="NormalWeb"/>
              <w:spacing w:after="0" w:afterAutospacing="0"/>
              <w:cnfStyle w:val="000000000000" w:firstRow="0" w:lastRow="0" w:firstColumn="0" w:lastColumn="0" w:oddVBand="0" w:evenVBand="0" w:oddHBand="0" w:evenHBand="0" w:firstRowFirstColumn="0" w:firstRowLastColumn="0" w:lastRowFirstColumn="0" w:lastRowLastColumn="0"/>
              <w:rPr>
                <w:ins w:id="2922" w:author="Awet Teka" w:date="2025-09-13T14:12:00Z"/>
              </w:rPr>
              <w:pPrChange w:id="2923" w:author="Awet Teka" w:date="2025-09-13T14:12:00Z" w16du:dateUtc="2025-09-13T11:12:00Z">
                <w:pPr>
                  <w:pStyle w:val="NormalWeb"/>
                  <w:cnfStyle w:val="000000000000" w:firstRow="0" w:lastRow="0" w:firstColumn="0" w:lastColumn="0" w:oddVBand="0" w:evenVBand="0" w:oddHBand="0" w:evenHBand="0" w:firstRowFirstColumn="0" w:firstRowLastColumn="0" w:lastRowFirstColumn="0" w:lastRowLastColumn="0"/>
                </w:pPr>
              </w:pPrChange>
            </w:pPr>
            <w:ins w:id="2924" w:author="Awet Teka" w:date="2025-09-13T14:12:00Z">
              <w:r w:rsidRPr="009515FF">
                <w:t>Structure interventions</w:t>
              </w:r>
            </w:ins>
          </w:p>
        </w:tc>
      </w:tr>
      <w:tr w:rsidR="009515FF" w:rsidRPr="009515FF" w14:paraId="09ADCF6D" w14:textId="77777777" w:rsidTr="009515FF">
        <w:trPr>
          <w:cnfStyle w:val="000000100000" w:firstRow="0" w:lastRow="0" w:firstColumn="0" w:lastColumn="0" w:oddVBand="0" w:evenVBand="0" w:oddHBand="1" w:evenHBand="0" w:firstRowFirstColumn="0" w:firstRowLastColumn="0" w:lastRowFirstColumn="0" w:lastRowLastColumn="0"/>
          <w:ins w:id="2925" w:author="Awet Teka" w:date="2025-09-13T14:12:00Z"/>
        </w:trPr>
        <w:tc>
          <w:tcPr>
            <w:cnfStyle w:val="001000000000" w:firstRow="0" w:lastRow="0" w:firstColumn="1" w:lastColumn="0" w:oddVBand="0" w:evenVBand="0" w:oddHBand="0" w:evenHBand="0" w:firstRowFirstColumn="0" w:firstRowLastColumn="0" w:lastRowFirstColumn="0" w:lastRowLastColumn="0"/>
            <w:tcW w:w="0" w:type="auto"/>
            <w:hideMark/>
          </w:tcPr>
          <w:p w14:paraId="40C5DA88" w14:textId="77777777" w:rsidR="009515FF" w:rsidRPr="009515FF" w:rsidRDefault="009515FF">
            <w:pPr>
              <w:pStyle w:val="NormalWeb"/>
              <w:spacing w:after="0" w:afterAutospacing="0"/>
              <w:rPr>
                <w:ins w:id="2926" w:author="Awet Teka" w:date="2025-09-13T14:12:00Z"/>
              </w:rPr>
              <w:pPrChange w:id="2927" w:author="Awet Teka" w:date="2025-09-13T14:12:00Z" w16du:dateUtc="2025-09-13T11:12:00Z">
                <w:pPr>
                  <w:pStyle w:val="NormalWeb"/>
                </w:pPr>
              </w:pPrChange>
            </w:pPr>
            <w:ins w:id="2928" w:author="Awet Teka" w:date="2025-09-13T14:12:00Z">
              <w:r w:rsidRPr="009515FF">
                <w:t>status</w:t>
              </w:r>
            </w:ins>
          </w:p>
        </w:tc>
        <w:tc>
          <w:tcPr>
            <w:tcW w:w="0" w:type="auto"/>
            <w:hideMark/>
          </w:tcPr>
          <w:p w14:paraId="015D5952" w14:textId="7991BE39" w:rsidR="009515FF" w:rsidRPr="009515FF" w:rsidRDefault="009515FF">
            <w:pPr>
              <w:pStyle w:val="NormalWeb"/>
              <w:spacing w:after="0" w:afterAutospacing="0"/>
              <w:cnfStyle w:val="000000100000" w:firstRow="0" w:lastRow="0" w:firstColumn="0" w:lastColumn="0" w:oddVBand="0" w:evenVBand="0" w:oddHBand="1" w:evenHBand="0" w:firstRowFirstColumn="0" w:firstRowLastColumn="0" w:lastRowFirstColumn="0" w:lastRowLastColumn="0"/>
              <w:rPr>
                <w:ins w:id="2929" w:author="Awet Teka" w:date="2025-09-13T14:12:00Z"/>
              </w:rPr>
              <w:pPrChange w:id="2930" w:author="Awet Teka" w:date="2025-09-13T14:12:00Z" w16du:dateUtc="2025-09-13T11:12:00Z">
                <w:pPr>
                  <w:pStyle w:val="NormalWeb"/>
                  <w:cnfStyle w:val="000000100000" w:firstRow="0" w:lastRow="0" w:firstColumn="0" w:lastColumn="0" w:oddVBand="0" w:evenVBand="0" w:oddHBand="1" w:evenHBand="0" w:firstRowFirstColumn="0" w:firstRowLastColumn="0" w:lastRowFirstColumn="0" w:lastRowLastColumn="0"/>
                </w:pPr>
              </w:pPrChange>
            </w:pPr>
            <w:ins w:id="2931" w:author="Awet Teka" w:date="2025-09-13T14:12:00Z">
              <w:r w:rsidRPr="009515FF">
                <w:t>ENUM('</w:t>
              </w:r>
              <w:proofErr w:type="spellStart"/>
              <w:r w:rsidRPr="009515FF">
                <w:t>Draft','Submitted','Approved</w:t>
              </w:r>
              <w:proofErr w:type="spellEnd"/>
              <w:r w:rsidRPr="009515FF">
                <w:t>',</w:t>
              </w:r>
            </w:ins>
            <w:ins w:id="2932" w:author="Awet Teka" w:date="2025-09-13T14:12:00Z" w16du:dateUtc="2025-09-13T11:12:00Z">
              <w:r>
                <w:br/>
              </w:r>
            </w:ins>
            <w:ins w:id="2933" w:author="Awet Teka" w:date="2025-09-13T14:12:00Z">
              <w:r w:rsidRPr="009515FF">
                <w:t>'</w:t>
              </w:r>
              <w:proofErr w:type="spellStart"/>
              <w:r w:rsidRPr="009515FF">
                <w:t>Executing','Completed</w:t>
              </w:r>
              <w:proofErr w:type="spellEnd"/>
              <w:r w:rsidRPr="009515FF">
                <w:t>')</w:t>
              </w:r>
            </w:ins>
          </w:p>
        </w:tc>
        <w:tc>
          <w:tcPr>
            <w:tcW w:w="0" w:type="auto"/>
            <w:hideMark/>
          </w:tcPr>
          <w:p w14:paraId="75383DF5" w14:textId="77777777" w:rsidR="009515FF" w:rsidRPr="009515FF" w:rsidRDefault="009515FF">
            <w:pPr>
              <w:pStyle w:val="NormalWeb"/>
              <w:spacing w:after="0" w:afterAutospacing="0"/>
              <w:cnfStyle w:val="000000100000" w:firstRow="0" w:lastRow="0" w:firstColumn="0" w:lastColumn="0" w:oddVBand="0" w:evenVBand="0" w:oddHBand="1" w:evenHBand="0" w:firstRowFirstColumn="0" w:firstRowLastColumn="0" w:lastRowFirstColumn="0" w:lastRowLastColumn="0"/>
              <w:rPr>
                <w:ins w:id="2934" w:author="Awet Teka" w:date="2025-09-13T14:12:00Z"/>
              </w:rPr>
              <w:pPrChange w:id="2935" w:author="Awet Teka" w:date="2025-09-13T14:12:00Z" w16du:dateUtc="2025-09-13T11:12:00Z">
                <w:pPr>
                  <w:pStyle w:val="NormalWeb"/>
                  <w:cnfStyle w:val="000000100000" w:firstRow="0" w:lastRow="0" w:firstColumn="0" w:lastColumn="0" w:oddVBand="0" w:evenVBand="0" w:oddHBand="1" w:evenHBand="0" w:firstRowFirstColumn="0" w:firstRowLastColumn="0" w:lastRowFirstColumn="0" w:lastRowLastColumn="0"/>
                </w:pPr>
              </w:pPrChange>
            </w:pPr>
            <w:ins w:id="2936" w:author="Awet Teka" w:date="2025-09-13T14:12:00Z">
              <w:r w:rsidRPr="009515FF">
                <w:t>Work plan state</w:t>
              </w:r>
            </w:ins>
          </w:p>
        </w:tc>
      </w:tr>
      <w:tr w:rsidR="009515FF" w:rsidRPr="009515FF" w14:paraId="4815C9BE" w14:textId="77777777" w:rsidTr="009515FF">
        <w:trPr>
          <w:ins w:id="2937" w:author="Awet Teka" w:date="2025-09-13T14:12:00Z"/>
        </w:trPr>
        <w:tc>
          <w:tcPr>
            <w:cnfStyle w:val="001000000000" w:firstRow="0" w:lastRow="0" w:firstColumn="1" w:lastColumn="0" w:oddVBand="0" w:evenVBand="0" w:oddHBand="0" w:evenHBand="0" w:firstRowFirstColumn="0" w:firstRowLastColumn="0" w:lastRowFirstColumn="0" w:lastRowLastColumn="0"/>
            <w:tcW w:w="0" w:type="auto"/>
            <w:hideMark/>
          </w:tcPr>
          <w:p w14:paraId="6BFB4B82" w14:textId="77777777" w:rsidR="009515FF" w:rsidRPr="009515FF" w:rsidRDefault="009515FF">
            <w:pPr>
              <w:pStyle w:val="NormalWeb"/>
              <w:spacing w:after="0" w:afterAutospacing="0"/>
              <w:rPr>
                <w:ins w:id="2938" w:author="Awet Teka" w:date="2025-09-13T14:12:00Z"/>
              </w:rPr>
              <w:pPrChange w:id="2939" w:author="Awet Teka" w:date="2025-09-13T14:12:00Z" w16du:dateUtc="2025-09-13T11:12:00Z">
                <w:pPr>
                  <w:pStyle w:val="NormalWeb"/>
                </w:pPr>
              </w:pPrChange>
            </w:pPr>
            <w:proofErr w:type="spellStart"/>
            <w:ins w:id="2940" w:author="Awet Teka" w:date="2025-09-13T14:12:00Z">
              <w:r w:rsidRPr="009515FF">
                <w:t>created_at</w:t>
              </w:r>
              <w:proofErr w:type="spellEnd"/>
            </w:ins>
          </w:p>
        </w:tc>
        <w:tc>
          <w:tcPr>
            <w:tcW w:w="0" w:type="auto"/>
            <w:hideMark/>
          </w:tcPr>
          <w:p w14:paraId="228C9BEF" w14:textId="77777777" w:rsidR="009515FF" w:rsidRPr="009515FF" w:rsidRDefault="009515FF">
            <w:pPr>
              <w:pStyle w:val="NormalWeb"/>
              <w:spacing w:after="0" w:afterAutospacing="0"/>
              <w:cnfStyle w:val="000000000000" w:firstRow="0" w:lastRow="0" w:firstColumn="0" w:lastColumn="0" w:oddVBand="0" w:evenVBand="0" w:oddHBand="0" w:evenHBand="0" w:firstRowFirstColumn="0" w:firstRowLastColumn="0" w:lastRowFirstColumn="0" w:lastRowLastColumn="0"/>
              <w:rPr>
                <w:ins w:id="2941" w:author="Awet Teka" w:date="2025-09-13T14:12:00Z"/>
              </w:rPr>
              <w:pPrChange w:id="2942" w:author="Awet Teka" w:date="2025-09-13T14:12:00Z" w16du:dateUtc="2025-09-13T11:12:00Z">
                <w:pPr>
                  <w:pStyle w:val="NormalWeb"/>
                  <w:cnfStyle w:val="000000000000" w:firstRow="0" w:lastRow="0" w:firstColumn="0" w:lastColumn="0" w:oddVBand="0" w:evenVBand="0" w:oddHBand="0" w:evenHBand="0" w:firstRowFirstColumn="0" w:firstRowLastColumn="0" w:lastRowFirstColumn="0" w:lastRowLastColumn="0"/>
                </w:pPr>
              </w:pPrChange>
            </w:pPr>
            <w:ins w:id="2943" w:author="Awet Teka" w:date="2025-09-13T14:12:00Z">
              <w:r w:rsidRPr="009515FF">
                <w:t>TIMESTAMP</w:t>
              </w:r>
            </w:ins>
          </w:p>
        </w:tc>
        <w:tc>
          <w:tcPr>
            <w:tcW w:w="0" w:type="auto"/>
            <w:hideMark/>
          </w:tcPr>
          <w:p w14:paraId="0746F446" w14:textId="77777777" w:rsidR="009515FF" w:rsidRPr="009515FF" w:rsidRDefault="009515FF">
            <w:pPr>
              <w:pStyle w:val="NormalWeb"/>
              <w:spacing w:after="0" w:afterAutospacing="0"/>
              <w:cnfStyle w:val="000000000000" w:firstRow="0" w:lastRow="0" w:firstColumn="0" w:lastColumn="0" w:oddVBand="0" w:evenVBand="0" w:oddHBand="0" w:evenHBand="0" w:firstRowFirstColumn="0" w:firstRowLastColumn="0" w:lastRowFirstColumn="0" w:lastRowLastColumn="0"/>
              <w:rPr>
                <w:ins w:id="2944" w:author="Awet Teka" w:date="2025-09-13T14:12:00Z"/>
              </w:rPr>
              <w:pPrChange w:id="2945" w:author="Awet Teka" w:date="2025-09-13T14:12:00Z" w16du:dateUtc="2025-09-13T11:12:00Z">
                <w:pPr>
                  <w:pStyle w:val="NormalWeb"/>
                  <w:cnfStyle w:val="000000000000" w:firstRow="0" w:lastRow="0" w:firstColumn="0" w:lastColumn="0" w:oddVBand="0" w:evenVBand="0" w:oddHBand="0" w:evenHBand="0" w:firstRowFirstColumn="0" w:firstRowLastColumn="0" w:lastRowFirstColumn="0" w:lastRowLastColumn="0"/>
                </w:pPr>
              </w:pPrChange>
            </w:pPr>
            <w:ins w:id="2946" w:author="Awet Teka" w:date="2025-09-13T14:12:00Z">
              <w:r w:rsidRPr="009515FF">
                <w:t>Created</w:t>
              </w:r>
            </w:ins>
          </w:p>
        </w:tc>
      </w:tr>
      <w:tr w:rsidR="009515FF" w:rsidRPr="009515FF" w14:paraId="38331E20" w14:textId="77777777" w:rsidTr="009515FF">
        <w:trPr>
          <w:cnfStyle w:val="000000100000" w:firstRow="0" w:lastRow="0" w:firstColumn="0" w:lastColumn="0" w:oddVBand="0" w:evenVBand="0" w:oddHBand="1" w:evenHBand="0" w:firstRowFirstColumn="0" w:firstRowLastColumn="0" w:lastRowFirstColumn="0" w:lastRowLastColumn="0"/>
          <w:ins w:id="2947" w:author="Awet Teka" w:date="2025-09-13T14:12:00Z"/>
        </w:trPr>
        <w:tc>
          <w:tcPr>
            <w:cnfStyle w:val="001000000000" w:firstRow="0" w:lastRow="0" w:firstColumn="1" w:lastColumn="0" w:oddVBand="0" w:evenVBand="0" w:oddHBand="0" w:evenHBand="0" w:firstRowFirstColumn="0" w:firstRowLastColumn="0" w:lastRowFirstColumn="0" w:lastRowLastColumn="0"/>
            <w:tcW w:w="0" w:type="auto"/>
            <w:hideMark/>
          </w:tcPr>
          <w:p w14:paraId="06E94D3A" w14:textId="77777777" w:rsidR="009515FF" w:rsidRPr="009515FF" w:rsidRDefault="009515FF">
            <w:pPr>
              <w:pStyle w:val="NormalWeb"/>
              <w:spacing w:after="0" w:afterAutospacing="0"/>
              <w:rPr>
                <w:ins w:id="2948" w:author="Awet Teka" w:date="2025-09-13T14:12:00Z"/>
              </w:rPr>
              <w:pPrChange w:id="2949" w:author="Awet Teka" w:date="2025-09-13T14:12:00Z" w16du:dateUtc="2025-09-13T11:12:00Z">
                <w:pPr>
                  <w:pStyle w:val="NormalWeb"/>
                </w:pPr>
              </w:pPrChange>
            </w:pPr>
            <w:proofErr w:type="spellStart"/>
            <w:ins w:id="2950" w:author="Awet Teka" w:date="2025-09-13T14:12:00Z">
              <w:r w:rsidRPr="009515FF">
                <w:t>approved_at</w:t>
              </w:r>
              <w:proofErr w:type="spellEnd"/>
            </w:ins>
          </w:p>
        </w:tc>
        <w:tc>
          <w:tcPr>
            <w:tcW w:w="0" w:type="auto"/>
            <w:hideMark/>
          </w:tcPr>
          <w:p w14:paraId="3F445D52" w14:textId="77777777" w:rsidR="009515FF" w:rsidRPr="009515FF" w:rsidRDefault="009515FF">
            <w:pPr>
              <w:pStyle w:val="NormalWeb"/>
              <w:spacing w:after="0" w:afterAutospacing="0"/>
              <w:cnfStyle w:val="000000100000" w:firstRow="0" w:lastRow="0" w:firstColumn="0" w:lastColumn="0" w:oddVBand="0" w:evenVBand="0" w:oddHBand="1" w:evenHBand="0" w:firstRowFirstColumn="0" w:firstRowLastColumn="0" w:lastRowFirstColumn="0" w:lastRowLastColumn="0"/>
              <w:rPr>
                <w:ins w:id="2951" w:author="Awet Teka" w:date="2025-09-13T14:12:00Z"/>
              </w:rPr>
              <w:pPrChange w:id="2952" w:author="Awet Teka" w:date="2025-09-13T14:12:00Z" w16du:dateUtc="2025-09-13T11:12:00Z">
                <w:pPr>
                  <w:pStyle w:val="NormalWeb"/>
                  <w:cnfStyle w:val="000000100000" w:firstRow="0" w:lastRow="0" w:firstColumn="0" w:lastColumn="0" w:oddVBand="0" w:evenVBand="0" w:oddHBand="1" w:evenHBand="0" w:firstRowFirstColumn="0" w:firstRowLastColumn="0" w:lastRowFirstColumn="0" w:lastRowLastColumn="0"/>
                </w:pPr>
              </w:pPrChange>
            </w:pPr>
            <w:ins w:id="2953" w:author="Awet Teka" w:date="2025-09-13T14:12:00Z">
              <w:r w:rsidRPr="009515FF">
                <w:t>TIMESTAMP NULL</w:t>
              </w:r>
            </w:ins>
          </w:p>
        </w:tc>
        <w:tc>
          <w:tcPr>
            <w:tcW w:w="0" w:type="auto"/>
            <w:hideMark/>
          </w:tcPr>
          <w:p w14:paraId="3CBCF5EB" w14:textId="77777777" w:rsidR="009515FF" w:rsidRPr="009515FF" w:rsidRDefault="009515FF">
            <w:pPr>
              <w:pStyle w:val="NormalWeb"/>
              <w:spacing w:after="0" w:afterAutospacing="0"/>
              <w:cnfStyle w:val="000000100000" w:firstRow="0" w:lastRow="0" w:firstColumn="0" w:lastColumn="0" w:oddVBand="0" w:evenVBand="0" w:oddHBand="1" w:evenHBand="0" w:firstRowFirstColumn="0" w:firstRowLastColumn="0" w:lastRowFirstColumn="0" w:lastRowLastColumn="0"/>
              <w:rPr>
                <w:ins w:id="2954" w:author="Awet Teka" w:date="2025-09-13T14:12:00Z"/>
              </w:rPr>
              <w:pPrChange w:id="2955" w:author="Awet Teka" w:date="2025-09-13T14:12:00Z" w16du:dateUtc="2025-09-13T11:12:00Z">
                <w:pPr>
                  <w:pStyle w:val="NormalWeb"/>
                  <w:cnfStyle w:val="000000100000" w:firstRow="0" w:lastRow="0" w:firstColumn="0" w:lastColumn="0" w:oddVBand="0" w:evenVBand="0" w:oddHBand="1" w:evenHBand="0" w:firstRowFirstColumn="0" w:firstRowLastColumn="0" w:lastRowFirstColumn="0" w:lastRowLastColumn="0"/>
                </w:pPr>
              </w:pPrChange>
            </w:pPr>
            <w:ins w:id="2956" w:author="Awet Teka" w:date="2025-09-13T14:12:00Z">
              <w:r w:rsidRPr="009515FF">
                <w:t>Approval date</w:t>
              </w:r>
            </w:ins>
          </w:p>
        </w:tc>
      </w:tr>
      <w:tr w:rsidR="009515FF" w:rsidRPr="009515FF" w14:paraId="1DFFAA75" w14:textId="77777777" w:rsidTr="009515FF">
        <w:trPr>
          <w:ins w:id="2957" w:author="Awet Teka" w:date="2025-09-13T14:12:00Z"/>
        </w:trPr>
        <w:tc>
          <w:tcPr>
            <w:cnfStyle w:val="001000000000" w:firstRow="0" w:lastRow="0" w:firstColumn="1" w:lastColumn="0" w:oddVBand="0" w:evenVBand="0" w:oddHBand="0" w:evenHBand="0" w:firstRowFirstColumn="0" w:firstRowLastColumn="0" w:lastRowFirstColumn="0" w:lastRowLastColumn="0"/>
            <w:tcW w:w="0" w:type="auto"/>
            <w:hideMark/>
          </w:tcPr>
          <w:p w14:paraId="1C177EBB" w14:textId="77777777" w:rsidR="009515FF" w:rsidRPr="009515FF" w:rsidRDefault="009515FF">
            <w:pPr>
              <w:pStyle w:val="NormalWeb"/>
              <w:spacing w:after="0" w:afterAutospacing="0"/>
              <w:rPr>
                <w:ins w:id="2958" w:author="Awet Teka" w:date="2025-09-13T14:12:00Z"/>
              </w:rPr>
              <w:pPrChange w:id="2959" w:author="Awet Teka" w:date="2025-09-13T14:12:00Z" w16du:dateUtc="2025-09-13T11:12:00Z">
                <w:pPr>
                  <w:pStyle w:val="NormalWeb"/>
                </w:pPr>
              </w:pPrChange>
            </w:pPr>
            <w:proofErr w:type="spellStart"/>
            <w:ins w:id="2960" w:author="Awet Teka" w:date="2025-09-13T14:12:00Z">
              <w:r w:rsidRPr="009515FF">
                <w:t>approved_by</w:t>
              </w:r>
              <w:proofErr w:type="spellEnd"/>
            </w:ins>
          </w:p>
        </w:tc>
        <w:tc>
          <w:tcPr>
            <w:tcW w:w="0" w:type="auto"/>
            <w:hideMark/>
          </w:tcPr>
          <w:p w14:paraId="4C657BE3" w14:textId="77777777" w:rsidR="009515FF" w:rsidRPr="009515FF" w:rsidRDefault="009515FF">
            <w:pPr>
              <w:pStyle w:val="NormalWeb"/>
              <w:spacing w:after="0" w:afterAutospacing="0"/>
              <w:cnfStyle w:val="000000000000" w:firstRow="0" w:lastRow="0" w:firstColumn="0" w:lastColumn="0" w:oddVBand="0" w:evenVBand="0" w:oddHBand="0" w:evenHBand="0" w:firstRowFirstColumn="0" w:firstRowLastColumn="0" w:lastRowFirstColumn="0" w:lastRowLastColumn="0"/>
              <w:rPr>
                <w:ins w:id="2961" w:author="Awet Teka" w:date="2025-09-13T14:12:00Z"/>
              </w:rPr>
              <w:pPrChange w:id="2962" w:author="Awet Teka" w:date="2025-09-13T14:12:00Z" w16du:dateUtc="2025-09-13T11:12:00Z">
                <w:pPr>
                  <w:pStyle w:val="NormalWeb"/>
                  <w:cnfStyle w:val="000000000000" w:firstRow="0" w:lastRow="0" w:firstColumn="0" w:lastColumn="0" w:oddVBand="0" w:evenVBand="0" w:oddHBand="0" w:evenHBand="0" w:firstRowFirstColumn="0" w:firstRowLastColumn="0" w:lastRowFirstColumn="0" w:lastRowLastColumn="0"/>
                </w:pPr>
              </w:pPrChange>
            </w:pPr>
            <w:proofErr w:type="gramStart"/>
            <w:ins w:id="2963" w:author="Awet Teka" w:date="2025-09-13T14:12:00Z">
              <w:r w:rsidRPr="009515FF">
                <w:t>VARCHAR(</w:t>
              </w:r>
              <w:proofErr w:type="gramEnd"/>
              <w:r w:rsidRPr="009515FF">
                <w:t>150) NULL</w:t>
              </w:r>
            </w:ins>
          </w:p>
        </w:tc>
        <w:tc>
          <w:tcPr>
            <w:tcW w:w="0" w:type="auto"/>
            <w:hideMark/>
          </w:tcPr>
          <w:p w14:paraId="6C4E96E4" w14:textId="77777777" w:rsidR="009515FF" w:rsidRPr="009515FF" w:rsidRDefault="009515FF">
            <w:pPr>
              <w:pStyle w:val="NormalWeb"/>
              <w:spacing w:after="0" w:afterAutospacing="0"/>
              <w:cnfStyle w:val="000000000000" w:firstRow="0" w:lastRow="0" w:firstColumn="0" w:lastColumn="0" w:oddVBand="0" w:evenVBand="0" w:oddHBand="0" w:evenHBand="0" w:firstRowFirstColumn="0" w:firstRowLastColumn="0" w:lastRowFirstColumn="0" w:lastRowLastColumn="0"/>
              <w:rPr>
                <w:ins w:id="2964" w:author="Awet Teka" w:date="2025-09-13T14:12:00Z"/>
              </w:rPr>
              <w:pPrChange w:id="2965" w:author="Awet Teka" w:date="2025-09-13T14:12:00Z" w16du:dateUtc="2025-09-13T11:12:00Z">
                <w:pPr>
                  <w:pStyle w:val="NormalWeb"/>
                  <w:cnfStyle w:val="000000000000" w:firstRow="0" w:lastRow="0" w:firstColumn="0" w:lastColumn="0" w:oddVBand="0" w:evenVBand="0" w:oddHBand="0" w:evenHBand="0" w:firstRowFirstColumn="0" w:firstRowLastColumn="0" w:lastRowFirstColumn="0" w:lastRowLastColumn="0"/>
                </w:pPr>
              </w:pPrChange>
            </w:pPr>
            <w:ins w:id="2966" w:author="Awet Teka" w:date="2025-09-13T14:12:00Z">
              <w:r w:rsidRPr="009515FF">
                <w:t>Approver</w:t>
              </w:r>
            </w:ins>
          </w:p>
        </w:tc>
      </w:tr>
    </w:tbl>
    <w:p w14:paraId="5714A588" w14:textId="2DE517CD" w:rsidR="00790ECC" w:rsidRDefault="00E56F60" w:rsidP="00E56F60">
      <w:pPr>
        <w:pStyle w:val="Heading2"/>
        <w:rPr>
          <w:ins w:id="2967" w:author="Awet Teka" w:date="2025-09-22T10:19:00Z" w16du:dateUtc="2025-09-22T07:19:00Z"/>
        </w:rPr>
      </w:pPr>
      <w:ins w:id="2968" w:author="Awet Teka" w:date="2025-09-22T10:19:00Z">
        <w:r w:rsidRPr="00E56F60">
          <w:t>Detailed Severity and Extent Surveys</w:t>
        </w:r>
      </w:ins>
    </w:p>
    <w:p w14:paraId="239A6786" w14:textId="2FCC861F" w:rsidR="00E56F60" w:rsidRDefault="00E56F60" w:rsidP="00E56F60">
      <w:pPr>
        <w:pStyle w:val="Heading3"/>
        <w:rPr>
          <w:ins w:id="2969" w:author="Awet Teka" w:date="2025-09-22T10:20:00Z" w16du:dateUtc="2025-09-22T07:20:00Z"/>
        </w:rPr>
      </w:pPr>
      <w:ins w:id="2970" w:author="Awet Teka" w:date="2025-09-22T10:20:00Z">
        <w:r w:rsidRPr="00E56F60">
          <w:t>Road</w:t>
        </w:r>
      </w:ins>
      <w:ins w:id="2971" w:author="Awet Teka" w:date="2025-09-22T10:20:00Z" w16du:dateUtc="2025-09-22T07:20:00Z">
        <w:r>
          <w:t xml:space="preserve"> </w:t>
        </w:r>
      </w:ins>
      <w:ins w:id="2972" w:author="Awet Teka" w:date="2025-09-22T10:20:00Z">
        <w:r w:rsidRPr="00E56F60">
          <w:t>Condition</w:t>
        </w:r>
      </w:ins>
      <w:ins w:id="2973" w:author="Awet Teka" w:date="2025-09-22T10:20:00Z" w16du:dateUtc="2025-09-22T07:20:00Z">
        <w:r>
          <w:t xml:space="preserve"> </w:t>
        </w:r>
      </w:ins>
      <w:ins w:id="2974" w:author="Awet Teka" w:date="2025-09-22T10:20:00Z">
        <w:r w:rsidRPr="00E56F60">
          <w:t>Detailed</w:t>
        </w:r>
      </w:ins>
      <w:ins w:id="2975" w:author="Awet Teka" w:date="2025-09-22T10:20:00Z" w16du:dateUtc="2025-09-22T07:20:00Z">
        <w:r>
          <w:t xml:space="preserve"> </w:t>
        </w:r>
      </w:ins>
      <w:ins w:id="2976" w:author="Awet Teka" w:date="2025-09-22T10:20:00Z">
        <w:r w:rsidRPr="00E56F60">
          <w:t>Survey</w:t>
        </w:r>
      </w:ins>
    </w:p>
    <w:tbl>
      <w:tblPr>
        <w:tblStyle w:val="ListTable3"/>
        <w:tblW w:w="0" w:type="auto"/>
        <w:tblLook w:val="04A0" w:firstRow="1" w:lastRow="0" w:firstColumn="1" w:lastColumn="0" w:noHBand="0" w:noVBand="1"/>
        <w:tblPrChange w:id="2977" w:author="Awet Teka" w:date="2025-09-24T11:12:00Z" w16du:dateUtc="2025-09-24T08:12:00Z">
          <w:tblPr>
            <w:tblW w:w="0" w:type="auto"/>
            <w:tblCellSpacing w:w="15" w:type="dxa"/>
            <w:tblCellMar>
              <w:top w:w="15" w:type="dxa"/>
              <w:left w:w="15" w:type="dxa"/>
              <w:bottom w:w="15" w:type="dxa"/>
              <w:right w:w="15" w:type="dxa"/>
            </w:tblCellMar>
            <w:tblLook w:val="04A0" w:firstRow="1" w:lastRow="0" w:firstColumn="1" w:lastColumn="0" w:noHBand="0" w:noVBand="1"/>
          </w:tblPr>
        </w:tblPrChange>
      </w:tblPr>
      <w:tblGrid>
        <w:gridCol w:w="3211"/>
        <w:gridCol w:w="3380"/>
        <w:gridCol w:w="2039"/>
        <w:tblGridChange w:id="2978">
          <w:tblGrid>
            <w:gridCol w:w="5"/>
            <w:gridCol w:w="2905"/>
            <w:gridCol w:w="306"/>
            <w:gridCol w:w="3055"/>
            <w:gridCol w:w="325"/>
            <w:gridCol w:w="2039"/>
            <w:gridCol w:w="5"/>
          </w:tblGrid>
        </w:tblGridChange>
      </w:tblGrid>
      <w:tr w:rsidR="0004441D" w:rsidRPr="0004441D" w14:paraId="6C600177" w14:textId="77777777" w:rsidTr="0004441D">
        <w:trPr>
          <w:cnfStyle w:val="100000000000" w:firstRow="1" w:lastRow="0" w:firstColumn="0" w:lastColumn="0" w:oddVBand="0" w:evenVBand="0" w:oddHBand="0" w:evenHBand="0" w:firstRowFirstColumn="0" w:firstRowLastColumn="0" w:lastRowFirstColumn="0" w:lastRowLastColumn="0"/>
          <w:ins w:id="2979" w:author="Awet Teka" w:date="2025-09-24T11:11:00Z"/>
          <w:trPrChange w:id="2980" w:author="Awet Teka" w:date="2025-09-24T11:12:00Z" w16du:dateUtc="2025-09-24T08:12:00Z">
            <w:trPr>
              <w:tblHeader/>
              <w:tblCellSpacing w:w="15" w:type="dxa"/>
            </w:trPr>
          </w:trPrChange>
        </w:trPr>
        <w:tc>
          <w:tcPr>
            <w:cnfStyle w:val="001000000100" w:firstRow="0" w:lastRow="0" w:firstColumn="1" w:lastColumn="0" w:oddVBand="0" w:evenVBand="0" w:oddHBand="0" w:evenHBand="0" w:firstRowFirstColumn="1" w:firstRowLastColumn="0" w:lastRowFirstColumn="0" w:lastRowLastColumn="0"/>
            <w:tcW w:w="0" w:type="auto"/>
            <w:hideMark/>
            <w:tcPrChange w:id="2981" w:author="Awet Teka" w:date="2025-09-24T11:12:00Z" w16du:dateUtc="2025-09-24T08:12:00Z">
              <w:tcPr>
                <w:tcW w:w="0" w:type="auto"/>
                <w:gridSpan w:val="2"/>
                <w:vAlign w:val="center"/>
                <w:hideMark/>
              </w:tcPr>
            </w:tcPrChange>
          </w:tcPr>
          <w:p w14:paraId="119831C7" w14:textId="77777777" w:rsidR="0004441D" w:rsidRPr="0004441D" w:rsidRDefault="0004441D">
            <w:pPr>
              <w:spacing w:line="276" w:lineRule="auto"/>
              <w:cnfStyle w:val="101000000100" w:firstRow="1" w:lastRow="0" w:firstColumn="1" w:lastColumn="0" w:oddVBand="0" w:evenVBand="0" w:oddHBand="0" w:evenHBand="0" w:firstRowFirstColumn="1" w:firstRowLastColumn="0" w:lastRowFirstColumn="0" w:lastRowLastColumn="0"/>
              <w:rPr>
                <w:ins w:id="2982" w:author="Awet Teka" w:date="2025-09-24T11:11:00Z"/>
              </w:rPr>
              <w:pPrChange w:id="2983" w:author="Awet Teka" w:date="2025-09-24T11:12:00Z" w16du:dateUtc="2025-09-24T08:12:00Z">
                <w:pPr>
                  <w:spacing w:after="200" w:line="276" w:lineRule="auto"/>
                  <w:cnfStyle w:val="101000000100" w:firstRow="1" w:lastRow="0" w:firstColumn="1" w:lastColumn="0" w:oddVBand="0" w:evenVBand="0" w:oddHBand="0" w:evenHBand="0" w:firstRowFirstColumn="1" w:firstRowLastColumn="0" w:lastRowFirstColumn="0" w:lastRowLastColumn="0"/>
                </w:pPr>
              </w:pPrChange>
            </w:pPr>
            <w:ins w:id="2984" w:author="Awet Teka" w:date="2025-09-24T11:11:00Z">
              <w:r w:rsidRPr="0004441D">
                <w:t>Column Name</w:t>
              </w:r>
            </w:ins>
          </w:p>
        </w:tc>
        <w:tc>
          <w:tcPr>
            <w:tcW w:w="0" w:type="auto"/>
            <w:hideMark/>
            <w:tcPrChange w:id="2985" w:author="Awet Teka" w:date="2025-09-24T11:12:00Z" w16du:dateUtc="2025-09-24T08:12:00Z">
              <w:tcPr>
                <w:tcW w:w="0" w:type="auto"/>
                <w:gridSpan w:val="2"/>
                <w:vAlign w:val="center"/>
                <w:hideMark/>
              </w:tcPr>
            </w:tcPrChange>
          </w:tcPr>
          <w:p w14:paraId="16BA66B4" w14:textId="77777777" w:rsidR="0004441D" w:rsidRPr="0004441D" w:rsidRDefault="0004441D">
            <w:pPr>
              <w:spacing w:line="276" w:lineRule="auto"/>
              <w:cnfStyle w:val="100000000000" w:firstRow="1" w:lastRow="0" w:firstColumn="0" w:lastColumn="0" w:oddVBand="0" w:evenVBand="0" w:oddHBand="0" w:evenHBand="0" w:firstRowFirstColumn="0" w:firstRowLastColumn="0" w:lastRowFirstColumn="0" w:lastRowLastColumn="0"/>
              <w:rPr>
                <w:ins w:id="2986" w:author="Awet Teka" w:date="2025-09-24T11:11:00Z"/>
              </w:rPr>
              <w:pPrChange w:id="2987" w:author="Awet Teka" w:date="2025-09-24T11:12:00Z" w16du:dateUtc="2025-09-24T08:12:00Z">
                <w:pPr>
                  <w:spacing w:after="200" w:line="276" w:lineRule="auto"/>
                  <w:cnfStyle w:val="100000000000" w:firstRow="1" w:lastRow="0" w:firstColumn="0" w:lastColumn="0" w:oddVBand="0" w:evenVBand="0" w:oddHBand="0" w:evenHBand="0" w:firstRowFirstColumn="0" w:firstRowLastColumn="0" w:lastRowFirstColumn="0" w:lastRowLastColumn="0"/>
                </w:pPr>
              </w:pPrChange>
            </w:pPr>
            <w:ins w:id="2988" w:author="Awet Teka" w:date="2025-09-24T11:11:00Z">
              <w:r w:rsidRPr="0004441D">
                <w:t>Data Type / Notes</w:t>
              </w:r>
            </w:ins>
          </w:p>
        </w:tc>
        <w:tc>
          <w:tcPr>
            <w:tcW w:w="0" w:type="auto"/>
            <w:hideMark/>
            <w:tcPrChange w:id="2989" w:author="Awet Teka" w:date="2025-09-24T11:12:00Z" w16du:dateUtc="2025-09-24T08:12:00Z">
              <w:tcPr>
                <w:tcW w:w="0" w:type="auto"/>
                <w:gridSpan w:val="3"/>
                <w:vAlign w:val="center"/>
                <w:hideMark/>
              </w:tcPr>
            </w:tcPrChange>
          </w:tcPr>
          <w:p w14:paraId="0802BED7" w14:textId="77777777" w:rsidR="0004441D" w:rsidRPr="0004441D" w:rsidRDefault="0004441D">
            <w:pPr>
              <w:spacing w:line="276" w:lineRule="auto"/>
              <w:cnfStyle w:val="100000000000" w:firstRow="1" w:lastRow="0" w:firstColumn="0" w:lastColumn="0" w:oddVBand="0" w:evenVBand="0" w:oddHBand="0" w:evenHBand="0" w:firstRowFirstColumn="0" w:firstRowLastColumn="0" w:lastRowFirstColumn="0" w:lastRowLastColumn="0"/>
              <w:rPr>
                <w:ins w:id="2990" w:author="Awet Teka" w:date="2025-09-24T11:11:00Z"/>
              </w:rPr>
              <w:pPrChange w:id="2991" w:author="Awet Teka" w:date="2025-09-24T11:12:00Z" w16du:dateUtc="2025-09-24T08:12:00Z">
                <w:pPr>
                  <w:spacing w:after="200" w:line="276" w:lineRule="auto"/>
                  <w:cnfStyle w:val="100000000000" w:firstRow="1" w:lastRow="0" w:firstColumn="0" w:lastColumn="0" w:oddVBand="0" w:evenVBand="0" w:oddHBand="0" w:evenHBand="0" w:firstRowFirstColumn="0" w:firstRowLastColumn="0" w:lastRowFirstColumn="0" w:lastRowLastColumn="0"/>
                </w:pPr>
              </w:pPrChange>
            </w:pPr>
            <w:ins w:id="2992" w:author="Awet Teka" w:date="2025-09-24T11:11:00Z">
              <w:r w:rsidRPr="0004441D">
                <w:t>Description</w:t>
              </w:r>
            </w:ins>
          </w:p>
        </w:tc>
      </w:tr>
      <w:tr w:rsidR="0004441D" w:rsidRPr="0004441D" w14:paraId="03BAAA5B" w14:textId="77777777" w:rsidTr="0004441D">
        <w:trPr>
          <w:cnfStyle w:val="000000100000" w:firstRow="0" w:lastRow="0" w:firstColumn="0" w:lastColumn="0" w:oddVBand="0" w:evenVBand="0" w:oddHBand="1" w:evenHBand="0" w:firstRowFirstColumn="0" w:firstRowLastColumn="0" w:lastRowFirstColumn="0" w:lastRowLastColumn="0"/>
          <w:ins w:id="2993" w:author="Awet Teka" w:date="2025-09-24T11:11:00Z"/>
          <w:trPrChange w:id="2994" w:author="Awet Teka" w:date="2025-09-24T11:12:00Z" w16du:dateUtc="2025-09-24T08:12: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2995" w:author="Awet Teka" w:date="2025-09-24T11:12:00Z" w16du:dateUtc="2025-09-24T08:12:00Z">
              <w:tcPr>
                <w:tcW w:w="0" w:type="auto"/>
                <w:gridSpan w:val="2"/>
                <w:vAlign w:val="center"/>
                <w:hideMark/>
              </w:tcPr>
            </w:tcPrChange>
          </w:tcPr>
          <w:p w14:paraId="3A251762" w14:textId="77777777" w:rsidR="0004441D" w:rsidRPr="0004441D" w:rsidRDefault="0004441D">
            <w:pPr>
              <w:spacing w:line="276" w:lineRule="auto"/>
              <w:cnfStyle w:val="001000100000" w:firstRow="0" w:lastRow="0" w:firstColumn="1" w:lastColumn="0" w:oddVBand="0" w:evenVBand="0" w:oddHBand="1" w:evenHBand="0" w:firstRowFirstColumn="0" w:firstRowLastColumn="0" w:lastRowFirstColumn="0" w:lastRowLastColumn="0"/>
              <w:rPr>
                <w:ins w:id="2996" w:author="Awet Teka" w:date="2025-09-24T11:11:00Z"/>
              </w:rPr>
              <w:pPrChange w:id="2997" w:author="Awet Teka" w:date="2025-09-24T11:12:00Z" w16du:dateUtc="2025-09-24T08:12:00Z">
                <w:pPr>
                  <w:spacing w:after="200" w:line="276" w:lineRule="auto"/>
                  <w:cnfStyle w:val="001000100000" w:firstRow="0" w:lastRow="0" w:firstColumn="1" w:lastColumn="0" w:oddVBand="0" w:evenVBand="0" w:oddHBand="1" w:evenHBand="0" w:firstRowFirstColumn="0" w:firstRowLastColumn="0" w:lastRowFirstColumn="0" w:lastRowLastColumn="0"/>
                </w:pPr>
              </w:pPrChange>
            </w:pPr>
            <w:proofErr w:type="spellStart"/>
            <w:ins w:id="2998" w:author="Awet Teka" w:date="2025-09-24T11:11:00Z">
              <w:r w:rsidRPr="0004441D">
                <w:t>survey_id</w:t>
              </w:r>
              <w:proofErr w:type="spellEnd"/>
            </w:ins>
          </w:p>
        </w:tc>
        <w:tc>
          <w:tcPr>
            <w:tcW w:w="0" w:type="auto"/>
            <w:hideMark/>
            <w:tcPrChange w:id="2999" w:author="Awet Teka" w:date="2025-09-24T11:12:00Z" w16du:dateUtc="2025-09-24T08:12:00Z">
              <w:tcPr>
                <w:tcW w:w="0" w:type="auto"/>
                <w:gridSpan w:val="2"/>
                <w:vAlign w:val="center"/>
                <w:hideMark/>
              </w:tcPr>
            </w:tcPrChange>
          </w:tcPr>
          <w:p w14:paraId="3BFEECD5" w14:textId="77777777" w:rsidR="0004441D" w:rsidRPr="0004441D" w:rsidRDefault="0004441D">
            <w:pPr>
              <w:spacing w:line="276" w:lineRule="auto"/>
              <w:cnfStyle w:val="000000100000" w:firstRow="0" w:lastRow="0" w:firstColumn="0" w:lastColumn="0" w:oddVBand="0" w:evenVBand="0" w:oddHBand="1" w:evenHBand="0" w:firstRowFirstColumn="0" w:firstRowLastColumn="0" w:lastRowFirstColumn="0" w:lastRowLastColumn="0"/>
              <w:rPr>
                <w:ins w:id="3000" w:author="Awet Teka" w:date="2025-09-24T11:11:00Z"/>
              </w:rPr>
              <w:pPrChange w:id="3001" w:author="Awet Teka" w:date="2025-09-24T11:12:00Z" w16du:dateUtc="2025-09-24T08:12: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3002" w:author="Awet Teka" w:date="2025-09-24T11:11:00Z">
              <w:r w:rsidRPr="0004441D">
                <w:t>BIGSERIAL (PK)</w:t>
              </w:r>
            </w:ins>
          </w:p>
        </w:tc>
        <w:tc>
          <w:tcPr>
            <w:tcW w:w="0" w:type="auto"/>
            <w:hideMark/>
            <w:tcPrChange w:id="3003" w:author="Awet Teka" w:date="2025-09-24T11:12:00Z" w16du:dateUtc="2025-09-24T08:12:00Z">
              <w:tcPr>
                <w:tcW w:w="0" w:type="auto"/>
                <w:gridSpan w:val="3"/>
                <w:vAlign w:val="center"/>
                <w:hideMark/>
              </w:tcPr>
            </w:tcPrChange>
          </w:tcPr>
          <w:p w14:paraId="3DD0863D" w14:textId="77777777" w:rsidR="0004441D" w:rsidRPr="0004441D" w:rsidRDefault="0004441D">
            <w:pPr>
              <w:spacing w:line="276" w:lineRule="auto"/>
              <w:cnfStyle w:val="000000100000" w:firstRow="0" w:lastRow="0" w:firstColumn="0" w:lastColumn="0" w:oddVBand="0" w:evenVBand="0" w:oddHBand="1" w:evenHBand="0" w:firstRowFirstColumn="0" w:firstRowLastColumn="0" w:lastRowFirstColumn="0" w:lastRowLastColumn="0"/>
              <w:rPr>
                <w:ins w:id="3004" w:author="Awet Teka" w:date="2025-09-24T11:11:00Z"/>
              </w:rPr>
              <w:pPrChange w:id="3005" w:author="Awet Teka" w:date="2025-09-24T11:12:00Z" w16du:dateUtc="2025-09-24T08:12: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3006" w:author="Awet Teka" w:date="2025-09-24T11:11:00Z">
              <w:r w:rsidRPr="0004441D">
                <w:t>Unique record ID</w:t>
              </w:r>
            </w:ins>
          </w:p>
        </w:tc>
      </w:tr>
      <w:tr w:rsidR="0004441D" w:rsidRPr="0004441D" w14:paraId="351C38BB" w14:textId="77777777" w:rsidTr="0004441D">
        <w:trPr>
          <w:ins w:id="3007" w:author="Awet Teka" w:date="2025-09-24T11:11:00Z"/>
          <w:trPrChange w:id="3008" w:author="Awet Teka" w:date="2025-09-24T11:12:00Z" w16du:dateUtc="2025-09-24T08:12: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3009" w:author="Awet Teka" w:date="2025-09-24T11:12:00Z" w16du:dateUtc="2025-09-24T08:12:00Z">
              <w:tcPr>
                <w:tcW w:w="0" w:type="auto"/>
                <w:gridSpan w:val="2"/>
                <w:vAlign w:val="center"/>
                <w:hideMark/>
              </w:tcPr>
            </w:tcPrChange>
          </w:tcPr>
          <w:p w14:paraId="2B261085" w14:textId="77777777" w:rsidR="0004441D" w:rsidRPr="0004441D" w:rsidRDefault="0004441D">
            <w:pPr>
              <w:spacing w:line="276" w:lineRule="auto"/>
              <w:rPr>
                <w:ins w:id="3010" w:author="Awet Teka" w:date="2025-09-24T11:11:00Z"/>
              </w:rPr>
              <w:pPrChange w:id="3011" w:author="Awet Teka" w:date="2025-09-24T11:12:00Z" w16du:dateUtc="2025-09-24T08:12:00Z">
                <w:pPr>
                  <w:spacing w:after="200" w:line="276" w:lineRule="auto"/>
                </w:pPr>
              </w:pPrChange>
            </w:pPr>
            <w:bookmarkStart w:id="3012" w:name="_Hlk209614415"/>
            <w:proofErr w:type="spellStart"/>
            <w:ins w:id="3013" w:author="Awet Teka" w:date="2025-09-24T11:11:00Z">
              <w:r w:rsidRPr="0004441D">
                <w:t>survey_level</w:t>
              </w:r>
              <w:proofErr w:type="spellEnd"/>
            </w:ins>
          </w:p>
        </w:tc>
        <w:tc>
          <w:tcPr>
            <w:tcW w:w="0" w:type="auto"/>
            <w:hideMark/>
            <w:tcPrChange w:id="3014" w:author="Awet Teka" w:date="2025-09-24T11:12:00Z" w16du:dateUtc="2025-09-24T08:12:00Z">
              <w:tcPr>
                <w:tcW w:w="0" w:type="auto"/>
                <w:gridSpan w:val="2"/>
                <w:vAlign w:val="center"/>
                <w:hideMark/>
              </w:tcPr>
            </w:tcPrChange>
          </w:tcPr>
          <w:p w14:paraId="6E547F47" w14:textId="77777777" w:rsidR="0004441D" w:rsidRPr="0004441D" w:rsidRDefault="0004441D">
            <w:pPr>
              <w:spacing w:line="276" w:lineRule="auto"/>
              <w:cnfStyle w:val="000000000000" w:firstRow="0" w:lastRow="0" w:firstColumn="0" w:lastColumn="0" w:oddVBand="0" w:evenVBand="0" w:oddHBand="0" w:evenHBand="0" w:firstRowFirstColumn="0" w:firstRowLastColumn="0" w:lastRowFirstColumn="0" w:lastRowLastColumn="0"/>
              <w:rPr>
                <w:ins w:id="3015" w:author="Awet Teka" w:date="2025-09-24T11:11:00Z"/>
              </w:rPr>
              <w:pPrChange w:id="3016" w:author="Awet Teka" w:date="2025-09-24T11:12:00Z" w16du:dateUtc="2025-09-24T08:12:00Z">
                <w:pPr>
                  <w:spacing w:after="200" w:line="276" w:lineRule="auto"/>
                  <w:cnfStyle w:val="000000000000" w:firstRow="0" w:lastRow="0" w:firstColumn="0" w:lastColumn="0" w:oddVBand="0" w:evenVBand="0" w:oddHBand="0" w:evenHBand="0" w:firstRowFirstColumn="0" w:firstRowLastColumn="0" w:lastRowFirstColumn="0" w:lastRowLastColumn="0"/>
                </w:pPr>
              </w:pPrChange>
            </w:pPr>
            <w:ins w:id="3017" w:author="Awet Teka" w:date="2025-09-24T11:11:00Z">
              <w:r w:rsidRPr="0004441D">
                <w:t>ENUM('</w:t>
              </w:r>
              <w:proofErr w:type="spellStart"/>
              <w:r w:rsidRPr="0004441D">
                <w:t>network','detailed</w:t>
              </w:r>
              <w:proofErr w:type="spellEnd"/>
              <w:r w:rsidRPr="0004441D">
                <w:t>')</w:t>
              </w:r>
            </w:ins>
          </w:p>
        </w:tc>
        <w:tc>
          <w:tcPr>
            <w:tcW w:w="0" w:type="auto"/>
            <w:hideMark/>
            <w:tcPrChange w:id="3018" w:author="Awet Teka" w:date="2025-09-24T11:12:00Z" w16du:dateUtc="2025-09-24T08:12:00Z">
              <w:tcPr>
                <w:tcW w:w="0" w:type="auto"/>
                <w:gridSpan w:val="3"/>
                <w:vAlign w:val="center"/>
                <w:hideMark/>
              </w:tcPr>
            </w:tcPrChange>
          </w:tcPr>
          <w:p w14:paraId="3AA3B324" w14:textId="77777777" w:rsidR="0004441D" w:rsidRPr="0004441D" w:rsidRDefault="0004441D">
            <w:pPr>
              <w:spacing w:line="276" w:lineRule="auto"/>
              <w:cnfStyle w:val="000000000000" w:firstRow="0" w:lastRow="0" w:firstColumn="0" w:lastColumn="0" w:oddVBand="0" w:evenVBand="0" w:oddHBand="0" w:evenHBand="0" w:firstRowFirstColumn="0" w:firstRowLastColumn="0" w:lastRowFirstColumn="0" w:lastRowLastColumn="0"/>
              <w:rPr>
                <w:ins w:id="3019" w:author="Awet Teka" w:date="2025-09-24T11:11:00Z"/>
              </w:rPr>
              <w:pPrChange w:id="3020" w:author="Awet Teka" w:date="2025-09-24T11:12:00Z" w16du:dateUtc="2025-09-24T08:12:00Z">
                <w:pPr>
                  <w:spacing w:after="200" w:line="276" w:lineRule="auto"/>
                  <w:cnfStyle w:val="000000000000" w:firstRow="0" w:lastRow="0" w:firstColumn="0" w:lastColumn="0" w:oddVBand="0" w:evenVBand="0" w:oddHBand="0" w:evenHBand="0" w:firstRowFirstColumn="0" w:firstRowLastColumn="0" w:lastRowFirstColumn="0" w:lastRowLastColumn="0"/>
                </w:pPr>
              </w:pPrChange>
            </w:pPr>
            <w:ins w:id="3021" w:author="Awet Teka" w:date="2025-09-24T11:11:00Z">
              <w:r w:rsidRPr="0004441D">
                <w:t>Defines whether the record is part of a general survey or a detailed survey</w:t>
              </w:r>
            </w:ins>
          </w:p>
        </w:tc>
      </w:tr>
      <w:tr w:rsidR="0004441D" w:rsidRPr="0004441D" w14:paraId="08D6DF9D" w14:textId="77777777" w:rsidTr="0004441D">
        <w:trPr>
          <w:cnfStyle w:val="000000100000" w:firstRow="0" w:lastRow="0" w:firstColumn="0" w:lastColumn="0" w:oddVBand="0" w:evenVBand="0" w:oddHBand="1" w:evenHBand="0" w:firstRowFirstColumn="0" w:firstRowLastColumn="0" w:lastRowFirstColumn="0" w:lastRowLastColumn="0"/>
          <w:ins w:id="3022" w:author="Awet Teka" w:date="2025-09-24T11:11:00Z"/>
          <w:trPrChange w:id="3023" w:author="Awet Teka" w:date="2025-09-24T11:12:00Z" w16du:dateUtc="2025-09-24T08:12: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3024" w:author="Awet Teka" w:date="2025-09-24T11:12:00Z" w16du:dateUtc="2025-09-24T08:12:00Z">
              <w:tcPr>
                <w:tcW w:w="0" w:type="auto"/>
                <w:gridSpan w:val="2"/>
                <w:vAlign w:val="center"/>
                <w:hideMark/>
              </w:tcPr>
            </w:tcPrChange>
          </w:tcPr>
          <w:p w14:paraId="16B930CF" w14:textId="77777777" w:rsidR="0004441D" w:rsidRPr="0004441D" w:rsidRDefault="0004441D">
            <w:pPr>
              <w:spacing w:line="276" w:lineRule="auto"/>
              <w:cnfStyle w:val="001000100000" w:firstRow="0" w:lastRow="0" w:firstColumn="1" w:lastColumn="0" w:oddVBand="0" w:evenVBand="0" w:oddHBand="1" w:evenHBand="0" w:firstRowFirstColumn="0" w:firstRowLastColumn="0" w:lastRowFirstColumn="0" w:lastRowLastColumn="0"/>
              <w:rPr>
                <w:ins w:id="3025" w:author="Awet Teka" w:date="2025-09-24T11:11:00Z"/>
              </w:rPr>
              <w:pPrChange w:id="3026" w:author="Awet Teka" w:date="2025-09-24T11:12:00Z" w16du:dateUtc="2025-09-24T08:12:00Z">
                <w:pPr>
                  <w:spacing w:after="200" w:line="276" w:lineRule="auto"/>
                  <w:cnfStyle w:val="001000100000" w:firstRow="0" w:lastRow="0" w:firstColumn="1" w:lastColumn="0" w:oddVBand="0" w:evenVBand="0" w:oddHBand="1" w:evenHBand="0" w:firstRowFirstColumn="0" w:firstRowLastColumn="0" w:lastRowFirstColumn="0" w:lastRowLastColumn="0"/>
                </w:pPr>
              </w:pPrChange>
            </w:pPr>
            <w:proofErr w:type="spellStart"/>
            <w:ins w:id="3027" w:author="Awet Teka" w:date="2025-09-24T11:11:00Z">
              <w:r w:rsidRPr="0004441D">
                <w:t>awp_id</w:t>
              </w:r>
              <w:proofErr w:type="spellEnd"/>
            </w:ins>
          </w:p>
        </w:tc>
        <w:tc>
          <w:tcPr>
            <w:tcW w:w="0" w:type="auto"/>
            <w:hideMark/>
            <w:tcPrChange w:id="3028" w:author="Awet Teka" w:date="2025-09-24T11:12:00Z" w16du:dateUtc="2025-09-24T08:12:00Z">
              <w:tcPr>
                <w:tcW w:w="0" w:type="auto"/>
                <w:gridSpan w:val="2"/>
                <w:vAlign w:val="center"/>
                <w:hideMark/>
              </w:tcPr>
            </w:tcPrChange>
          </w:tcPr>
          <w:p w14:paraId="599224A1" w14:textId="77777777" w:rsidR="0004441D" w:rsidRPr="0004441D" w:rsidRDefault="0004441D">
            <w:pPr>
              <w:spacing w:line="276" w:lineRule="auto"/>
              <w:cnfStyle w:val="000000100000" w:firstRow="0" w:lastRow="0" w:firstColumn="0" w:lastColumn="0" w:oddVBand="0" w:evenVBand="0" w:oddHBand="1" w:evenHBand="0" w:firstRowFirstColumn="0" w:firstRowLastColumn="0" w:lastRowFirstColumn="0" w:lastRowLastColumn="0"/>
              <w:rPr>
                <w:ins w:id="3029" w:author="Awet Teka" w:date="2025-09-24T11:11:00Z"/>
              </w:rPr>
              <w:pPrChange w:id="3030" w:author="Awet Teka" w:date="2025-09-24T11:12:00Z" w16du:dateUtc="2025-09-24T08:12: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3031" w:author="Awet Teka" w:date="2025-09-24T11:11:00Z">
              <w:r w:rsidRPr="0004441D">
                <w:t xml:space="preserve">INT, FK → </w:t>
              </w:r>
              <w:proofErr w:type="spellStart"/>
              <w:r w:rsidRPr="0004441D">
                <w:t>annual_work_program</w:t>
              </w:r>
              <w:proofErr w:type="spellEnd"/>
              <w:r w:rsidRPr="0004441D">
                <w:t>, NULL allowed</w:t>
              </w:r>
            </w:ins>
          </w:p>
        </w:tc>
        <w:tc>
          <w:tcPr>
            <w:tcW w:w="0" w:type="auto"/>
            <w:hideMark/>
            <w:tcPrChange w:id="3032" w:author="Awet Teka" w:date="2025-09-24T11:12:00Z" w16du:dateUtc="2025-09-24T08:12:00Z">
              <w:tcPr>
                <w:tcW w:w="0" w:type="auto"/>
                <w:gridSpan w:val="3"/>
                <w:vAlign w:val="center"/>
                <w:hideMark/>
              </w:tcPr>
            </w:tcPrChange>
          </w:tcPr>
          <w:p w14:paraId="56940D81" w14:textId="77777777" w:rsidR="0004441D" w:rsidRPr="0004441D" w:rsidRDefault="0004441D">
            <w:pPr>
              <w:spacing w:line="276" w:lineRule="auto"/>
              <w:cnfStyle w:val="000000100000" w:firstRow="0" w:lastRow="0" w:firstColumn="0" w:lastColumn="0" w:oddVBand="0" w:evenVBand="0" w:oddHBand="1" w:evenHBand="0" w:firstRowFirstColumn="0" w:firstRowLastColumn="0" w:lastRowFirstColumn="0" w:lastRowLastColumn="0"/>
              <w:rPr>
                <w:ins w:id="3033" w:author="Awet Teka" w:date="2025-09-24T11:11:00Z"/>
              </w:rPr>
              <w:pPrChange w:id="3034" w:author="Awet Teka" w:date="2025-09-24T11:12:00Z" w16du:dateUtc="2025-09-24T08:12: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3035" w:author="Awet Teka" w:date="2025-09-24T11:11:00Z">
              <w:r w:rsidRPr="0004441D">
                <w:t>Link to prioritized annual work (nullable if survey done pre-prioritization)</w:t>
              </w:r>
            </w:ins>
          </w:p>
        </w:tc>
      </w:tr>
      <w:bookmarkEnd w:id="3012"/>
      <w:tr w:rsidR="0004441D" w:rsidRPr="0004441D" w14:paraId="33A608CD" w14:textId="77777777" w:rsidTr="0004441D">
        <w:trPr>
          <w:ins w:id="3036" w:author="Awet Teka" w:date="2025-09-24T11:11:00Z"/>
          <w:trPrChange w:id="3037" w:author="Awet Teka" w:date="2025-09-24T11:12:00Z" w16du:dateUtc="2025-09-24T08:12: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3038" w:author="Awet Teka" w:date="2025-09-24T11:12:00Z" w16du:dateUtc="2025-09-24T08:12:00Z">
              <w:tcPr>
                <w:tcW w:w="0" w:type="auto"/>
                <w:gridSpan w:val="2"/>
                <w:vAlign w:val="center"/>
                <w:hideMark/>
              </w:tcPr>
            </w:tcPrChange>
          </w:tcPr>
          <w:p w14:paraId="364D4408" w14:textId="77777777" w:rsidR="0004441D" w:rsidRPr="0004441D" w:rsidRDefault="0004441D">
            <w:pPr>
              <w:spacing w:line="276" w:lineRule="auto"/>
              <w:rPr>
                <w:ins w:id="3039" w:author="Awet Teka" w:date="2025-09-24T11:11:00Z"/>
              </w:rPr>
              <w:pPrChange w:id="3040" w:author="Awet Teka" w:date="2025-09-24T11:12:00Z" w16du:dateUtc="2025-09-24T08:12:00Z">
                <w:pPr>
                  <w:spacing w:after="200" w:line="276" w:lineRule="auto"/>
                </w:pPr>
              </w:pPrChange>
            </w:pPr>
            <w:proofErr w:type="spellStart"/>
            <w:ins w:id="3041" w:author="Awet Teka" w:date="2025-09-24T11:11:00Z">
              <w:r w:rsidRPr="0004441D">
                <w:t>road_segment_id</w:t>
              </w:r>
              <w:proofErr w:type="spellEnd"/>
            </w:ins>
          </w:p>
        </w:tc>
        <w:tc>
          <w:tcPr>
            <w:tcW w:w="0" w:type="auto"/>
            <w:hideMark/>
            <w:tcPrChange w:id="3042" w:author="Awet Teka" w:date="2025-09-24T11:12:00Z" w16du:dateUtc="2025-09-24T08:12:00Z">
              <w:tcPr>
                <w:tcW w:w="0" w:type="auto"/>
                <w:gridSpan w:val="2"/>
                <w:vAlign w:val="center"/>
                <w:hideMark/>
              </w:tcPr>
            </w:tcPrChange>
          </w:tcPr>
          <w:p w14:paraId="4D37B103" w14:textId="77777777" w:rsidR="0004441D" w:rsidRPr="0004441D" w:rsidRDefault="0004441D">
            <w:pPr>
              <w:spacing w:line="276" w:lineRule="auto"/>
              <w:cnfStyle w:val="000000000000" w:firstRow="0" w:lastRow="0" w:firstColumn="0" w:lastColumn="0" w:oddVBand="0" w:evenVBand="0" w:oddHBand="0" w:evenHBand="0" w:firstRowFirstColumn="0" w:firstRowLastColumn="0" w:lastRowFirstColumn="0" w:lastRowLastColumn="0"/>
              <w:rPr>
                <w:ins w:id="3043" w:author="Awet Teka" w:date="2025-09-24T11:11:00Z"/>
              </w:rPr>
              <w:pPrChange w:id="3044" w:author="Awet Teka" w:date="2025-09-24T11:12:00Z" w16du:dateUtc="2025-09-24T08:12:00Z">
                <w:pPr>
                  <w:spacing w:after="200" w:line="276" w:lineRule="auto"/>
                  <w:cnfStyle w:val="000000000000" w:firstRow="0" w:lastRow="0" w:firstColumn="0" w:lastColumn="0" w:oddVBand="0" w:evenVBand="0" w:oddHBand="0" w:evenHBand="0" w:firstRowFirstColumn="0" w:firstRowLastColumn="0" w:lastRowFirstColumn="0" w:lastRowLastColumn="0"/>
                </w:pPr>
              </w:pPrChange>
            </w:pPr>
            <w:ins w:id="3045" w:author="Awet Teka" w:date="2025-09-24T11:11:00Z">
              <w:r w:rsidRPr="0004441D">
                <w:t xml:space="preserve">INT, FK → </w:t>
              </w:r>
              <w:proofErr w:type="spellStart"/>
              <w:r w:rsidRPr="0004441D">
                <w:t>road_segment</w:t>
              </w:r>
              <w:proofErr w:type="spellEnd"/>
            </w:ins>
          </w:p>
        </w:tc>
        <w:tc>
          <w:tcPr>
            <w:tcW w:w="0" w:type="auto"/>
            <w:hideMark/>
            <w:tcPrChange w:id="3046" w:author="Awet Teka" w:date="2025-09-24T11:12:00Z" w16du:dateUtc="2025-09-24T08:12:00Z">
              <w:tcPr>
                <w:tcW w:w="0" w:type="auto"/>
                <w:gridSpan w:val="3"/>
                <w:vAlign w:val="center"/>
                <w:hideMark/>
              </w:tcPr>
            </w:tcPrChange>
          </w:tcPr>
          <w:p w14:paraId="6C8E8C37" w14:textId="77777777" w:rsidR="0004441D" w:rsidRPr="0004441D" w:rsidRDefault="0004441D">
            <w:pPr>
              <w:spacing w:line="276" w:lineRule="auto"/>
              <w:cnfStyle w:val="000000000000" w:firstRow="0" w:lastRow="0" w:firstColumn="0" w:lastColumn="0" w:oddVBand="0" w:evenVBand="0" w:oddHBand="0" w:evenHBand="0" w:firstRowFirstColumn="0" w:firstRowLastColumn="0" w:lastRowFirstColumn="0" w:lastRowLastColumn="0"/>
              <w:rPr>
                <w:ins w:id="3047" w:author="Awet Teka" w:date="2025-09-24T11:11:00Z"/>
              </w:rPr>
              <w:pPrChange w:id="3048" w:author="Awet Teka" w:date="2025-09-24T11:12:00Z" w16du:dateUtc="2025-09-24T08:12:00Z">
                <w:pPr>
                  <w:spacing w:after="200" w:line="276" w:lineRule="auto"/>
                  <w:cnfStyle w:val="000000000000" w:firstRow="0" w:lastRow="0" w:firstColumn="0" w:lastColumn="0" w:oddVBand="0" w:evenVBand="0" w:oddHBand="0" w:evenHBand="0" w:firstRowFirstColumn="0" w:firstRowLastColumn="0" w:lastRowFirstColumn="0" w:lastRowLastColumn="0"/>
                </w:pPr>
              </w:pPrChange>
            </w:pPr>
            <w:ins w:id="3049" w:author="Awet Teka" w:date="2025-09-24T11:11:00Z">
              <w:r w:rsidRPr="0004441D">
                <w:t>Road section being surveyed</w:t>
              </w:r>
            </w:ins>
          </w:p>
        </w:tc>
      </w:tr>
      <w:tr w:rsidR="0004441D" w:rsidRPr="0004441D" w14:paraId="6661BAAA" w14:textId="77777777" w:rsidTr="0004441D">
        <w:trPr>
          <w:cnfStyle w:val="000000100000" w:firstRow="0" w:lastRow="0" w:firstColumn="0" w:lastColumn="0" w:oddVBand="0" w:evenVBand="0" w:oddHBand="1" w:evenHBand="0" w:firstRowFirstColumn="0" w:firstRowLastColumn="0" w:lastRowFirstColumn="0" w:lastRowLastColumn="0"/>
          <w:ins w:id="3050" w:author="Awet Teka" w:date="2025-09-24T11:11:00Z"/>
          <w:trPrChange w:id="3051" w:author="Awet Teka" w:date="2025-09-24T11:12:00Z" w16du:dateUtc="2025-09-24T08:12: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3052" w:author="Awet Teka" w:date="2025-09-24T11:12:00Z" w16du:dateUtc="2025-09-24T08:12:00Z">
              <w:tcPr>
                <w:tcW w:w="0" w:type="auto"/>
                <w:gridSpan w:val="2"/>
                <w:vAlign w:val="center"/>
                <w:hideMark/>
              </w:tcPr>
            </w:tcPrChange>
          </w:tcPr>
          <w:p w14:paraId="03AC6CD4" w14:textId="77777777" w:rsidR="0004441D" w:rsidRPr="0004441D" w:rsidRDefault="0004441D">
            <w:pPr>
              <w:spacing w:line="276" w:lineRule="auto"/>
              <w:cnfStyle w:val="001000100000" w:firstRow="0" w:lastRow="0" w:firstColumn="1" w:lastColumn="0" w:oddVBand="0" w:evenVBand="0" w:oddHBand="1" w:evenHBand="0" w:firstRowFirstColumn="0" w:firstRowLastColumn="0" w:lastRowFirstColumn="0" w:lastRowLastColumn="0"/>
              <w:rPr>
                <w:ins w:id="3053" w:author="Awet Teka" w:date="2025-09-24T11:11:00Z"/>
              </w:rPr>
              <w:pPrChange w:id="3054" w:author="Awet Teka" w:date="2025-09-24T11:12:00Z" w16du:dateUtc="2025-09-24T08:12:00Z">
                <w:pPr>
                  <w:spacing w:after="200" w:line="276" w:lineRule="auto"/>
                  <w:cnfStyle w:val="001000100000" w:firstRow="0" w:lastRow="0" w:firstColumn="1" w:lastColumn="0" w:oddVBand="0" w:evenVBand="0" w:oddHBand="1" w:evenHBand="0" w:firstRowFirstColumn="0" w:firstRowLastColumn="0" w:lastRowFirstColumn="0" w:lastRowLastColumn="0"/>
                </w:pPr>
              </w:pPrChange>
            </w:pPr>
            <w:proofErr w:type="spellStart"/>
            <w:ins w:id="3055" w:author="Awet Teka" w:date="2025-09-24T11:11:00Z">
              <w:r w:rsidRPr="0004441D">
                <w:t>defect_code</w:t>
              </w:r>
              <w:proofErr w:type="spellEnd"/>
            </w:ins>
          </w:p>
        </w:tc>
        <w:tc>
          <w:tcPr>
            <w:tcW w:w="0" w:type="auto"/>
            <w:hideMark/>
            <w:tcPrChange w:id="3056" w:author="Awet Teka" w:date="2025-09-24T11:12:00Z" w16du:dateUtc="2025-09-24T08:12:00Z">
              <w:tcPr>
                <w:tcW w:w="0" w:type="auto"/>
                <w:gridSpan w:val="2"/>
                <w:vAlign w:val="center"/>
                <w:hideMark/>
              </w:tcPr>
            </w:tcPrChange>
          </w:tcPr>
          <w:p w14:paraId="08D7B804" w14:textId="77777777" w:rsidR="0004441D" w:rsidRPr="0004441D" w:rsidRDefault="0004441D">
            <w:pPr>
              <w:spacing w:line="276" w:lineRule="auto"/>
              <w:cnfStyle w:val="000000100000" w:firstRow="0" w:lastRow="0" w:firstColumn="0" w:lastColumn="0" w:oddVBand="0" w:evenVBand="0" w:oddHBand="1" w:evenHBand="0" w:firstRowFirstColumn="0" w:firstRowLastColumn="0" w:lastRowFirstColumn="0" w:lastRowLastColumn="0"/>
              <w:rPr>
                <w:ins w:id="3057" w:author="Awet Teka" w:date="2025-09-24T11:11:00Z"/>
              </w:rPr>
              <w:pPrChange w:id="3058" w:author="Awet Teka" w:date="2025-09-24T11:12:00Z" w16du:dateUtc="2025-09-24T08:12:00Z">
                <w:pPr>
                  <w:spacing w:after="200" w:line="276" w:lineRule="auto"/>
                  <w:cnfStyle w:val="000000100000" w:firstRow="0" w:lastRow="0" w:firstColumn="0" w:lastColumn="0" w:oddVBand="0" w:evenVBand="0" w:oddHBand="1" w:evenHBand="0" w:firstRowFirstColumn="0" w:firstRowLastColumn="0" w:lastRowFirstColumn="0" w:lastRowLastColumn="0"/>
                </w:pPr>
              </w:pPrChange>
            </w:pPr>
            <w:proofErr w:type="gramStart"/>
            <w:ins w:id="3059" w:author="Awet Teka" w:date="2025-09-24T11:11:00Z">
              <w:r w:rsidRPr="0004441D">
                <w:t>VARCHAR(</w:t>
              </w:r>
              <w:proofErr w:type="gramEnd"/>
              <w:r w:rsidRPr="0004441D">
                <w:t>10)</w:t>
              </w:r>
            </w:ins>
          </w:p>
        </w:tc>
        <w:tc>
          <w:tcPr>
            <w:tcW w:w="0" w:type="auto"/>
            <w:hideMark/>
            <w:tcPrChange w:id="3060" w:author="Awet Teka" w:date="2025-09-24T11:12:00Z" w16du:dateUtc="2025-09-24T08:12:00Z">
              <w:tcPr>
                <w:tcW w:w="0" w:type="auto"/>
                <w:gridSpan w:val="3"/>
                <w:vAlign w:val="center"/>
                <w:hideMark/>
              </w:tcPr>
            </w:tcPrChange>
          </w:tcPr>
          <w:p w14:paraId="56BB315E" w14:textId="77777777" w:rsidR="0004441D" w:rsidRPr="0004441D" w:rsidRDefault="0004441D">
            <w:pPr>
              <w:spacing w:line="276" w:lineRule="auto"/>
              <w:cnfStyle w:val="000000100000" w:firstRow="0" w:lastRow="0" w:firstColumn="0" w:lastColumn="0" w:oddVBand="0" w:evenVBand="0" w:oddHBand="1" w:evenHBand="0" w:firstRowFirstColumn="0" w:firstRowLastColumn="0" w:lastRowFirstColumn="0" w:lastRowLastColumn="0"/>
              <w:rPr>
                <w:ins w:id="3061" w:author="Awet Teka" w:date="2025-09-24T11:11:00Z"/>
              </w:rPr>
              <w:pPrChange w:id="3062" w:author="Awet Teka" w:date="2025-09-24T11:12:00Z" w16du:dateUtc="2025-09-24T08:12: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3063" w:author="Awet Teka" w:date="2025-09-24T11:11:00Z">
              <w:r w:rsidRPr="0004441D">
                <w:t>ERA defect code (e.g. 2.1.1)</w:t>
              </w:r>
            </w:ins>
          </w:p>
        </w:tc>
      </w:tr>
      <w:tr w:rsidR="0004441D" w:rsidRPr="0004441D" w14:paraId="11CF4FE3" w14:textId="77777777" w:rsidTr="0004441D">
        <w:trPr>
          <w:ins w:id="3064" w:author="Awet Teka" w:date="2025-09-24T11:11:00Z"/>
          <w:trPrChange w:id="3065" w:author="Awet Teka" w:date="2025-09-24T11:12:00Z" w16du:dateUtc="2025-09-24T08:12: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3066" w:author="Awet Teka" w:date="2025-09-24T11:12:00Z" w16du:dateUtc="2025-09-24T08:12:00Z">
              <w:tcPr>
                <w:tcW w:w="0" w:type="auto"/>
                <w:gridSpan w:val="2"/>
                <w:vAlign w:val="center"/>
                <w:hideMark/>
              </w:tcPr>
            </w:tcPrChange>
          </w:tcPr>
          <w:p w14:paraId="4E42EB97" w14:textId="77777777" w:rsidR="0004441D" w:rsidRPr="0004441D" w:rsidRDefault="0004441D">
            <w:pPr>
              <w:spacing w:line="276" w:lineRule="auto"/>
              <w:rPr>
                <w:ins w:id="3067" w:author="Awet Teka" w:date="2025-09-24T11:11:00Z"/>
              </w:rPr>
              <w:pPrChange w:id="3068" w:author="Awet Teka" w:date="2025-09-24T11:12:00Z" w16du:dateUtc="2025-09-24T08:12:00Z">
                <w:pPr>
                  <w:spacing w:after="200" w:line="276" w:lineRule="auto"/>
                </w:pPr>
              </w:pPrChange>
            </w:pPr>
            <w:proofErr w:type="spellStart"/>
            <w:ins w:id="3069" w:author="Awet Teka" w:date="2025-09-24T11:11:00Z">
              <w:r w:rsidRPr="0004441D">
                <w:t>distress_type</w:t>
              </w:r>
              <w:proofErr w:type="spellEnd"/>
            </w:ins>
          </w:p>
        </w:tc>
        <w:tc>
          <w:tcPr>
            <w:tcW w:w="0" w:type="auto"/>
            <w:hideMark/>
            <w:tcPrChange w:id="3070" w:author="Awet Teka" w:date="2025-09-24T11:12:00Z" w16du:dateUtc="2025-09-24T08:12:00Z">
              <w:tcPr>
                <w:tcW w:w="0" w:type="auto"/>
                <w:gridSpan w:val="2"/>
                <w:vAlign w:val="center"/>
                <w:hideMark/>
              </w:tcPr>
            </w:tcPrChange>
          </w:tcPr>
          <w:p w14:paraId="7854E5E8" w14:textId="77777777" w:rsidR="0004441D" w:rsidRPr="0004441D" w:rsidRDefault="0004441D">
            <w:pPr>
              <w:spacing w:line="276" w:lineRule="auto"/>
              <w:cnfStyle w:val="000000000000" w:firstRow="0" w:lastRow="0" w:firstColumn="0" w:lastColumn="0" w:oddVBand="0" w:evenVBand="0" w:oddHBand="0" w:evenHBand="0" w:firstRowFirstColumn="0" w:firstRowLastColumn="0" w:lastRowFirstColumn="0" w:lastRowLastColumn="0"/>
              <w:rPr>
                <w:ins w:id="3071" w:author="Awet Teka" w:date="2025-09-24T11:11:00Z"/>
              </w:rPr>
              <w:pPrChange w:id="3072" w:author="Awet Teka" w:date="2025-09-24T11:12:00Z" w16du:dateUtc="2025-09-24T08:12:00Z">
                <w:pPr>
                  <w:spacing w:after="200" w:line="276" w:lineRule="auto"/>
                  <w:cnfStyle w:val="000000000000" w:firstRow="0" w:lastRow="0" w:firstColumn="0" w:lastColumn="0" w:oddVBand="0" w:evenVBand="0" w:oddHBand="0" w:evenHBand="0" w:firstRowFirstColumn="0" w:firstRowLastColumn="0" w:lastRowFirstColumn="0" w:lastRowLastColumn="0"/>
                </w:pPr>
              </w:pPrChange>
            </w:pPr>
            <w:proofErr w:type="gramStart"/>
            <w:ins w:id="3073" w:author="Awet Teka" w:date="2025-09-24T11:11:00Z">
              <w:r w:rsidRPr="0004441D">
                <w:t>VARCHAR(</w:t>
              </w:r>
              <w:proofErr w:type="gramEnd"/>
              <w:r w:rsidRPr="0004441D">
                <w:t>50)</w:t>
              </w:r>
            </w:ins>
          </w:p>
        </w:tc>
        <w:tc>
          <w:tcPr>
            <w:tcW w:w="0" w:type="auto"/>
            <w:hideMark/>
            <w:tcPrChange w:id="3074" w:author="Awet Teka" w:date="2025-09-24T11:12:00Z" w16du:dateUtc="2025-09-24T08:12:00Z">
              <w:tcPr>
                <w:tcW w:w="0" w:type="auto"/>
                <w:gridSpan w:val="3"/>
                <w:vAlign w:val="center"/>
                <w:hideMark/>
              </w:tcPr>
            </w:tcPrChange>
          </w:tcPr>
          <w:p w14:paraId="6C04DE41" w14:textId="77777777" w:rsidR="0004441D" w:rsidRPr="0004441D" w:rsidRDefault="0004441D">
            <w:pPr>
              <w:spacing w:line="276" w:lineRule="auto"/>
              <w:cnfStyle w:val="000000000000" w:firstRow="0" w:lastRow="0" w:firstColumn="0" w:lastColumn="0" w:oddVBand="0" w:evenVBand="0" w:oddHBand="0" w:evenHBand="0" w:firstRowFirstColumn="0" w:firstRowLastColumn="0" w:lastRowFirstColumn="0" w:lastRowLastColumn="0"/>
              <w:rPr>
                <w:ins w:id="3075" w:author="Awet Teka" w:date="2025-09-24T11:11:00Z"/>
              </w:rPr>
              <w:pPrChange w:id="3076" w:author="Awet Teka" w:date="2025-09-24T11:12:00Z" w16du:dateUtc="2025-09-24T08:12:00Z">
                <w:pPr>
                  <w:spacing w:after="200" w:line="276" w:lineRule="auto"/>
                  <w:cnfStyle w:val="000000000000" w:firstRow="0" w:lastRow="0" w:firstColumn="0" w:lastColumn="0" w:oddVBand="0" w:evenVBand="0" w:oddHBand="0" w:evenHBand="0" w:firstRowFirstColumn="0" w:firstRowLastColumn="0" w:lastRowFirstColumn="0" w:lastRowLastColumn="0"/>
                </w:pPr>
              </w:pPrChange>
            </w:pPr>
            <w:ins w:id="3077" w:author="Awet Teka" w:date="2025-09-24T11:11:00Z">
              <w:r w:rsidRPr="0004441D">
                <w:t xml:space="preserve">Road defect type (e.g. </w:t>
              </w:r>
              <w:proofErr w:type="spellStart"/>
              <w:r w:rsidRPr="0004441D">
                <w:t>side_drain_silt</w:t>
              </w:r>
              <w:proofErr w:type="spellEnd"/>
              <w:r w:rsidRPr="0004441D">
                <w:t>, camber, stoniness)</w:t>
              </w:r>
            </w:ins>
          </w:p>
        </w:tc>
      </w:tr>
      <w:tr w:rsidR="0004441D" w:rsidRPr="0004441D" w14:paraId="369A6B61" w14:textId="77777777" w:rsidTr="0004441D">
        <w:trPr>
          <w:cnfStyle w:val="000000100000" w:firstRow="0" w:lastRow="0" w:firstColumn="0" w:lastColumn="0" w:oddVBand="0" w:evenVBand="0" w:oddHBand="1" w:evenHBand="0" w:firstRowFirstColumn="0" w:firstRowLastColumn="0" w:lastRowFirstColumn="0" w:lastRowLastColumn="0"/>
          <w:ins w:id="3078" w:author="Awet Teka" w:date="2025-09-24T11:11:00Z"/>
          <w:trPrChange w:id="3079" w:author="Awet Teka" w:date="2025-09-24T11:12:00Z" w16du:dateUtc="2025-09-24T08:12: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3080" w:author="Awet Teka" w:date="2025-09-24T11:12:00Z" w16du:dateUtc="2025-09-24T08:12:00Z">
              <w:tcPr>
                <w:tcW w:w="0" w:type="auto"/>
                <w:gridSpan w:val="2"/>
                <w:vAlign w:val="center"/>
                <w:hideMark/>
              </w:tcPr>
            </w:tcPrChange>
          </w:tcPr>
          <w:p w14:paraId="59387D12" w14:textId="77777777" w:rsidR="0004441D" w:rsidRPr="0004441D" w:rsidRDefault="0004441D">
            <w:pPr>
              <w:spacing w:line="276" w:lineRule="auto"/>
              <w:cnfStyle w:val="001000100000" w:firstRow="0" w:lastRow="0" w:firstColumn="1" w:lastColumn="0" w:oddVBand="0" w:evenVBand="0" w:oddHBand="1" w:evenHBand="0" w:firstRowFirstColumn="0" w:firstRowLastColumn="0" w:lastRowFirstColumn="0" w:lastRowLastColumn="0"/>
              <w:rPr>
                <w:ins w:id="3081" w:author="Awet Teka" w:date="2025-09-24T11:11:00Z"/>
              </w:rPr>
              <w:pPrChange w:id="3082" w:author="Awet Teka" w:date="2025-09-24T11:12:00Z" w16du:dateUtc="2025-09-24T08:12:00Z">
                <w:pPr>
                  <w:spacing w:after="200" w:line="276" w:lineRule="auto"/>
                  <w:cnfStyle w:val="001000100000" w:firstRow="0" w:lastRow="0" w:firstColumn="1" w:lastColumn="0" w:oddVBand="0" w:evenVBand="0" w:oddHBand="1" w:evenHBand="0" w:firstRowFirstColumn="0" w:firstRowLastColumn="0" w:lastRowFirstColumn="0" w:lastRowLastColumn="0"/>
                </w:pPr>
              </w:pPrChange>
            </w:pPr>
            <w:proofErr w:type="spellStart"/>
            <w:ins w:id="3083" w:author="Awet Teka" w:date="2025-09-24T11:11:00Z">
              <w:r w:rsidRPr="0004441D">
                <w:t>severity_code</w:t>
              </w:r>
              <w:proofErr w:type="spellEnd"/>
            </w:ins>
          </w:p>
        </w:tc>
        <w:tc>
          <w:tcPr>
            <w:tcW w:w="0" w:type="auto"/>
            <w:hideMark/>
            <w:tcPrChange w:id="3084" w:author="Awet Teka" w:date="2025-09-24T11:12:00Z" w16du:dateUtc="2025-09-24T08:12:00Z">
              <w:tcPr>
                <w:tcW w:w="0" w:type="auto"/>
                <w:gridSpan w:val="2"/>
                <w:vAlign w:val="center"/>
                <w:hideMark/>
              </w:tcPr>
            </w:tcPrChange>
          </w:tcPr>
          <w:p w14:paraId="672311EC" w14:textId="77777777" w:rsidR="0004441D" w:rsidRPr="0004441D" w:rsidRDefault="0004441D">
            <w:pPr>
              <w:spacing w:line="276" w:lineRule="auto"/>
              <w:cnfStyle w:val="000000100000" w:firstRow="0" w:lastRow="0" w:firstColumn="0" w:lastColumn="0" w:oddVBand="0" w:evenVBand="0" w:oddHBand="1" w:evenHBand="0" w:firstRowFirstColumn="0" w:firstRowLastColumn="0" w:lastRowFirstColumn="0" w:lastRowLastColumn="0"/>
              <w:rPr>
                <w:ins w:id="3085" w:author="Awet Teka" w:date="2025-09-24T11:11:00Z"/>
              </w:rPr>
              <w:pPrChange w:id="3086" w:author="Awet Teka" w:date="2025-09-24T11:12:00Z" w16du:dateUtc="2025-09-24T08:12: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3087" w:author="Awet Teka" w:date="2025-09-24T11:11:00Z">
              <w:r w:rsidRPr="0004441D">
                <w:t>SMALLINT (1–3), NULL</w:t>
              </w:r>
            </w:ins>
          </w:p>
        </w:tc>
        <w:tc>
          <w:tcPr>
            <w:tcW w:w="0" w:type="auto"/>
            <w:hideMark/>
            <w:tcPrChange w:id="3088" w:author="Awet Teka" w:date="2025-09-24T11:12:00Z" w16du:dateUtc="2025-09-24T08:12:00Z">
              <w:tcPr>
                <w:tcW w:w="0" w:type="auto"/>
                <w:gridSpan w:val="3"/>
                <w:vAlign w:val="center"/>
                <w:hideMark/>
              </w:tcPr>
            </w:tcPrChange>
          </w:tcPr>
          <w:p w14:paraId="47738AA3" w14:textId="77777777" w:rsidR="0004441D" w:rsidRPr="0004441D" w:rsidRDefault="0004441D">
            <w:pPr>
              <w:spacing w:line="276" w:lineRule="auto"/>
              <w:cnfStyle w:val="000000100000" w:firstRow="0" w:lastRow="0" w:firstColumn="0" w:lastColumn="0" w:oddVBand="0" w:evenVBand="0" w:oddHBand="1" w:evenHBand="0" w:firstRowFirstColumn="0" w:firstRowLastColumn="0" w:lastRowFirstColumn="0" w:lastRowLastColumn="0"/>
              <w:rPr>
                <w:ins w:id="3089" w:author="Awet Teka" w:date="2025-09-24T11:11:00Z"/>
              </w:rPr>
              <w:pPrChange w:id="3090" w:author="Awet Teka" w:date="2025-09-24T11:12:00Z" w16du:dateUtc="2025-09-24T08:12: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3091" w:author="Awet Teka" w:date="2025-09-24T11:11:00Z">
              <w:r w:rsidRPr="0004441D">
                <w:t>Severity: 1=Minor, 2=Moderate, 3=Severe</w:t>
              </w:r>
            </w:ins>
          </w:p>
        </w:tc>
      </w:tr>
      <w:tr w:rsidR="0004441D" w:rsidRPr="0004441D" w14:paraId="1AE2C992" w14:textId="77777777" w:rsidTr="0004441D">
        <w:trPr>
          <w:ins w:id="3092" w:author="Awet Teka" w:date="2025-09-24T11:11:00Z"/>
          <w:trPrChange w:id="3093" w:author="Awet Teka" w:date="2025-09-24T11:12:00Z" w16du:dateUtc="2025-09-24T08:12: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3094" w:author="Awet Teka" w:date="2025-09-24T11:12:00Z" w16du:dateUtc="2025-09-24T08:12:00Z">
              <w:tcPr>
                <w:tcW w:w="0" w:type="auto"/>
                <w:gridSpan w:val="2"/>
                <w:vAlign w:val="center"/>
                <w:hideMark/>
              </w:tcPr>
            </w:tcPrChange>
          </w:tcPr>
          <w:p w14:paraId="5D162BBF" w14:textId="77777777" w:rsidR="0004441D" w:rsidRPr="0004441D" w:rsidRDefault="0004441D">
            <w:pPr>
              <w:spacing w:line="276" w:lineRule="auto"/>
              <w:rPr>
                <w:ins w:id="3095" w:author="Awet Teka" w:date="2025-09-24T11:11:00Z"/>
              </w:rPr>
              <w:pPrChange w:id="3096" w:author="Awet Teka" w:date="2025-09-24T11:12:00Z" w16du:dateUtc="2025-09-24T08:12:00Z">
                <w:pPr>
                  <w:spacing w:after="200" w:line="276" w:lineRule="auto"/>
                </w:pPr>
              </w:pPrChange>
            </w:pPr>
            <w:proofErr w:type="spellStart"/>
            <w:ins w:id="3097" w:author="Awet Teka" w:date="2025-09-24T11:11:00Z">
              <w:r w:rsidRPr="0004441D">
                <w:t>extent_code</w:t>
              </w:r>
              <w:proofErr w:type="spellEnd"/>
            </w:ins>
          </w:p>
        </w:tc>
        <w:tc>
          <w:tcPr>
            <w:tcW w:w="0" w:type="auto"/>
            <w:hideMark/>
            <w:tcPrChange w:id="3098" w:author="Awet Teka" w:date="2025-09-24T11:12:00Z" w16du:dateUtc="2025-09-24T08:12:00Z">
              <w:tcPr>
                <w:tcW w:w="0" w:type="auto"/>
                <w:gridSpan w:val="2"/>
                <w:vAlign w:val="center"/>
                <w:hideMark/>
              </w:tcPr>
            </w:tcPrChange>
          </w:tcPr>
          <w:p w14:paraId="3699317A" w14:textId="77777777" w:rsidR="0004441D" w:rsidRPr="0004441D" w:rsidRDefault="0004441D">
            <w:pPr>
              <w:spacing w:line="276" w:lineRule="auto"/>
              <w:cnfStyle w:val="000000000000" w:firstRow="0" w:lastRow="0" w:firstColumn="0" w:lastColumn="0" w:oddVBand="0" w:evenVBand="0" w:oddHBand="0" w:evenHBand="0" w:firstRowFirstColumn="0" w:firstRowLastColumn="0" w:lastRowFirstColumn="0" w:lastRowLastColumn="0"/>
              <w:rPr>
                <w:ins w:id="3099" w:author="Awet Teka" w:date="2025-09-24T11:11:00Z"/>
              </w:rPr>
              <w:pPrChange w:id="3100" w:author="Awet Teka" w:date="2025-09-24T11:12:00Z" w16du:dateUtc="2025-09-24T08:12:00Z">
                <w:pPr>
                  <w:spacing w:after="200" w:line="276" w:lineRule="auto"/>
                  <w:cnfStyle w:val="000000000000" w:firstRow="0" w:lastRow="0" w:firstColumn="0" w:lastColumn="0" w:oddVBand="0" w:evenVBand="0" w:oddHBand="0" w:evenHBand="0" w:firstRowFirstColumn="0" w:firstRowLastColumn="0" w:lastRowFirstColumn="0" w:lastRowLastColumn="0"/>
                </w:pPr>
              </w:pPrChange>
            </w:pPr>
            <w:ins w:id="3101" w:author="Awet Teka" w:date="2025-09-24T11:11:00Z">
              <w:r w:rsidRPr="0004441D">
                <w:t>SMALLINT (1–3), NULL</w:t>
              </w:r>
            </w:ins>
          </w:p>
        </w:tc>
        <w:tc>
          <w:tcPr>
            <w:tcW w:w="0" w:type="auto"/>
            <w:hideMark/>
            <w:tcPrChange w:id="3102" w:author="Awet Teka" w:date="2025-09-24T11:12:00Z" w16du:dateUtc="2025-09-24T08:12:00Z">
              <w:tcPr>
                <w:tcW w:w="0" w:type="auto"/>
                <w:gridSpan w:val="3"/>
                <w:vAlign w:val="center"/>
                <w:hideMark/>
              </w:tcPr>
            </w:tcPrChange>
          </w:tcPr>
          <w:p w14:paraId="2E0BEF29" w14:textId="77777777" w:rsidR="0004441D" w:rsidRPr="0004441D" w:rsidRDefault="0004441D">
            <w:pPr>
              <w:spacing w:line="276" w:lineRule="auto"/>
              <w:cnfStyle w:val="000000000000" w:firstRow="0" w:lastRow="0" w:firstColumn="0" w:lastColumn="0" w:oddVBand="0" w:evenVBand="0" w:oddHBand="0" w:evenHBand="0" w:firstRowFirstColumn="0" w:firstRowLastColumn="0" w:lastRowFirstColumn="0" w:lastRowLastColumn="0"/>
              <w:rPr>
                <w:ins w:id="3103" w:author="Awet Teka" w:date="2025-09-24T11:11:00Z"/>
              </w:rPr>
              <w:pPrChange w:id="3104" w:author="Awet Teka" w:date="2025-09-24T11:12:00Z" w16du:dateUtc="2025-09-24T08:12:00Z">
                <w:pPr>
                  <w:spacing w:after="200" w:line="276" w:lineRule="auto"/>
                  <w:cnfStyle w:val="000000000000" w:firstRow="0" w:lastRow="0" w:firstColumn="0" w:lastColumn="0" w:oddVBand="0" w:evenVBand="0" w:oddHBand="0" w:evenHBand="0" w:firstRowFirstColumn="0" w:firstRowLastColumn="0" w:lastRowFirstColumn="0" w:lastRowLastColumn="0"/>
                </w:pPr>
              </w:pPrChange>
            </w:pPr>
            <w:ins w:id="3105" w:author="Awet Teka" w:date="2025-09-24T11:11:00Z">
              <w:r w:rsidRPr="0004441D">
                <w:t>Extent: 1=Isolated, 2=Frequent, 3=Widespread</w:t>
              </w:r>
            </w:ins>
          </w:p>
        </w:tc>
      </w:tr>
      <w:tr w:rsidR="0004441D" w:rsidRPr="0004441D" w14:paraId="38E879F6" w14:textId="77777777" w:rsidTr="0004441D">
        <w:trPr>
          <w:cnfStyle w:val="000000100000" w:firstRow="0" w:lastRow="0" w:firstColumn="0" w:lastColumn="0" w:oddVBand="0" w:evenVBand="0" w:oddHBand="1" w:evenHBand="0" w:firstRowFirstColumn="0" w:firstRowLastColumn="0" w:lastRowFirstColumn="0" w:lastRowLastColumn="0"/>
          <w:ins w:id="3106" w:author="Awet Teka" w:date="2025-09-24T11:11:00Z"/>
          <w:trPrChange w:id="3107" w:author="Awet Teka" w:date="2025-09-24T11:12:00Z" w16du:dateUtc="2025-09-24T08:12: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3108" w:author="Awet Teka" w:date="2025-09-24T11:12:00Z" w16du:dateUtc="2025-09-24T08:12:00Z">
              <w:tcPr>
                <w:tcW w:w="0" w:type="auto"/>
                <w:gridSpan w:val="2"/>
                <w:vAlign w:val="center"/>
                <w:hideMark/>
              </w:tcPr>
            </w:tcPrChange>
          </w:tcPr>
          <w:p w14:paraId="095B9912" w14:textId="77777777" w:rsidR="0004441D" w:rsidRPr="0004441D" w:rsidRDefault="0004441D">
            <w:pPr>
              <w:spacing w:line="276" w:lineRule="auto"/>
              <w:cnfStyle w:val="001000100000" w:firstRow="0" w:lastRow="0" w:firstColumn="1" w:lastColumn="0" w:oddVBand="0" w:evenVBand="0" w:oddHBand="1" w:evenHBand="0" w:firstRowFirstColumn="0" w:firstRowLastColumn="0" w:lastRowFirstColumn="0" w:lastRowLastColumn="0"/>
              <w:rPr>
                <w:ins w:id="3109" w:author="Awet Teka" w:date="2025-09-24T11:11:00Z"/>
              </w:rPr>
              <w:pPrChange w:id="3110" w:author="Awet Teka" w:date="2025-09-24T11:12:00Z" w16du:dateUtc="2025-09-24T08:12:00Z">
                <w:pPr>
                  <w:spacing w:after="200" w:line="276" w:lineRule="auto"/>
                  <w:cnfStyle w:val="001000100000" w:firstRow="0" w:lastRow="0" w:firstColumn="1" w:lastColumn="0" w:oddVBand="0" w:evenVBand="0" w:oddHBand="1" w:evenHBand="0" w:firstRowFirstColumn="0" w:firstRowLastColumn="0" w:lastRowFirstColumn="0" w:lastRowLastColumn="0"/>
                </w:pPr>
              </w:pPrChange>
            </w:pPr>
            <w:proofErr w:type="spellStart"/>
            <w:ins w:id="3111" w:author="Awet Teka" w:date="2025-09-24T11:11:00Z">
              <w:r w:rsidRPr="0004441D">
                <w:t>extent_percent</w:t>
              </w:r>
              <w:proofErr w:type="spellEnd"/>
            </w:ins>
          </w:p>
        </w:tc>
        <w:tc>
          <w:tcPr>
            <w:tcW w:w="0" w:type="auto"/>
            <w:hideMark/>
            <w:tcPrChange w:id="3112" w:author="Awet Teka" w:date="2025-09-24T11:12:00Z" w16du:dateUtc="2025-09-24T08:12:00Z">
              <w:tcPr>
                <w:tcW w:w="0" w:type="auto"/>
                <w:gridSpan w:val="2"/>
                <w:vAlign w:val="center"/>
                <w:hideMark/>
              </w:tcPr>
            </w:tcPrChange>
          </w:tcPr>
          <w:p w14:paraId="1A0BEF67" w14:textId="77777777" w:rsidR="0004441D" w:rsidRPr="0004441D" w:rsidRDefault="0004441D">
            <w:pPr>
              <w:spacing w:line="276" w:lineRule="auto"/>
              <w:cnfStyle w:val="000000100000" w:firstRow="0" w:lastRow="0" w:firstColumn="0" w:lastColumn="0" w:oddVBand="0" w:evenVBand="0" w:oddHBand="1" w:evenHBand="0" w:firstRowFirstColumn="0" w:firstRowLastColumn="0" w:lastRowFirstColumn="0" w:lastRowLastColumn="0"/>
              <w:rPr>
                <w:ins w:id="3113" w:author="Awet Teka" w:date="2025-09-24T11:11:00Z"/>
              </w:rPr>
              <w:pPrChange w:id="3114" w:author="Awet Teka" w:date="2025-09-24T11:12:00Z" w16du:dateUtc="2025-09-24T08:12:00Z">
                <w:pPr>
                  <w:spacing w:after="200" w:line="276" w:lineRule="auto"/>
                  <w:cnfStyle w:val="000000100000" w:firstRow="0" w:lastRow="0" w:firstColumn="0" w:lastColumn="0" w:oddVBand="0" w:evenVBand="0" w:oddHBand="1" w:evenHBand="0" w:firstRowFirstColumn="0" w:firstRowLastColumn="0" w:lastRowFirstColumn="0" w:lastRowLastColumn="0"/>
                </w:pPr>
              </w:pPrChange>
            </w:pPr>
            <w:proofErr w:type="gramStart"/>
            <w:ins w:id="3115" w:author="Awet Teka" w:date="2025-09-24T11:11:00Z">
              <w:r w:rsidRPr="0004441D">
                <w:t>DECIMAL(</w:t>
              </w:r>
              <w:proofErr w:type="gramEnd"/>
              <w:r w:rsidRPr="0004441D">
                <w:t>5,2), NULL</w:t>
              </w:r>
            </w:ins>
          </w:p>
        </w:tc>
        <w:tc>
          <w:tcPr>
            <w:tcW w:w="0" w:type="auto"/>
            <w:hideMark/>
            <w:tcPrChange w:id="3116" w:author="Awet Teka" w:date="2025-09-24T11:12:00Z" w16du:dateUtc="2025-09-24T08:12:00Z">
              <w:tcPr>
                <w:tcW w:w="0" w:type="auto"/>
                <w:gridSpan w:val="3"/>
                <w:vAlign w:val="center"/>
                <w:hideMark/>
              </w:tcPr>
            </w:tcPrChange>
          </w:tcPr>
          <w:p w14:paraId="56EC0E2B" w14:textId="77777777" w:rsidR="0004441D" w:rsidRPr="0004441D" w:rsidRDefault="0004441D">
            <w:pPr>
              <w:spacing w:line="276" w:lineRule="auto"/>
              <w:cnfStyle w:val="000000100000" w:firstRow="0" w:lastRow="0" w:firstColumn="0" w:lastColumn="0" w:oddVBand="0" w:evenVBand="0" w:oddHBand="1" w:evenHBand="0" w:firstRowFirstColumn="0" w:firstRowLastColumn="0" w:lastRowFirstColumn="0" w:lastRowLastColumn="0"/>
              <w:rPr>
                <w:ins w:id="3117" w:author="Awet Teka" w:date="2025-09-24T11:11:00Z"/>
              </w:rPr>
              <w:pPrChange w:id="3118" w:author="Awet Teka" w:date="2025-09-24T11:12:00Z" w16du:dateUtc="2025-09-24T08:12: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3119" w:author="Awet Teka" w:date="2025-09-24T11:11:00Z">
              <w:r w:rsidRPr="0004441D">
                <w:t>% of segment affected (if measured)</w:t>
              </w:r>
            </w:ins>
          </w:p>
        </w:tc>
      </w:tr>
      <w:tr w:rsidR="0004441D" w:rsidRPr="0004441D" w14:paraId="067573C6" w14:textId="77777777" w:rsidTr="0004441D">
        <w:trPr>
          <w:ins w:id="3120" w:author="Awet Teka" w:date="2025-09-24T11:11:00Z"/>
          <w:trPrChange w:id="3121" w:author="Awet Teka" w:date="2025-09-24T11:12:00Z" w16du:dateUtc="2025-09-24T08:12: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3122" w:author="Awet Teka" w:date="2025-09-24T11:12:00Z" w16du:dateUtc="2025-09-24T08:12:00Z">
              <w:tcPr>
                <w:tcW w:w="0" w:type="auto"/>
                <w:gridSpan w:val="2"/>
                <w:vAlign w:val="center"/>
                <w:hideMark/>
              </w:tcPr>
            </w:tcPrChange>
          </w:tcPr>
          <w:p w14:paraId="499BB340" w14:textId="77777777" w:rsidR="0004441D" w:rsidRPr="0004441D" w:rsidRDefault="0004441D">
            <w:pPr>
              <w:spacing w:line="276" w:lineRule="auto"/>
              <w:rPr>
                <w:ins w:id="3123" w:author="Awet Teka" w:date="2025-09-24T11:11:00Z"/>
              </w:rPr>
              <w:pPrChange w:id="3124" w:author="Awet Teka" w:date="2025-09-24T11:12:00Z" w16du:dateUtc="2025-09-24T08:12:00Z">
                <w:pPr>
                  <w:spacing w:after="200" w:line="276" w:lineRule="auto"/>
                </w:pPr>
              </w:pPrChange>
            </w:pPr>
            <w:proofErr w:type="spellStart"/>
            <w:ins w:id="3125" w:author="Awet Teka" w:date="2025-09-24T11:11:00Z">
              <w:r w:rsidRPr="0004441D">
                <w:lastRenderedPageBreak/>
                <w:t>distress_length_m</w:t>
              </w:r>
              <w:proofErr w:type="spellEnd"/>
            </w:ins>
          </w:p>
        </w:tc>
        <w:tc>
          <w:tcPr>
            <w:tcW w:w="0" w:type="auto"/>
            <w:hideMark/>
            <w:tcPrChange w:id="3126" w:author="Awet Teka" w:date="2025-09-24T11:12:00Z" w16du:dateUtc="2025-09-24T08:12:00Z">
              <w:tcPr>
                <w:tcW w:w="0" w:type="auto"/>
                <w:gridSpan w:val="2"/>
                <w:vAlign w:val="center"/>
                <w:hideMark/>
              </w:tcPr>
            </w:tcPrChange>
          </w:tcPr>
          <w:p w14:paraId="753872C4" w14:textId="77777777" w:rsidR="0004441D" w:rsidRPr="0004441D" w:rsidRDefault="0004441D">
            <w:pPr>
              <w:spacing w:line="276" w:lineRule="auto"/>
              <w:cnfStyle w:val="000000000000" w:firstRow="0" w:lastRow="0" w:firstColumn="0" w:lastColumn="0" w:oddVBand="0" w:evenVBand="0" w:oddHBand="0" w:evenHBand="0" w:firstRowFirstColumn="0" w:firstRowLastColumn="0" w:lastRowFirstColumn="0" w:lastRowLastColumn="0"/>
              <w:rPr>
                <w:ins w:id="3127" w:author="Awet Teka" w:date="2025-09-24T11:11:00Z"/>
              </w:rPr>
              <w:pPrChange w:id="3128" w:author="Awet Teka" w:date="2025-09-24T11:12:00Z" w16du:dateUtc="2025-09-24T08:12:00Z">
                <w:pPr>
                  <w:spacing w:after="200" w:line="276" w:lineRule="auto"/>
                  <w:cnfStyle w:val="000000000000" w:firstRow="0" w:lastRow="0" w:firstColumn="0" w:lastColumn="0" w:oddVBand="0" w:evenVBand="0" w:oddHBand="0" w:evenHBand="0" w:firstRowFirstColumn="0" w:firstRowLastColumn="0" w:lastRowFirstColumn="0" w:lastRowLastColumn="0"/>
                </w:pPr>
              </w:pPrChange>
            </w:pPr>
            <w:proofErr w:type="gramStart"/>
            <w:ins w:id="3129" w:author="Awet Teka" w:date="2025-09-24T11:11:00Z">
              <w:r w:rsidRPr="0004441D">
                <w:t>DECIMAL(</w:t>
              </w:r>
              <w:proofErr w:type="gramEnd"/>
              <w:r w:rsidRPr="0004441D">
                <w:t>9,2), NULL</w:t>
              </w:r>
            </w:ins>
          </w:p>
        </w:tc>
        <w:tc>
          <w:tcPr>
            <w:tcW w:w="0" w:type="auto"/>
            <w:hideMark/>
            <w:tcPrChange w:id="3130" w:author="Awet Teka" w:date="2025-09-24T11:12:00Z" w16du:dateUtc="2025-09-24T08:12:00Z">
              <w:tcPr>
                <w:tcW w:w="0" w:type="auto"/>
                <w:gridSpan w:val="3"/>
                <w:vAlign w:val="center"/>
                <w:hideMark/>
              </w:tcPr>
            </w:tcPrChange>
          </w:tcPr>
          <w:p w14:paraId="1197C536" w14:textId="77777777" w:rsidR="0004441D" w:rsidRPr="0004441D" w:rsidRDefault="0004441D">
            <w:pPr>
              <w:spacing w:line="276" w:lineRule="auto"/>
              <w:cnfStyle w:val="000000000000" w:firstRow="0" w:lastRow="0" w:firstColumn="0" w:lastColumn="0" w:oddVBand="0" w:evenVBand="0" w:oddHBand="0" w:evenHBand="0" w:firstRowFirstColumn="0" w:firstRowLastColumn="0" w:lastRowFirstColumn="0" w:lastRowLastColumn="0"/>
              <w:rPr>
                <w:ins w:id="3131" w:author="Awet Teka" w:date="2025-09-24T11:11:00Z"/>
              </w:rPr>
              <w:pPrChange w:id="3132" w:author="Awet Teka" w:date="2025-09-24T11:12:00Z" w16du:dateUtc="2025-09-24T08:12:00Z">
                <w:pPr>
                  <w:spacing w:after="200" w:line="276" w:lineRule="auto"/>
                  <w:cnfStyle w:val="000000000000" w:firstRow="0" w:lastRow="0" w:firstColumn="0" w:lastColumn="0" w:oddVBand="0" w:evenVBand="0" w:oddHBand="0" w:evenHBand="0" w:firstRowFirstColumn="0" w:firstRowLastColumn="0" w:lastRowFirstColumn="0" w:lastRowLastColumn="0"/>
                </w:pPr>
              </w:pPrChange>
            </w:pPr>
            <w:ins w:id="3133" w:author="Awet Teka" w:date="2025-09-24T11:11:00Z">
              <w:r w:rsidRPr="0004441D">
                <w:t>Measured length (m)</w:t>
              </w:r>
            </w:ins>
          </w:p>
        </w:tc>
      </w:tr>
      <w:tr w:rsidR="0004441D" w:rsidRPr="0004441D" w14:paraId="1BBBFEE6" w14:textId="77777777" w:rsidTr="0004441D">
        <w:trPr>
          <w:cnfStyle w:val="000000100000" w:firstRow="0" w:lastRow="0" w:firstColumn="0" w:lastColumn="0" w:oddVBand="0" w:evenVBand="0" w:oddHBand="1" w:evenHBand="0" w:firstRowFirstColumn="0" w:firstRowLastColumn="0" w:lastRowFirstColumn="0" w:lastRowLastColumn="0"/>
          <w:ins w:id="3134" w:author="Awet Teka" w:date="2025-09-24T11:11:00Z"/>
          <w:trPrChange w:id="3135" w:author="Awet Teka" w:date="2025-09-24T11:12:00Z" w16du:dateUtc="2025-09-24T08:12: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3136" w:author="Awet Teka" w:date="2025-09-24T11:12:00Z" w16du:dateUtc="2025-09-24T08:12:00Z">
              <w:tcPr>
                <w:tcW w:w="0" w:type="auto"/>
                <w:gridSpan w:val="2"/>
                <w:vAlign w:val="center"/>
                <w:hideMark/>
              </w:tcPr>
            </w:tcPrChange>
          </w:tcPr>
          <w:p w14:paraId="62E72D86" w14:textId="77777777" w:rsidR="0004441D" w:rsidRPr="0004441D" w:rsidRDefault="0004441D">
            <w:pPr>
              <w:spacing w:line="276" w:lineRule="auto"/>
              <w:cnfStyle w:val="001000100000" w:firstRow="0" w:lastRow="0" w:firstColumn="1" w:lastColumn="0" w:oddVBand="0" w:evenVBand="0" w:oddHBand="1" w:evenHBand="0" w:firstRowFirstColumn="0" w:firstRowLastColumn="0" w:lastRowFirstColumn="0" w:lastRowLastColumn="0"/>
              <w:rPr>
                <w:ins w:id="3137" w:author="Awet Teka" w:date="2025-09-24T11:11:00Z"/>
              </w:rPr>
              <w:pPrChange w:id="3138" w:author="Awet Teka" w:date="2025-09-24T11:12:00Z" w16du:dateUtc="2025-09-24T08:12:00Z">
                <w:pPr>
                  <w:spacing w:after="200" w:line="276" w:lineRule="auto"/>
                  <w:cnfStyle w:val="001000100000" w:firstRow="0" w:lastRow="0" w:firstColumn="1" w:lastColumn="0" w:oddVBand="0" w:evenVBand="0" w:oddHBand="1" w:evenHBand="0" w:firstRowFirstColumn="0" w:firstRowLastColumn="0" w:lastRowFirstColumn="0" w:lastRowLastColumn="0"/>
                </w:pPr>
              </w:pPrChange>
            </w:pPr>
            <w:ins w:id="3139" w:author="Awet Teka" w:date="2025-09-24T11:11:00Z">
              <w:r w:rsidRPr="0004441D">
                <w:t>distress_area_m2</w:t>
              </w:r>
            </w:ins>
          </w:p>
        </w:tc>
        <w:tc>
          <w:tcPr>
            <w:tcW w:w="0" w:type="auto"/>
            <w:hideMark/>
            <w:tcPrChange w:id="3140" w:author="Awet Teka" w:date="2025-09-24T11:12:00Z" w16du:dateUtc="2025-09-24T08:12:00Z">
              <w:tcPr>
                <w:tcW w:w="0" w:type="auto"/>
                <w:gridSpan w:val="2"/>
                <w:vAlign w:val="center"/>
                <w:hideMark/>
              </w:tcPr>
            </w:tcPrChange>
          </w:tcPr>
          <w:p w14:paraId="59CA492A" w14:textId="77777777" w:rsidR="0004441D" w:rsidRPr="0004441D" w:rsidRDefault="0004441D">
            <w:pPr>
              <w:spacing w:line="276" w:lineRule="auto"/>
              <w:cnfStyle w:val="000000100000" w:firstRow="0" w:lastRow="0" w:firstColumn="0" w:lastColumn="0" w:oddVBand="0" w:evenVBand="0" w:oddHBand="1" w:evenHBand="0" w:firstRowFirstColumn="0" w:firstRowLastColumn="0" w:lastRowFirstColumn="0" w:lastRowLastColumn="0"/>
              <w:rPr>
                <w:ins w:id="3141" w:author="Awet Teka" w:date="2025-09-24T11:11:00Z"/>
              </w:rPr>
              <w:pPrChange w:id="3142" w:author="Awet Teka" w:date="2025-09-24T11:12:00Z" w16du:dateUtc="2025-09-24T08:12:00Z">
                <w:pPr>
                  <w:spacing w:after="200" w:line="276" w:lineRule="auto"/>
                  <w:cnfStyle w:val="000000100000" w:firstRow="0" w:lastRow="0" w:firstColumn="0" w:lastColumn="0" w:oddVBand="0" w:evenVBand="0" w:oddHBand="1" w:evenHBand="0" w:firstRowFirstColumn="0" w:firstRowLastColumn="0" w:lastRowFirstColumn="0" w:lastRowLastColumn="0"/>
                </w:pPr>
              </w:pPrChange>
            </w:pPr>
            <w:proofErr w:type="gramStart"/>
            <w:ins w:id="3143" w:author="Awet Teka" w:date="2025-09-24T11:11:00Z">
              <w:r w:rsidRPr="0004441D">
                <w:t>DECIMAL(</w:t>
              </w:r>
              <w:proofErr w:type="gramEnd"/>
              <w:r w:rsidRPr="0004441D">
                <w:t>12,2), NULL</w:t>
              </w:r>
            </w:ins>
          </w:p>
        </w:tc>
        <w:tc>
          <w:tcPr>
            <w:tcW w:w="0" w:type="auto"/>
            <w:hideMark/>
            <w:tcPrChange w:id="3144" w:author="Awet Teka" w:date="2025-09-24T11:12:00Z" w16du:dateUtc="2025-09-24T08:12:00Z">
              <w:tcPr>
                <w:tcW w:w="0" w:type="auto"/>
                <w:gridSpan w:val="3"/>
                <w:vAlign w:val="center"/>
                <w:hideMark/>
              </w:tcPr>
            </w:tcPrChange>
          </w:tcPr>
          <w:p w14:paraId="4065C825" w14:textId="77777777" w:rsidR="0004441D" w:rsidRPr="0004441D" w:rsidRDefault="0004441D">
            <w:pPr>
              <w:spacing w:line="276" w:lineRule="auto"/>
              <w:cnfStyle w:val="000000100000" w:firstRow="0" w:lastRow="0" w:firstColumn="0" w:lastColumn="0" w:oddVBand="0" w:evenVBand="0" w:oddHBand="1" w:evenHBand="0" w:firstRowFirstColumn="0" w:firstRowLastColumn="0" w:lastRowFirstColumn="0" w:lastRowLastColumn="0"/>
              <w:rPr>
                <w:ins w:id="3145" w:author="Awet Teka" w:date="2025-09-24T11:11:00Z"/>
              </w:rPr>
              <w:pPrChange w:id="3146" w:author="Awet Teka" w:date="2025-09-24T11:12:00Z" w16du:dateUtc="2025-09-24T08:12: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3147" w:author="Awet Teka" w:date="2025-09-24T11:11:00Z">
              <w:r w:rsidRPr="0004441D">
                <w:t>Measured area (m²)</w:t>
              </w:r>
            </w:ins>
          </w:p>
        </w:tc>
      </w:tr>
      <w:tr w:rsidR="0004441D" w:rsidRPr="0004441D" w14:paraId="029197A3" w14:textId="77777777" w:rsidTr="0004441D">
        <w:trPr>
          <w:ins w:id="3148" w:author="Awet Teka" w:date="2025-09-24T11:11:00Z"/>
          <w:trPrChange w:id="3149" w:author="Awet Teka" w:date="2025-09-24T11:12:00Z" w16du:dateUtc="2025-09-24T08:12: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3150" w:author="Awet Teka" w:date="2025-09-24T11:12:00Z" w16du:dateUtc="2025-09-24T08:12:00Z">
              <w:tcPr>
                <w:tcW w:w="0" w:type="auto"/>
                <w:gridSpan w:val="2"/>
                <w:vAlign w:val="center"/>
                <w:hideMark/>
              </w:tcPr>
            </w:tcPrChange>
          </w:tcPr>
          <w:p w14:paraId="162E6DA9" w14:textId="77777777" w:rsidR="0004441D" w:rsidRPr="0004441D" w:rsidRDefault="0004441D">
            <w:pPr>
              <w:spacing w:line="276" w:lineRule="auto"/>
              <w:rPr>
                <w:ins w:id="3151" w:author="Awet Teka" w:date="2025-09-24T11:11:00Z"/>
              </w:rPr>
              <w:pPrChange w:id="3152" w:author="Awet Teka" w:date="2025-09-24T11:12:00Z" w16du:dateUtc="2025-09-24T08:12:00Z">
                <w:pPr>
                  <w:spacing w:after="200" w:line="276" w:lineRule="auto"/>
                </w:pPr>
              </w:pPrChange>
            </w:pPr>
            <w:ins w:id="3153" w:author="Awet Teka" w:date="2025-09-24T11:11:00Z">
              <w:r w:rsidRPr="0004441D">
                <w:t>distress_volume_m3</w:t>
              </w:r>
            </w:ins>
          </w:p>
        </w:tc>
        <w:tc>
          <w:tcPr>
            <w:tcW w:w="0" w:type="auto"/>
            <w:hideMark/>
            <w:tcPrChange w:id="3154" w:author="Awet Teka" w:date="2025-09-24T11:12:00Z" w16du:dateUtc="2025-09-24T08:12:00Z">
              <w:tcPr>
                <w:tcW w:w="0" w:type="auto"/>
                <w:gridSpan w:val="2"/>
                <w:vAlign w:val="center"/>
                <w:hideMark/>
              </w:tcPr>
            </w:tcPrChange>
          </w:tcPr>
          <w:p w14:paraId="0E31B767" w14:textId="77777777" w:rsidR="0004441D" w:rsidRPr="0004441D" w:rsidRDefault="0004441D">
            <w:pPr>
              <w:spacing w:line="276" w:lineRule="auto"/>
              <w:cnfStyle w:val="000000000000" w:firstRow="0" w:lastRow="0" w:firstColumn="0" w:lastColumn="0" w:oddVBand="0" w:evenVBand="0" w:oddHBand="0" w:evenHBand="0" w:firstRowFirstColumn="0" w:firstRowLastColumn="0" w:lastRowFirstColumn="0" w:lastRowLastColumn="0"/>
              <w:rPr>
                <w:ins w:id="3155" w:author="Awet Teka" w:date="2025-09-24T11:11:00Z"/>
              </w:rPr>
              <w:pPrChange w:id="3156" w:author="Awet Teka" w:date="2025-09-24T11:12:00Z" w16du:dateUtc="2025-09-24T08:12:00Z">
                <w:pPr>
                  <w:spacing w:after="200" w:line="276" w:lineRule="auto"/>
                  <w:cnfStyle w:val="000000000000" w:firstRow="0" w:lastRow="0" w:firstColumn="0" w:lastColumn="0" w:oddVBand="0" w:evenVBand="0" w:oddHBand="0" w:evenHBand="0" w:firstRowFirstColumn="0" w:firstRowLastColumn="0" w:lastRowFirstColumn="0" w:lastRowLastColumn="0"/>
                </w:pPr>
              </w:pPrChange>
            </w:pPr>
            <w:proofErr w:type="gramStart"/>
            <w:ins w:id="3157" w:author="Awet Teka" w:date="2025-09-24T11:11:00Z">
              <w:r w:rsidRPr="0004441D">
                <w:t>DECIMAL(</w:t>
              </w:r>
              <w:proofErr w:type="gramEnd"/>
              <w:r w:rsidRPr="0004441D">
                <w:t>12,3), NULL</w:t>
              </w:r>
            </w:ins>
          </w:p>
        </w:tc>
        <w:tc>
          <w:tcPr>
            <w:tcW w:w="0" w:type="auto"/>
            <w:hideMark/>
            <w:tcPrChange w:id="3158" w:author="Awet Teka" w:date="2025-09-24T11:12:00Z" w16du:dateUtc="2025-09-24T08:12:00Z">
              <w:tcPr>
                <w:tcW w:w="0" w:type="auto"/>
                <w:gridSpan w:val="3"/>
                <w:vAlign w:val="center"/>
                <w:hideMark/>
              </w:tcPr>
            </w:tcPrChange>
          </w:tcPr>
          <w:p w14:paraId="24559714" w14:textId="77777777" w:rsidR="0004441D" w:rsidRPr="0004441D" w:rsidRDefault="0004441D">
            <w:pPr>
              <w:spacing w:line="276" w:lineRule="auto"/>
              <w:cnfStyle w:val="000000000000" w:firstRow="0" w:lastRow="0" w:firstColumn="0" w:lastColumn="0" w:oddVBand="0" w:evenVBand="0" w:oddHBand="0" w:evenHBand="0" w:firstRowFirstColumn="0" w:firstRowLastColumn="0" w:lastRowFirstColumn="0" w:lastRowLastColumn="0"/>
              <w:rPr>
                <w:ins w:id="3159" w:author="Awet Teka" w:date="2025-09-24T11:11:00Z"/>
              </w:rPr>
              <w:pPrChange w:id="3160" w:author="Awet Teka" w:date="2025-09-24T11:12:00Z" w16du:dateUtc="2025-09-24T08:12:00Z">
                <w:pPr>
                  <w:spacing w:after="200" w:line="276" w:lineRule="auto"/>
                  <w:cnfStyle w:val="000000000000" w:firstRow="0" w:lastRow="0" w:firstColumn="0" w:lastColumn="0" w:oddVBand="0" w:evenVBand="0" w:oddHBand="0" w:evenHBand="0" w:firstRowFirstColumn="0" w:firstRowLastColumn="0" w:lastRowFirstColumn="0" w:lastRowLastColumn="0"/>
                </w:pPr>
              </w:pPrChange>
            </w:pPr>
            <w:ins w:id="3161" w:author="Awet Teka" w:date="2025-09-24T11:11:00Z">
              <w:r w:rsidRPr="0004441D">
                <w:t>Measured volume (m³)</w:t>
              </w:r>
            </w:ins>
          </w:p>
        </w:tc>
      </w:tr>
      <w:tr w:rsidR="0004441D" w:rsidRPr="0004441D" w14:paraId="1E51FDD2" w14:textId="77777777" w:rsidTr="0004441D">
        <w:trPr>
          <w:cnfStyle w:val="000000100000" w:firstRow="0" w:lastRow="0" w:firstColumn="0" w:lastColumn="0" w:oddVBand="0" w:evenVBand="0" w:oddHBand="1" w:evenHBand="0" w:firstRowFirstColumn="0" w:firstRowLastColumn="0" w:lastRowFirstColumn="0" w:lastRowLastColumn="0"/>
          <w:ins w:id="3162" w:author="Awet Teka" w:date="2025-09-24T11:11:00Z"/>
          <w:trPrChange w:id="3163" w:author="Awet Teka" w:date="2025-09-24T11:12:00Z" w16du:dateUtc="2025-09-24T08:12: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3164" w:author="Awet Teka" w:date="2025-09-24T11:12:00Z" w16du:dateUtc="2025-09-24T08:12:00Z">
              <w:tcPr>
                <w:tcW w:w="0" w:type="auto"/>
                <w:gridSpan w:val="2"/>
                <w:vAlign w:val="center"/>
                <w:hideMark/>
              </w:tcPr>
            </w:tcPrChange>
          </w:tcPr>
          <w:p w14:paraId="2672F2A0" w14:textId="77777777" w:rsidR="0004441D" w:rsidRPr="0004441D" w:rsidRDefault="0004441D">
            <w:pPr>
              <w:spacing w:line="276" w:lineRule="auto"/>
              <w:cnfStyle w:val="001000100000" w:firstRow="0" w:lastRow="0" w:firstColumn="1" w:lastColumn="0" w:oddVBand="0" w:evenVBand="0" w:oddHBand="1" w:evenHBand="0" w:firstRowFirstColumn="0" w:firstRowLastColumn="0" w:lastRowFirstColumn="0" w:lastRowLastColumn="0"/>
              <w:rPr>
                <w:ins w:id="3165" w:author="Awet Teka" w:date="2025-09-24T11:11:00Z"/>
              </w:rPr>
              <w:pPrChange w:id="3166" w:author="Awet Teka" w:date="2025-09-24T11:12:00Z" w16du:dateUtc="2025-09-24T08:12:00Z">
                <w:pPr>
                  <w:spacing w:after="200" w:line="276" w:lineRule="auto"/>
                  <w:cnfStyle w:val="001000100000" w:firstRow="0" w:lastRow="0" w:firstColumn="1" w:lastColumn="0" w:oddVBand="0" w:evenVBand="0" w:oddHBand="1" w:evenHBand="0" w:firstRowFirstColumn="0" w:firstRowLastColumn="0" w:lastRowFirstColumn="0" w:lastRowLastColumn="0"/>
                </w:pPr>
              </w:pPrChange>
            </w:pPr>
            <w:proofErr w:type="spellStart"/>
            <w:ins w:id="3167" w:author="Awet Teka" w:date="2025-09-24T11:11:00Z">
              <w:r w:rsidRPr="0004441D">
                <w:t>observed_gravel_thickness_mm</w:t>
              </w:r>
              <w:proofErr w:type="spellEnd"/>
            </w:ins>
          </w:p>
        </w:tc>
        <w:tc>
          <w:tcPr>
            <w:tcW w:w="0" w:type="auto"/>
            <w:hideMark/>
            <w:tcPrChange w:id="3168" w:author="Awet Teka" w:date="2025-09-24T11:12:00Z" w16du:dateUtc="2025-09-24T08:12:00Z">
              <w:tcPr>
                <w:tcW w:w="0" w:type="auto"/>
                <w:gridSpan w:val="2"/>
                <w:vAlign w:val="center"/>
                <w:hideMark/>
              </w:tcPr>
            </w:tcPrChange>
          </w:tcPr>
          <w:p w14:paraId="22D2B6A0" w14:textId="77777777" w:rsidR="0004441D" w:rsidRPr="0004441D" w:rsidRDefault="0004441D">
            <w:pPr>
              <w:spacing w:line="276" w:lineRule="auto"/>
              <w:cnfStyle w:val="000000100000" w:firstRow="0" w:lastRow="0" w:firstColumn="0" w:lastColumn="0" w:oddVBand="0" w:evenVBand="0" w:oddHBand="1" w:evenHBand="0" w:firstRowFirstColumn="0" w:firstRowLastColumn="0" w:lastRowFirstColumn="0" w:lastRowLastColumn="0"/>
              <w:rPr>
                <w:ins w:id="3169" w:author="Awet Teka" w:date="2025-09-24T11:11:00Z"/>
              </w:rPr>
              <w:pPrChange w:id="3170" w:author="Awet Teka" w:date="2025-09-24T11:12:00Z" w16du:dateUtc="2025-09-24T08:12:00Z">
                <w:pPr>
                  <w:spacing w:after="200" w:line="276" w:lineRule="auto"/>
                  <w:cnfStyle w:val="000000100000" w:firstRow="0" w:lastRow="0" w:firstColumn="0" w:lastColumn="0" w:oddVBand="0" w:evenVBand="0" w:oddHBand="1" w:evenHBand="0" w:firstRowFirstColumn="0" w:firstRowLastColumn="0" w:lastRowFirstColumn="0" w:lastRowLastColumn="0"/>
                </w:pPr>
              </w:pPrChange>
            </w:pPr>
            <w:proofErr w:type="gramStart"/>
            <w:ins w:id="3171" w:author="Awet Teka" w:date="2025-09-24T11:11:00Z">
              <w:r w:rsidRPr="0004441D">
                <w:t>DECIMAL(</w:t>
              </w:r>
              <w:proofErr w:type="gramEnd"/>
              <w:r w:rsidRPr="0004441D">
                <w:t>6,2), NULL</w:t>
              </w:r>
            </w:ins>
          </w:p>
        </w:tc>
        <w:tc>
          <w:tcPr>
            <w:tcW w:w="0" w:type="auto"/>
            <w:hideMark/>
            <w:tcPrChange w:id="3172" w:author="Awet Teka" w:date="2025-09-24T11:12:00Z" w16du:dateUtc="2025-09-24T08:12:00Z">
              <w:tcPr>
                <w:tcW w:w="0" w:type="auto"/>
                <w:gridSpan w:val="3"/>
                <w:vAlign w:val="center"/>
                <w:hideMark/>
              </w:tcPr>
            </w:tcPrChange>
          </w:tcPr>
          <w:p w14:paraId="08B4E215" w14:textId="77777777" w:rsidR="0004441D" w:rsidRPr="0004441D" w:rsidRDefault="0004441D">
            <w:pPr>
              <w:spacing w:line="276" w:lineRule="auto"/>
              <w:cnfStyle w:val="000000100000" w:firstRow="0" w:lastRow="0" w:firstColumn="0" w:lastColumn="0" w:oddVBand="0" w:evenVBand="0" w:oddHBand="1" w:evenHBand="0" w:firstRowFirstColumn="0" w:firstRowLastColumn="0" w:lastRowFirstColumn="0" w:lastRowLastColumn="0"/>
              <w:rPr>
                <w:ins w:id="3173" w:author="Awet Teka" w:date="2025-09-24T11:11:00Z"/>
              </w:rPr>
              <w:pPrChange w:id="3174" w:author="Awet Teka" w:date="2025-09-24T11:12:00Z" w16du:dateUtc="2025-09-24T08:12: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3175" w:author="Awet Teka" w:date="2025-09-24T11:11:00Z">
              <w:r w:rsidRPr="0004441D">
                <w:t>Measured gravel thickness</w:t>
              </w:r>
            </w:ins>
          </w:p>
        </w:tc>
      </w:tr>
      <w:tr w:rsidR="0004441D" w:rsidRPr="0004441D" w14:paraId="06C3F283" w14:textId="77777777" w:rsidTr="0004441D">
        <w:trPr>
          <w:ins w:id="3176" w:author="Awet Teka" w:date="2025-09-24T11:11:00Z"/>
          <w:trPrChange w:id="3177" w:author="Awet Teka" w:date="2025-09-24T11:12:00Z" w16du:dateUtc="2025-09-24T08:12: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3178" w:author="Awet Teka" w:date="2025-09-24T11:12:00Z" w16du:dateUtc="2025-09-24T08:12:00Z">
              <w:tcPr>
                <w:tcW w:w="0" w:type="auto"/>
                <w:gridSpan w:val="2"/>
                <w:vAlign w:val="center"/>
                <w:hideMark/>
              </w:tcPr>
            </w:tcPrChange>
          </w:tcPr>
          <w:p w14:paraId="4A8331FD" w14:textId="77777777" w:rsidR="0004441D" w:rsidRPr="0004441D" w:rsidRDefault="0004441D">
            <w:pPr>
              <w:spacing w:line="276" w:lineRule="auto"/>
              <w:rPr>
                <w:ins w:id="3179" w:author="Awet Teka" w:date="2025-09-24T11:11:00Z"/>
              </w:rPr>
              <w:pPrChange w:id="3180" w:author="Awet Teka" w:date="2025-09-24T11:12:00Z" w16du:dateUtc="2025-09-24T08:12:00Z">
                <w:pPr>
                  <w:spacing w:after="200" w:line="276" w:lineRule="auto"/>
                </w:pPr>
              </w:pPrChange>
            </w:pPr>
            <w:proofErr w:type="spellStart"/>
            <w:ins w:id="3181" w:author="Awet Teka" w:date="2025-09-24T11:11:00Z">
              <w:r w:rsidRPr="0004441D">
                <w:t>carriageway_width_m</w:t>
              </w:r>
              <w:proofErr w:type="spellEnd"/>
            </w:ins>
          </w:p>
        </w:tc>
        <w:tc>
          <w:tcPr>
            <w:tcW w:w="0" w:type="auto"/>
            <w:hideMark/>
            <w:tcPrChange w:id="3182" w:author="Awet Teka" w:date="2025-09-24T11:12:00Z" w16du:dateUtc="2025-09-24T08:12:00Z">
              <w:tcPr>
                <w:tcW w:w="0" w:type="auto"/>
                <w:gridSpan w:val="2"/>
                <w:vAlign w:val="center"/>
                <w:hideMark/>
              </w:tcPr>
            </w:tcPrChange>
          </w:tcPr>
          <w:p w14:paraId="26218271" w14:textId="77777777" w:rsidR="0004441D" w:rsidRPr="0004441D" w:rsidRDefault="0004441D">
            <w:pPr>
              <w:spacing w:line="276" w:lineRule="auto"/>
              <w:cnfStyle w:val="000000000000" w:firstRow="0" w:lastRow="0" w:firstColumn="0" w:lastColumn="0" w:oddVBand="0" w:evenVBand="0" w:oddHBand="0" w:evenHBand="0" w:firstRowFirstColumn="0" w:firstRowLastColumn="0" w:lastRowFirstColumn="0" w:lastRowLastColumn="0"/>
              <w:rPr>
                <w:ins w:id="3183" w:author="Awet Teka" w:date="2025-09-24T11:11:00Z"/>
              </w:rPr>
              <w:pPrChange w:id="3184" w:author="Awet Teka" w:date="2025-09-24T11:12:00Z" w16du:dateUtc="2025-09-24T08:12:00Z">
                <w:pPr>
                  <w:spacing w:after="200" w:line="276" w:lineRule="auto"/>
                  <w:cnfStyle w:val="000000000000" w:firstRow="0" w:lastRow="0" w:firstColumn="0" w:lastColumn="0" w:oddVBand="0" w:evenVBand="0" w:oddHBand="0" w:evenHBand="0" w:firstRowFirstColumn="0" w:firstRowLastColumn="0" w:lastRowFirstColumn="0" w:lastRowLastColumn="0"/>
                </w:pPr>
              </w:pPrChange>
            </w:pPr>
            <w:proofErr w:type="gramStart"/>
            <w:ins w:id="3185" w:author="Awet Teka" w:date="2025-09-24T11:11:00Z">
              <w:r w:rsidRPr="0004441D">
                <w:t>DECIMAL(</w:t>
              </w:r>
              <w:proofErr w:type="gramEnd"/>
              <w:r w:rsidRPr="0004441D">
                <w:t>6,2), NULL</w:t>
              </w:r>
            </w:ins>
          </w:p>
        </w:tc>
        <w:tc>
          <w:tcPr>
            <w:tcW w:w="0" w:type="auto"/>
            <w:hideMark/>
            <w:tcPrChange w:id="3186" w:author="Awet Teka" w:date="2025-09-24T11:12:00Z" w16du:dateUtc="2025-09-24T08:12:00Z">
              <w:tcPr>
                <w:tcW w:w="0" w:type="auto"/>
                <w:gridSpan w:val="3"/>
                <w:vAlign w:val="center"/>
                <w:hideMark/>
              </w:tcPr>
            </w:tcPrChange>
          </w:tcPr>
          <w:p w14:paraId="6E95E01F" w14:textId="77777777" w:rsidR="0004441D" w:rsidRPr="0004441D" w:rsidRDefault="0004441D">
            <w:pPr>
              <w:spacing w:line="276" w:lineRule="auto"/>
              <w:cnfStyle w:val="000000000000" w:firstRow="0" w:lastRow="0" w:firstColumn="0" w:lastColumn="0" w:oddVBand="0" w:evenVBand="0" w:oddHBand="0" w:evenHBand="0" w:firstRowFirstColumn="0" w:firstRowLastColumn="0" w:lastRowFirstColumn="0" w:lastRowLastColumn="0"/>
              <w:rPr>
                <w:ins w:id="3187" w:author="Awet Teka" w:date="2025-09-24T11:11:00Z"/>
              </w:rPr>
              <w:pPrChange w:id="3188" w:author="Awet Teka" w:date="2025-09-24T11:12:00Z" w16du:dateUtc="2025-09-24T08:12:00Z">
                <w:pPr>
                  <w:spacing w:after="200" w:line="276" w:lineRule="auto"/>
                  <w:cnfStyle w:val="000000000000" w:firstRow="0" w:lastRow="0" w:firstColumn="0" w:lastColumn="0" w:oddVBand="0" w:evenVBand="0" w:oddHBand="0" w:evenHBand="0" w:firstRowFirstColumn="0" w:firstRowLastColumn="0" w:lastRowFirstColumn="0" w:lastRowLastColumn="0"/>
                </w:pPr>
              </w:pPrChange>
            </w:pPr>
            <w:ins w:id="3189" w:author="Awet Teka" w:date="2025-09-24T11:11:00Z">
              <w:r w:rsidRPr="0004441D">
                <w:t>Carriageway width</w:t>
              </w:r>
            </w:ins>
          </w:p>
        </w:tc>
      </w:tr>
      <w:tr w:rsidR="0004441D" w:rsidRPr="0004441D" w14:paraId="10936DE7" w14:textId="77777777" w:rsidTr="0004441D">
        <w:trPr>
          <w:cnfStyle w:val="000000100000" w:firstRow="0" w:lastRow="0" w:firstColumn="0" w:lastColumn="0" w:oddVBand="0" w:evenVBand="0" w:oddHBand="1" w:evenHBand="0" w:firstRowFirstColumn="0" w:firstRowLastColumn="0" w:lastRowFirstColumn="0" w:lastRowLastColumn="0"/>
          <w:ins w:id="3190" w:author="Awet Teka" w:date="2025-09-24T11:11:00Z"/>
          <w:trPrChange w:id="3191" w:author="Awet Teka" w:date="2025-09-24T11:12:00Z" w16du:dateUtc="2025-09-24T08:12: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3192" w:author="Awet Teka" w:date="2025-09-24T11:12:00Z" w16du:dateUtc="2025-09-24T08:12:00Z">
              <w:tcPr>
                <w:tcW w:w="0" w:type="auto"/>
                <w:gridSpan w:val="2"/>
                <w:vAlign w:val="center"/>
                <w:hideMark/>
              </w:tcPr>
            </w:tcPrChange>
          </w:tcPr>
          <w:p w14:paraId="263B38C6" w14:textId="77777777" w:rsidR="0004441D" w:rsidRPr="0004441D" w:rsidRDefault="0004441D">
            <w:pPr>
              <w:spacing w:line="276" w:lineRule="auto"/>
              <w:cnfStyle w:val="001000100000" w:firstRow="0" w:lastRow="0" w:firstColumn="1" w:lastColumn="0" w:oddVBand="0" w:evenVBand="0" w:oddHBand="1" w:evenHBand="0" w:firstRowFirstColumn="0" w:firstRowLastColumn="0" w:lastRowFirstColumn="0" w:lastRowLastColumn="0"/>
              <w:rPr>
                <w:ins w:id="3193" w:author="Awet Teka" w:date="2025-09-24T11:11:00Z"/>
              </w:rPr>
              <w:pPrChange w:id="3194" w:author="Awet Teka" w:date="2025-09-24T11:12:00Z" w16du:dateUtc="2025-09-24T08:12:00Z">
                <w:pPr>
                  <w:spacing w:after="200" w:line="276" w:lineRule="auto"/>
                  <w:cnfStyle w:val="001000100000" w:firstRow="0" w:lastRow="0" w:firstColumn="1" w:lastColumn="0" w:oddVBand="0" w:evenVBand="0" w:oddHBand="1" w:evenHBand="0" w:firstRowFirstColumn="0" w:firstRowLastColumn="0" w:lastRowFirstColumn="0" w:lastRowLastColumn="0"/>
                </w:pPr>
              </w:pPrChange>
            </w:pPr>
            <w:proofErr w:type="spellStart"/>
            <w:ins w:id="3195" w:author="Awet Teka" w:date="2025-09-24T11:11:00Z">
              <w:r w:rsidRPr="0004441D">
                <w:t>shoulder_width_left_m</w:t>
              </w:r>
              <w:proofErr w:type="spellEnd"/>
            </w:ins>
          </w:p>
        </w:tc>
        <w:tc>
          <w:tcPr>
            <w:tcW w:w="0" w:type="auto"/>
            <w:hideMark/>
            <w:tcPrChange w:id="3196" w:author="Awet Teka" w:date="2025-09-24T11:12:00Z" w16du:dateUtc="2025-09-24T08:12:00Z">
              <w:tcPr>
                <w:tcW w:w="0" w:type="auto"/>
                <w:gridSpan w:val="2"/>
                <w:vAlign w:val="center"/>
                <w:hideMark/>
              </w:tcPr>
            </w:tcPrChange>
          </w:tcPr>
          <w:p w14:paraId="48FDCBB6" w14:textId="77777777" w:rsidR="0004441D" w:rsidRPr="0004441D" w:rsidRDefault="0004441D">
            <w:pPr>
              <w:spacing w:line="276" w:lineRule="auto"/>
              <w:cnfStyle w:val="000000100000" w:firstRow="0" w:lastRow="0" w:firstColumn="0" w:lastColumn="0" w:oddVBand="0" w:evenVBand="0" w:oddHBand="1" w:evenHBand="0" w:firstRowFirstColumn="0" w:firstRowLastColumn="0" w:lastRowFirstColumn="0" w:lastRowLastColumn="0"/>
              <w:rPr>
                <w:ins w:id="3197" w:author="Awet Teka" w:date="2025-09-24T11:11:00Z"/>
              </w:rPr>
              <w:pPrChange w:id="3198" w:author="Awet Teka" w:date="2025-09-24T11:12:00Z" w16du:dateUtc="2025-09-24T08:12:00Z">
                <w:pPr>
                  <w:spacing w:after="200" w:line="276" w:lineRule="auto"/>
                  <w:cnfStyle w:val="000000100000" w:firstRow="0" w:lastRow="0" w:firstColumn="0" w:lastColumn="0" w:oddVBand="0" w:evenVBand="0" w:oddHBand="1" w:evenHBand="0" w:firstRowFirstColumn="0" w:firstRowLastColumn="0" w:lastRowFirstColumn="0" w:lastRowLastColumn="0"/>
                </w:pPr>
              </w:pPrChange>
            </w:pPr>
            <w:proofErr w:type="gramStart"/>
            <w:ins w:id="3199" w:author="Awet Teka" w:date="2025-09-24T11:11:00Z">
              <w:r w:rsidRPr="0004441D">
                <w:t>DECIMAL(</w:t>
              </w:r>
              <w:proofErr w:type="gramEnd"/>
              <w:r w:rsidRPr="0004441D">
                <w:t>6,2), NULL</w:t>
              </w:r>
            </w:ins>
          </w:p>
        </w:tc>
        <w:tc>
          <w:tcPr>
            <w:tcW w:w="0" w:type="auto"/>
            <w:hideMark/>
            <w:tcPrChange w:id="3200" w:author="Awet Teka" w:date="2025-09-24T11:12:00Z" w16du:dateUtc="2025-09-24T08:12:00Z">
              <w:tcPr>
                <w:tcW w:w="0" w:type="auto"/>
                <w:gridSpan w:val="3"/>
                <w:vAlign w:val="center"/>
                <w:hideMark/>
              </w:tcPr>
            </w:tcPrChange>
          </w:tcPr>
          <w:p w14:paraId="4B7CDF68" w14:textId="77777777" w:rsidR="0004441D" w:rsidRPr="0004441D" w:rsidRDefault="0004441D">
            <w:pPr>
              <w:spacing w:line="276" w:lineRule="auto"/>
              <w:cnfStyle w:val="000000100000" w:firstRow="0" w:lastRow="0" w:firstColumn="0" w:lastColumn="0" w:oddVBand="0" w:evenVBand="0" w:oddHBand="1" w:evenHBand="0" w:firstRowFirstColumn="0" w:firstRowLastColumn="0" w:lastRowFirstColumn="0" w:lastRowLastColumn="0"/>
              <w:rPr>
                <w:ins w:id="3201" w:author="Awet Teka" w:date="2025-09-24T11:11:00Z"/>
              </w:rPr>
              <w:pPrChange w:id="3202" w:author="Awet Teka" w:date="2025-09-24T11:12:00Z" w16du:dateUtc="2025-09-24T08:12: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3203" w:author="Awet Teka" w:date="2025-09-24T11:11:00Z">
              <w:r w:rsidRPr="0004441D">
                <w:t>Left shoulder width</w:t>
              </w:r>
            </w:ins>
          </w:p>
        </w:tc>
      </w:tr>
      <w:tr w:rsidR="0004441D" w:rsidRPr="0004441D" w14:paraId="659DF243" w14:textId="77777777" w:rsidTr="0004441D">
        <w:trPr>
          <w:ins w:id="3204" w:author="Awet Teka" w:date="2025-09-24T11:11:00Z"/>
          <w:trPrChange w:id="3205" w:author="Awet Teka" w:date="2025-09-24T11:12:00Z" w16du:dateUtc="2025-09-24T08:12: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3206" w:author="Awet Teka" w:date="2025-09-24T11:12:00Z" w16du:dateUtc="2025-09-24T08:12:00Z">
              <w:tcPr>
                <w:tcW w:w="0" w:type="auto"/>
                <w:gridSpan w:val="2"/>
                <w:vAlign w:val="center"/>
                <w:hideMark/>
              </w:tcPr>
            </w:tcPrChange>
          </w:tcPr>
          <w:p w14:paraId="02EBF796" w14:textId="77777777" w:rsidR="0004441D" w:rsidRPr="0004441D" w:rsidRDefault="0004441D">
            <w:pPr>
              <w:spacing w:line="276" w:lineRule="auto"/>
              <w:rPr>
                <w:ins w:id="3207" w:author="Awet Teka" w:date="2025-09-24T11:11:00Z"/>
              </w:rPr>
              <w:pPrChange w:id="3208" w:author="Awet Teka" w:date="2025-09-24T11:12:00Z" w16du:dateUtc="2025-09-24T08:12:00Z">
                <w:pPr>
                  <w:spacing w:after="200" w:line="276" w:lineRule="auto"/>
                </w:pPr>
              </w:pPrChange>
            </w:pPr>
            <w:proofErr w:type="spellStart"/>
            <w:ins w:id="3209" w:author="Awet Teka" w:date="2025-09-24T11:11:00Z">
              <w:r w:rsidRPr="0004441D">
                <w:t>shoulder_width_right_m</w:t>
              </w:r>
              <w:proofErr w:type="spellEnd"/>
            </w:ins>
          </w:p>
        </w:tc>
        <w:tc>
          <w:tcPr>
            <w:tcW w:w="0" w:type="auto"/>
            <w:hideMark/>
            <w:tcPrChange w:id="3210" w:author="Awet Teka" w:date="2025-09-24T11:12:00Z" w16du:dateUtc="2025-09-24T08:12:00Z">
              <w:tcPr>
                <w:tcW w:w="0" w:type="auto"/>
                <w:gridSpan w:val="2"/>
                <w:vAlign w:val="center"/>
                <w:hideMark/>
              </w:tcPr>
            </w:tcPrChange>
          </w:tcPr>
          <w:p w14:paraId="3185DF9A" w14:textId="77777777" w:rsidR="0004441D" w:rsidRPr="0004441D" w:rsidRDefault="0004441D">
            <w:pPr>
              <w:spacing w:line="276" w:lineRule="auto"/>
              <w:cnfStyle w:val="000000000000" w:firstRow="0" w:lastRow="0" w:firstColumn="0" w:lastColumn="0" w:oddVBand="0" w:evenVBand="0" w:oddHBand="0" w:evenHBand="0" w:firstRowFirstColumn="0" w:firstRowLastColumn="0" w:lastRowFirstColumn="0" w:lastRowLastColumn="0"/>
              <w:rPr>
                <w:ins w:id="3211" w:author="Awet Teka" w:date="2025-09-24T11:11:00Z"/>
              </w:rPr>
              <w:pPrChange w:id="3212" w:author="Awet Teka" w:date="2025-09-24T11:12:00Z" w16du:dateUtc="2025-09-24T08:12:00Z">
                <w:pPr>
                  <w:spacing w:after="200" w:line="276" w:lineRule="auto"/>
                  <w:cnfStyle w:val="000000000000" w:firstRow="0" w:lastRow="0" w:firstColumn="0" w:lastColumn="0" w:oddVBand="0" w:evenVBand="0" w:oddHBand="0" w:evenHBand="0" w:firstRowFirstColumn="0" w:firstRowLastColumn="0" w:lastRowFirstColumn="0" w:lastRowLastColumn="0"/>
                </w:pPr>
              </w:pPrChange>
            </w:pPr>
            <w:proofErr w:type="gramStart"/>
            <w:ins w:id="3213" w:author="Awet Teka" w:date="2025-09-24T11:11:00Z">
              <w:r w:rsidRPr="0004441D">
                <w:t>DECIMAL(</w:t>
              </w:r>
              <w:proofErr w:type="gramEnd"/>
              <w:r w:rsidRPr="0004441D">
                <w:t>6,2), NULL</w:t>
              </w:r>
            </w:ins>
          </w:p>
        </w:tc>
        <w:tc>
          <w:tcPr>
            <w:tcW w:w="0" w:type="auto"/>
            <w:hideMark/>
            <w:tcPrChange w:id="3214" w:author="Awet Teka" w:date="2025-09-24T11:12:00Z" w16du:dateUtc="2025-09-24T08:12:00Z">
              <w:tcPr>
                <w:tcW w:w="0" w:type="auto"/>
                <w:gridSpan w:val="3"/>
                <w:vAlign w:val="center"/>
                <w:hideMark/>
              </w:tcPr>
            </w:tcPrChange>
          </w:tcPr>
          <w:p w14:paraId="77DFF3EE" w14:textId="77777777" w:rsidR="0004441D" w:rsidRPr="0004441D" w:rsidRDefault="0004441D">
            <w:pPr>
              <w:spacing w:line="276" w:lineRule="auto"/>
              <w:cnfStyle w:val="000000000000" w:firstRow="0" w:lastRow="0" w:firstColumn="0" w:lastColumn="0" w:oddVBand="0" w:evenVBand="0" w:oddHBand="0" w:evenHBand="0" w:firstRowFirstColumn="0" w:firstRowLastColumn="0" w:lastRowFirstColumn="0" w:lastRowLastColumn="0"/>
              <w:rPr>
                <w:ins w:id="3215" w:author="Awet Teka" w:date="2025-09-24T11:11:00Z"/>
              </w:rPr>
              <w:pPrChange w:id="3216" w:author="Awet Teka" w:date="2025-09-24T11:12:00Z" w16du:dateUtc="2025-09-24T08:12:00Z">
                <w:pPr>
                  <w:spacing w:after="200" w:line="276" w:lineRule="auto"/>
                  <w:cnfStyle w:val="000000000000" w:firstRow="0" w:lastRow="0" w:firstColumn="0" w:lastColumn="0" w:oddVBand="0" w:evenVBand="0" w:oddHBand="0" w:evenHBand="0" w:firstRowFirstColumn="0" w:firstRowLastColumn="0" w:lastRowFirstColumn="0" w:lastRowLastColumn="0"/>
                </w:pPr>
              </w:pPrChange>
            </w:pPr>
            <w:ins w:id="3217" w:author="Awet Teka" w:date="2025-09-24T11:11:00Z">
              <w:r w:rsidRPr="0004441D">
                <w:t>Right shoulder width</w:t>
              </w:r>
            </w:ins>
          </w:p>
        </w:tc>
      </w:tr>
      <w:tr w:rsidR="0004441D" w:rsidRPr="0004441D" w14:paraId="551ACB62" w14:textId="77777777" w:rsidTr="0004441D">
        <w:trPr>
          <w:cnfStyle w:val="000000100000" w:firstRow="0" w:lastRow="0" w:firstColumn="0" w:lastColumn="0" w:oddVBand="0" w:evenVBand="0" w:oddHBand="1" w:evenHBand="0" w:firstRowFirstColumn="0" w:firstRowLastColumn="0" w:lastRowFirstColumn="0" w:lastRowLastColumn="0"/>
          <w:ins w:id="3218" w:author="Awet Teka" w:date="2025-09-24T11:11:00Z"/>
          <w:trPrChange w:id="3219" w:author="Awet Teka" w:date="2025-09-24T11:12:00Z" w16du:dateUtc="2025-09-24T08:12: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3220" w:author="Awet Teka" w:date="2025-09-24T11:12:00Z" w16du:dateUtc="2025-09-24T08:12:00Z">
              <w:tcPr>
                <w:tcW w:w="0" w:type="auto"/>
                <w:gridSpan w:val="2"/>
                <w:vAlign w:val="center"/>
                <w:hideMark/>
              </w:tcPr>
            </w:tcPrChange>
          </w:tcPr>
          <w:p w14:paraId="7763D778" w14:textId="77777777" w:rsidR="0004441D" w:rsidRPr="0004441D" w:rsidRDefault="0004441D">
            <w:pPr>
              <w:spacing w:line="276" w:lineRule="auto"/>
              <w:cnfStyle w:val="001000100000" w:firstRow="0" w:lastRow="0" w:firstColumn="1" w:lastColumn="0" w:oddVBand="0" w:evenVBand="0" w:oddHBand="1" w:evenHBand="0" w:firstRowFirstColumn="0" w:firstRowLastColumn="0" w:lastRowFirstColumn="0" w:lastRowLastColumn="0"/>
              <w:rPr>
                <w:ins w:id="3221" w:author="Awet Teka" w:date="2025-09-24T11:11:00Z"/>
              </w:rPr>
              <w:pPrChange w:id="3222" w:author="Awet Teka" w:date="2025-09-24T11:12:00Z" w16du:dateUtc="2025-09-24T08:12:00Z">
                <w:pPr>
                  <w:spacing w:after="200" w:line="276" w:lineRule="auto"/>
                  <w:cnfStyle w:val="001000100000" w:firstRow="0" w:lastRow="0" w:firstColumn="1" w:lastColumn="0" w:oddVBand="0" w:evenVBand="0" w:oddHBand="1" w:evenHBand="0" w:firstRowFirstColumn="0" w:firstRowLastColumn="0" w:lastRowFirstColumn="0" w:lastRowLastColumn="0"/>
                </w:pPr>
              </w:pPrChange>
            </w:pPr>
            <w:proofErr w:type="spellStart"/>
            <w:ins w:id="3223" w:author="Awet Teka" w:date="2025-09-24T11:11:00Z">
              <w:r w:rsidRPr="0004441D">
                <w:t>ditch_left_present</w:t>
              </w:r>
              <w:proofErr w:type="spellEnd"/>
            </w:ins>
          </w:p>
        </w:tc>
        <w:tc>
          <w:tcPr>
            <w:tcW w:w="0" w:type="auto"/>
            <w:hideMark/>
            <w:tcPrChange w:id="3224" w:author="Awet Teka" w:date="2025-09-24T11:12:00Z" w16du:dateUtc="2025-09-24T08:12:00Z">
              <w:tcPr>
                <w:tcW w:w="0" w:type="auto"/>
                <w:gridSpan w:val="2"/>
                <w:vAlign w:val="center"/>
                <w:hideMark/>
              </w:tcPr>
            </w:tcPrChange>
          </w:tcPr>
          <w:p w14:paraId="4C4DFC59" w14:textId="77777777" w:rsidR="0004441D" w:rsidRPr="0004441D" w:rsidRDefault="0004441D">
            <w:pPr>
              <w:spacing w:line="276" w:lineRule="auto"/>
              <w:cnfStyle w:val="000000100000" w:firstRow="0" w:lastRow="0" w:firstColumn="0" w:lastColumn="0" w:oddVBand="0" w:evenVBand="0" w:oddHBand="1" w:evenHBand="0" w:firstRowFirstColumn="0" w:firstRowLastColumn="0" w:lastRowFirstColumn="0" w:lastRowLastColumn="0"/>
              <w:rPr>
                <w:ins w:id="3225" w:author="Awet Teka" w:date="2025-09-24T11:11:00Z"/>
              </w:rPr>
              <w:pPrChange w:id="3226" w:author="Awet Teka" w:date="2025-09-24T11:12:00Z" w16du:dateUtc="2025-09-24T08:12: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3227" w:author="Awet Teka" w:date="2025-09-24T11:11:00Z">
              <w:r w:rsidRPr="0004441D">
                <w:t>BOOLEAN, NULL</w:t>
              </w:r>
            </w:ins>
          </w:p>
        </w:tc>
        <w:tc>
          <w:tcPr>
            <w:tcW w:w="0" w:type="auto"/>
            <w:hideMark/>
            <w:tcPrChange w:id="3228" w:author="Awet Teka" w:date="2025-09-24T11:12:00Z" w16du:dateUtc="2025-09-24T08:12:00Z">
              <w:tcPr>
                <w:tcW w:w="0" w:type="auto"/>
                <w:gridSpan w:val="3"/>
                <w:vAlign w:val="center"/>
                <w:hideMark/>
              </w:tcPr>
            </w:tcPrChange>
          </w:tcPr>
          <w:p w14:paraId="66D6AF95" w14:textId="77777777" w:rsidR="0004441D" w:rsidRPr="0004441D" w:rsidRDefault="0004441D">
            <w:pPr>
              <w:spacing w:line="276" w:lineRule="auto"/>
              <w:cnfStyle w:val="000000100000" w:firstRow="0" w:lastRow="0" w:firstColumn="0" w:lastColumn="0" w:oddVBand="0" w:evenVBand="0" w:oddHBand="1" w:evenHBand="0" w:firstRowFirstColumn="0" w:firstRowLastColumn="0" w:lastRowFirstColumn="0" w:lastRowLastColumn="0"/>
              <w:rPr>
                <w:ins w:id="3229" w:author="Awet Teka" w:date="2025-09-24T11:11:00Z"/>
              </w:rPr>
              <w:pPrChange w:id="3230" w:author="Awet Teka" w:date="2025-09-24T11:12:00Z" w16du:dateUtc="2025-09-24T08:12: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3231" w:author="Awet Teka" w:date="2025-09-24T11:11:00Z">
              <w:r w:rsidRPr="0004441D">
                <w:t>TRUE if left ditch exists</w:t>
              </w:r>
            </w:ins>
          </w:p>
        </w:tc>
      </w:tr>
      <w:tr w:rsidR="0004441D" w:rsidRPr="0004441D" w14:paraId="53249175" w14:textId="77777777" w:rsidTr="0004441D">
        <w:trPr>
          <w:ins w:id="3232" w:author="Awet Teka" w:date="2025-09-24T11:11:00Z"/>
          <w:trPrChange w:id="3233" w:author="Awet Teka" w:date="2025-09-24T11:12:00Z" w16du:dateUtc="2025-09-24T08:12: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3234" w:author="Awet Teka" w:date="2025-09-24T11:12:00Z" w16du:dateUtc="2025-09-24T08:12:00Z">
              <w:tcPr>
                <w:tcW w:w="0" w:type="auto"/>
                <w:gridSpan w:val="2"/>
                <w:vAlign w:val="center"/>
                <w:hideMark/>
              </w:tcPr>
            </w:tcPrChange>
          </w:tcPr>
          <w:p w14:paraId="7FF949C9" w14:textId="77777777" w:rsidR="0004441D" w:rsidRPr="0004441D" w:rsidRDefault="0004441D">
            <w:pPr>
              <w:spacing w:line="276" w:lineRule="auto"/>
              <w:rPr>
                <w:ins w:id="3235" w:author="Awet Teka" w:date="2025-09-24T11:11:00Z"/>
              </w:rPr>
              <w:pPrChange w:id="3236" w:author="Awet Teka" w:date="2025-09-24T11:12:00Z" w16du:dateUtc="2025-09-24T08:12:00Z">
                <w:pPr>
                  <w:spacing w:after="200" w:line="276" w:lineRule="auto"/>
                </w:pPr>
              </w:pPrChange>
            </w:pPr>
            <w:proofErr w:type="spellStart"/>
            <w:ins w:id="3237" w:author="Awet Teka" w:date="2025-09-24T11:11:00Z">
              <w:r w:rsidRPr="0004441D">
                <w:t>ditch_right_present</w:t>
              </w:r>
              <w:proofErr w:type="spellEnd"/>
            </w:ins>
          </w:p>
        </w:tc>
        <w:tc>
          <w:tcPr>
            <w:tcW w:w="0" w:type="auto"/>
            <w:hideMark/>
            <w:tcPrChange w:id="3238" w:author="Awet Teka" w:date="2025-09-24T11:12:00Z" w16du:dateUtc="2025-09-24T08:12:00Z">
              <w:tcPr>
                <w:tcW w:w="0" w:type="auto"/>
                <w:gridSpan w:val="2"/>
                <w:vAlign w:val="center"/>
                <w:hideMark/>
              </w:tcPr>
            </w:tcPrChange>
          </w:tcPr>
          <w:p w14:paraId="1990A666" w14:textId="77777777" w:rsidR="0004441D" w:rsidRPr="0004441D" w:rsidRDefault="0004441D">
            <w:pPr>
              <w:spacing w:line="276" w:lineRule="auto"/>
              <w:cnfStyle w:val="000000000000" w:firstRow="0" w:lastRow="0" w:firstColumn="0" w:lastColumn="0" w:oddVBand="0" w:evenVBand="0" w:oddHBand="0" w:evenHBand="0" w:firstRowFirstColumn="0" w:firstRowLastColumn="0" w:lastRowFirstColumn="0" w:lastRowLastColumn="0"/>
              <w:rPr>
                <w:ins w:id="3239" w:author="Awet Teka" w:date="2025-09-24T11:11:00Z"/>
              </w:rPr>
              <w:pPrChange w:id="3240" w:author="Awet Teka" w:date="2025-09-24T11:12:00Z" w16du:dateUtc="2025-09-24T08:12:00Z">
                <w:pPr>
                  <w:spacing w:after="200" w:line="276" w:lineRule="auto"/>
                  <w:cnfStyle w:val="000000000000" w:firstRow="0" w:lastRow="0" w:firstColumn="0" w:lastColumn="0" w:oddVBand="0" w:evenVBand="0" w:oddHBand="0" w:evenHBand="0" w:firstRowFirstColumn="0" w:firstRowLastColumn="0" w:lastRowFirstColumn="0" w:lastRowLastColumn="0"/>
                </w:pPr>
              </w:pPrChange>
            </w:pPr>
            <w:ins w:id="3241" w:author="Awet Teka" w:date="2025-09-24T11:11:00Z">
              <w:r w:rsidRPr="0004441D">
                <w:t>BOOLEAN, NULL</w:t>
              </w:r>
            </w:ins>
          </w:p>
        </w:tc>
        <w:tc>
          <w:tcPr>
            <w:tcW w:w="0" w:type="auto"/>
            <w:hideMark/>
            <w:tcPrChange w:id="3242" w:author="Awet Teka" w:date="2025-09-24T11:12:00Z" w16du:dateUtc="2025-09-24T08:12:00Z">
              <w:tcPr>
                <w:tcW w:w="0" w:type="auto"/>
                <w:gridSpan w:val="3"/>
                <w:vAlign w:val="center"/>
                <w:hideMark/>
              </w:tcPr>
            </w:tcPrChange>
          </w:tcPr>
          <w:p w14:paraId="5D4C4CA1" w14:textId="77777777" w:rsidR="0004441D" w:rsidRPr="0004441D" w:rsidRDefault="0004441D">
            <w:pPr>
              <w:spacing w:line="276" w:lineRule="auto"/>
              <w:cnfStyle w:val="000000000000" w:firstRow="0" w:lastRow="0" w:firstColumn="0" w:lastColumn="0" w:oddVBand="0" w:evenVBand="0" w:oddHBand="0" w:evenHBand="0" w:firstRowFirstColumn="0" w:firstRowLastColumn="0" w:lastRowFirstColumn="0" w:lastRowLastColumn="0"/>
              <w:rPr>
                <w:ins w:id="3243" w:author="Awet Teka" w:date="2025-09-24T11:11:00Z"/>
              </w:rPr>
              <w:pPrChange w:id="3244" w:author="Awet Teka" w:date="2025-09-24T11:12:00Z" w16du:dateUtc="2025-09-24T08:12:00Z">
                <w:pPr>
                  <w:spacing w:after="200" w:line="276" w:lineRule="auto"/>
                  <w:cnfStyle w:val="000000000000" w:firstRow="0" w:lastRow="0" w:firstColumn="0" w:lastColumn="0" w:oddVBand="0" w:evenVBand="0" w:oddHBand="0" w:evenHBand="0" w:firstRowFirstColumn="0" w:firstRowLastColumn="0" w:lastRowFirstColumn="0" w:lastRowLastColumn="0"/>
                </w:pPr>
              </w:pPrChange>
            </w:pPr>
            <w:ins w:id="3245" w:author="Awet Teka" w:date="2025-09-24T11:11:00Z">
              <w:r w:rsidRPr="0004441D">
                <w:t>TRUE if right ditch exists</w:t>
              </w:r>
            </w:ins>
          </w:p>
        </w:tc>
      </w:tr>
      <w:tr w:rsidR="0004441D" w:rsidRPr="0004441D" w14:paraId="5F58265D" w14:textId="77777777" w:rsidTr="0004441D">
        <w:trPr>
          <w:cnfStyle w:val="000000100000" w:firstRow="0" w:lastRow="0" w:firstColumn="0" w:lastColumn="0" w:oddVBand="0" w:evenVBand="0" w:oddHBand="1" w:evenHBand="0" w:firstRowFirstColumn="0" w:firstRowLastColumn="0" w:lastRowFirstColumn="0" w:lastRowLastColumn="0"/>
          <w:ins w:id="3246" w:author="Awet Teka" w:date="2025-09-24T11:11:00Z"/>
          <w:trPrChange w:id="3247" w:author="Awet Teka" w:date="2025-09-24T11:12:00Z" w16du:dateUtc="2025-09-24T08:12: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3248" w:author="Awet Teka" w:date="2025-09-24T11:12:00Z" w16du:dateUtc="2025-09-24T08:12:00Z">
              <w:tcPr>
                <w:tcW w:w="0" w:type="auto"/>
                <w:gridSpan w:val="2"/>
                <w:vAlign w:val="center"/>
                <w:hideMark/>
              </w:tcPr>
            </w:tcPrChange>
          </w:tcPr>
          <w:p w14:paraId="3CED0E98" w14:textId="77777777" w:rsidR="0004441D" w:rsidRPr="0004441D" w:rsidRDefault="0004441D">
            <w:pPr>
              <w:spacing w:line="276" w:lineRule="auto"/>
              <w:cnfStyle w:val="001000100000" w:firstRow="0" w:lastRow="0" w:firstColumn="1" w:lastColumn="0" w:oddVBand="0" w:evenVBand="0" w:oddHBand="1" w:evenHBand="0" w:firstRowFirstColumn="0" w:firstRowLastColumn="0" w:lastRowFirstColumn="0" w:lastRowLastColumn="0"/>
              <w:rPr>
                <w:ins w:id="3249" w:author="Awet Teka" w:date="2025-09-24T11:11:00Z"/>
              </w:rPr>
              <w:pPrChange w:id="3250" w:author="Awet Teka" w:date="2025-09-24T11:12:00Z" w16du:dateUtc="2025-09-24T08:12:00Z">
                <w:pPr>
                  <w:spacing w:after="200" w:line="276" w:lineRule="auto"/>
                  <w:cnfStyle w:val="001000100000" w:firstRow="0" w:lastRow="0" w:firstColumn="1" w:lastColumn="0" w:oddVBand="0" w:evenVBand="0" w:oddHBand="1" w:evenHBand="0" w:firstRowFirstColumn="0" w:firstRowLastColumn="0" w:lastRowFirstColumn="0" w:lastRowLastColumn="0"/>
                </w:pPr>
              </w:pPrChange>
            </w:pPr>
            <w:proofErr w:type="spellStart"/>
            <w:ins w:id="3251" w:author="Awet Teka" w:date="2025-09-24T11:11:00Z">
              <w:r w:rsidRPr="0004441D">
                <w:t>activity_code</w:t>
              </w:r>
              <w:proofErr w:type="spellEnd"/>
            </w:ins>
          </w:p>
        </w:tc>
        <w:tc>
          <w:tcPr>
            <w:tcW w:w="0" w:type="auto"/>
            <w:hideMark/>
            <w:tcPrChange w:id="3252" w:author="Awet Teka" w:date="2025-09-24T11:12:00Z" w16du:dateUtc="2025-09-24T08:12:00Z">
              <w:tcPr>
                <w:tcW w:w="0" w:type="auto"/>
                <w:gridSpan w:val="2"/>
                <w:vAlign w:val="center"/>
                <w:hideMark/>
              </w:tcPr>
            </w:tcPrChange>
          </w:tcPr>
          <w:p w14:paraId="6D55B5EE" w14:textId="77777777" w:rsidR="0004441D" w:rsidRPr="0004441D" w:rsidRDefault="0004441D">
            <w:pPr>
              <w:spacing w:line="276" w:lineRule="auto"/>
              <w:cnfStyle w:val="000000100000" w:firstRow="0" w:lastRow="0" w:firstColumn="0" w:lastColumn="0" w:oddVBand="0" w:evenVBand="0" w:oddHBand="1" w:evenHBand="0" w:firstRowFirstColumn="0" w:firstRowLastColumn="0" w:lastRowFirstColumn="0" w:lastRowLastColumn="0"/>
              <w:rPr>
                <w:ins w:id="3253" w:author="Awet Teka" w:date="2025-09-24T11:11:00Z"/>
              </w:rPr>
              <w:pPrChange w:id="3254" w:author="Awet Teka" w:date="2025-09-24T11:12:00Z" w16du:dateUtc="2025-09-24T08:12:00Z">
                <w:pPr>
                  <w:spacing w:after="200" w:line="276" w:lineRule="auto"/>
                  <w:cnfStyle w:val="000000100000" w:firstRow="0" w:lastRow="0" w:firstColumn="0" w:lastColumn="0" w:oddVBand="0" w:evenVBand="0" w:oddHBand="1" w:evenHBand="0" w:firstRowFirstColumn="0" w:firstRowLastColumn="0" w:lastRowFirstColumn="0" w:lastRowLastColumn="0"/>
                </w:pPr>
              </w:pPrChange>
            </w:pPr>
            <w:proofErr w:type="gramStart"/>
            <w:ins w:id="3255" w:author="Awet Teka" w:date="2025-09-24T11:11:00Z">
              <w:r w:rsidRPr="0004441D">
                <w:t>VARCHAR(</w:t>
              </w:r>
              <w:proofErr w:type="gramEnd"/>
              <w:r w:rsidRPr="0004441D">
                <w:t xml:space="preserve">20), FK → </w:t>
              </w:r>
              <w:proofErr w:type="spellStart"/>
              <w:r w:rsidRPr="0004441D">
                <w:t>intervention_lookup</w:t>
              </w:r>
              <w:proofErr w:type="spellEnd"/>
            </w:ins>
          </w:p>
        </w:tc>
        <w:tc>
          <w:tcPr>
            <w:tcW w:w="0" w:type="auto"/>
            <w:hideMark/>
            <w:tcPrChange w:id="3256" w:author="Awet Teka" w:date="2025-09-24T11:12:00Z" w16du:dateUtc="2025-09-24T08:12:00Z">
              <w:tcPr>
                <w:tcW w:w="0" w:type="auto"/>
                <w:gridSpan w:val="3"/>
                <w:vAlign w:val="center"/>
                <w:hideMark/>
              </w:tcPr>
            </w:tcPrChange>
          </w:tcPr>
          <w:p w14:paraId="0C316E10" w14:textId="77777777" w:rsidR="0004441D" w:rsidRPr="0004441D" w:rsidRDefault="0004441D">
            <w:pPr>
              <w:spacing w:line="276" w:lineRule="auto"/>
              <w:cnfStyle w:val="000000100000" w:firstRow="0" w:lastRow="0" w:firstColumn="0" w:lastColumn="0" w:oddVBand="0" w:evenVBand="0" w:oddHBand="1" w:evenHBand="0" w:firstRowFirstColumn="0" w:firstRowLastColumn="0" w:lastRowFirstColumn="0" w:lastRowLastColumn="0"/>
              <w:rPr>
                <w:ins w:id="3257" w:author="Awet Teka" w:date="2025-09-24T11:11:00Z"/>
              </w:rPr>
              <w:pPrChange w:id="3258" w:author="Awet Teka" w:date="2025-09-24T11:12:00Z" w16du:dateUtc="2025-09-24T08:12: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3259" w:author="Awet Teka" w:date="2025-09-24T11:11:00Z">
              <w:r w:rsidRPr="0004441D">
                <w:t>ERA activity code</w:t>
              </w:r>
            </w:ins>
          </w:p>
        </w:tc>
      </w:tr>
      <w:tr w:rsidR="0004441D" w:rsidRPr="0004441D" w14:paraId="5D22ADC3" w14:textId="77777777" w:rsidTr="0004441D">
        <w:trPr>
          <w:ins w:id="3260" w:author="Awet Teka" w:date="2025-09-24T11:11:00Z"/>
          <w:trPrChange w:id="3261" w:author="Awet Teka" w:date="2025-09-24T11:12:00Z" w16du:dateUtc="2025-09-24T08:12: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3262" w:author="Awet Teka" w:date="2025-09-24T11:12:00Z" w16du:dateUtc="2025-09-24T08:12:00Z">
              <w:tcPr>
                <w:tcW w:w="0" w:type="auto"/>
                <w:gridSpan w:val="2"/>
                <w:vAlign w:val="center"/>
                <w:hideMark/>
              </w:tcPr>
            </w:tcPrChange>
          </w:tcPr>
          <w:p w14:paraId="53C4B3B9" w14:textId="77777777" w:rsidR="0004441D" w:rsidRPr="0004441D" w:rsidRDefault="0004441D">
            <w:pPr>
              <w:spacing w:line="276" w:lineRule="auto"/>
              <w:rPr>
                <w:ins w:id="3263" w:author="Awet Teka" w:date="2025-09-24T11:11:00Z"/>
              </w:rPr>
              <w:pPrChange w:id="3264" w:author="Awet Teka" w:date="2025-09-24T11:12:00Z" w16du:dateUtc="2025-09-24T08:12:00Z">
                <w:pPr>
                  <w:spacing w:after="200" w:line="276" w:lineRule="auto"/>
                </w:pPr>
              </w:pPrChange>
            </w:pPr>
            <w:proofErr w:type="spellStart"/>
            <w:ins w:id="3265" w:author="Awet Teka" w:date="2025-09-24T11:11:00Z">
              <w:r w:rsidRPr="0004441D">
                <w:t>quantity_unit</w:t>
              </w:r>
              <w:proofErr w:type="spellEnd"/>
            </w:ins>
          </w:p>
        </w:tc>
        <w:tc>
          <w:tcPr>
            <w:tcW w:w="0" w:type="auto"/>
            <w:hideMark/>
            <w:tcPrChange w:id="3266" w:author="Awet Teka" w:date="2025-09-24T11:12:00Z" w16du:dateUtc="2025-09-24T08:12:00Z">
              <w:tcPr>
                <w:tcW w:w="0" w:type="auto"/>
                <w:gridSpan w:val="2"/>
                <w:vAlign w:val="center"/>
                <w:hideMark/>
              </w:tcPr>
            </w:tcPrChange>
          </w:tcPr>
          <w:p w14:paraId="3C2F964D" w14:textId="77777777" w:rsidR="0004441D" w:rsidRPr="0004441D" w:rsidRDefault="0004441D">
            <w:pPr>
              <w:spacing w:line="276" w:lineRule="auto"/>
              <w:cnfStyle w:val="000000000000" w:firstRow="0" w:lastRow="0" w:firstColumn="0" w:lastColumn="0" w:oddVBand="0" w:evenVBand="0" w:oddHBand="0" w:evenHBand="0" w:firstRowFirstColumn="0" w:firstRowLastColumn="0" w:lastRowFirstColumn="0" w:lastRowLastColumn="0"/>
              <w:rPr>
                <w:ins w:id="3267" w:author="Awet Teka" w:date="2025-09-24T11:11:00Z"/>
              </w:rPr>
              <w:pPrChange w:id="3268" w:author="Awet Teka" w:date="2025-09-24T11:12:00Z" w16du:dateUtc="2025-09-24T08:12:00Z">
                <w:pPr>
                  <w:spacing w:after="200" w:line="276" w:lineRule="auto"/>
                  <w:cnfStyle w:val="000000000000" w:firstRow="0" w:lastRow="0" w:firstColumn="0" w:lastColumn="0" w:oddVBand="0" w:evenVBand="0" w:oddHBand="0" w:evenHBand="0" w:firstRowFirstColumn="0" w:firstRowLastColumn="0" w:lastRowFirstColumn="0" w:lastRowLastColumn="0"/>
                </w:pPr>
              </w:pPrChange>
            </w:pPr>
            <w:ins w:id="3269" w:author="Awet Teka" w:date="2025-09-24T11:11:00Z">
              <w:r w:rsidRPr="0004441D">
                <w:t>ENUM('m³','m²','m','km')</w:t>
              </w:r>
            </w:ins>
          </w:p>
        </w:tc>
        <w:tc>
          <w:tcPr>
            <w:tcW w:w="0" w:type="auto"/>
            <w:hideMark/>
            <w:tcPrChange w:id="3270" w:author="Awet Teka" w:date="2025-09-24T11:12:00Z" w16du:dateUtc="2025-09-24T08:12:00Z">
              <w:tcPr>
                <w:tcW w:w="0" w:type="auto"/>
                <w:gridSpan w:val="3"/>
                <w:vAlign w:val="center"/>
                <w:hideMark/>
              </w:tcPr>
            </w:tcPrChange>
          </w:tcPr>
          <w:p w14:paraId="08A5D680" w14:textId="77777777" w:rsidR="0004441D" w:rsidRPr="0004441D" w:rsidRDefault="0004441D">
            <w:pPr>
              <w:spacing w:line="276" w:lineRule="auto"/>
              <w:cnfStyle w:val="000000000000" w:firstRow="0" w:lastRow="0" w:firstColumn="0" w:lastColumn="0" w:oddVBand="0" w:evenVBand="0" w:oddHBand="0" w:evenHBand="0" w:firstRowFirstColumn="0" w:firstRowLastColumn="0" w:lastRowFirstColumn="0" w:lastRowLastColumn="0"/>
              <w:rPr>
                <w:ins w:id="3271" w:author="Awet Teka" w:date="2025-09-24T11:11:00Z"/>
              </w:rPr>
              <w:pPrChange w:id="3272" w:author="Awet Teka" w:date="2025-09-24T11:12:00Z" w16du:dateUtc="2025-09-24T08:12:00Z">
                <w:pPr>
                  <w:spacing w:after="200" w:line="276" w:lineRule="auto"/>
                  <w:cnfStyle w:val="000000000000" w:firstRow="0" w:lastRow="0" w:firstColumn="0" w:lastColumn="0" w:oddVBand="0" w:evenVBand="0" w:oddHBand="0" w:evenHBand="0" w:firstRowFirstColumn="0" w:firstRowLastColumn="0" w:lastRowFirstColumn="0" w:lastRowLastColumn="0"/>
                </w:pPr>
              </w:pPrChange>
            </w:pPr>
            <w:ins w:id="3273" w:author="Awet Teka" w:date="2025-09-24T11:11:00Z">
              <w:r w:rsidRPr="0004441D">
                <w:t>Unit for quantity</w:t>
              </w:r>
            </w:ins>
          </w:p>
        </w:tc>
      </w:tr>
      <w:tr w:rsidR="0004441D" w:rsidRPr="0004441D" w14:paraId="47D14BB2" w14:textId="77777777" w:rsidTr="0004441D">
        <w:trPr>
          <w:cnfStyle w:val="000000100000" w:firstRow="0" w:lastRow="0" w:firstColumn="0" w:lastColumn="0" w:oddVBand="0" w:evenVBand="0" w:oddHBand="1" w:evenHBand="0" w:firstRowFirstColumn="0" w:firstRowLastColumn="0" w:lastRowFirstColumn="0" w:lastRowLastColumn="0"/>
          <w:ins w:id="3274" w:author="Awet Teka" w:date="2025-09-24T11:11:00Z"/>
          <w:trPrChange w:id="3275" w:author="Awet Teka" w:date="2025-09-24T11:12:00Z" w16du:dateUtc="2025-09-24T08:12: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3276" w:author="Awet Teka" w:date="2025-09-24T11:12:00Z" w16du:dateUtc="2025-09-24T08:12:00Z">
              <w:tcPr>
                <w:tcW w:w="0" w:type="auto"/>
                <w:gridSpan w:val="2"/>
                <w:vAlign w:val="center"/>
                <w:hideMark/>
              </w:tcPr>
            </w:tcPrChange>
          </w:tcPr>
          <w:p w14:paraId="1670F3B3" w14:textId="77777777" w:rsidR="0004441D" w:rsidRPr="0004441D" w:rsidRDefault="0004441D">
            <w:pPr>
              <w:spacing w:line="276" w:lineRule="auto"/>
              <w:cnfStyle w:val="001000100000" w:firstRow="0" w:lastRow="0" w:firstColumn="1" w:lastColumn="0" w:oddVBand="0" w:evenVBand="0" w:oddHBand="1" w:evenHBand="0" w:firstRowFirstColumn="0" w:firstRowLastColumn="0" w:lastRowFirstColumn="0" w:lastRowLastColumn="0"/>
              <w:rPr>
                <w:ins w:id="3277" w:author="Awet Teka" w:date="2025-09-24T11:11:00Z"/>
              </w:rPr>
              <w:pPrChange w:id="3278" w:author="Awet Teka" w:date="2025-09-24T11:12:00Z" w16du:dateUtc="2025-09-24T08:12:00Z">
                <w:pPr>
                  <w:spacing w:after="200" w:line="276" w:lineRule="auto"/>
                  <w:cnfStyle w:val="001000100000" w:firstRow="0" w:lastRow="0" w:firstColumn="1" w:lastColumn="0" w:oddVBand="0" w:evenVBand="0" w:oddHBand="1" w:evenHBand="0" w:firstRowFirstColumn="0" w:firstRowLastColumn="0" w:lastRowFirstColumn="0" w:lastRowLastColumn="0"/>
                </w:pPr>
              </w:pPrChange>
            </w:pPr>
            <w:proofErr w:type="spellStart"/>
            <w:ins w:id="3279" w:author="Awet Teka" w:date="2025-09-24T11:11:00Z">
              <w:r w:rsidRPr="0004441D">
                <w:t>quantity_estimated</w:t>
              </w:r>
              <w:proofErr w:type="spellEnd"/>
            </w:ins>
          </w:p>
        </w:tc>
        <w:tc>
          <w:tcPr>
            <w:tcW w:w="0" w:type="auto"/>
            <w:hideMark/>
            <w:tcPrChange w:id="3280" w:author="Awet Teka" w:date="2025-09-24T11:12:00Z" w16du:dateUtc="2025-09-24T08:12:00Z">
              <w:tcPr>
                <w:tcW w:w="0" w:type="auto"/>
                <w:gridSpan w:val="2"/>
                <w:vAlign w:val="center"/>
                <w:hideMark/>
              </w:tcPr>
            </w:tcPrChange>
          </w:tcPr>
          <w:p w14:paraId="0641D60C" w14:textId="77777777" w:rsidR="0004441D" w:rsidRPr="0004441D" w:rsidRDefault="0004441D">
            <w:pPr>
              <w:spacing w:line="276" w:lineRule="auto"/>
              <w:cnfStyle w:val="000000100000" w:firstRow="0" w:lastRow="0" w:firstColumn="0" w:lastColumn="0" w:oddVBand="0" w:evenVBand="0" w:oddHBand="1" w:evenHBand="0" w:firstRowFirstColumn="0" w:firstRowLastColumn="0" w:lastRowFirstColumn="0" w:lastRowLastColumn="0"/>
              <w:rPr>
                <w:ins w:id="3281" w:author="Awet Teka" w:date="2025-09-24T11:11:00Z"/>
              </w:rPr>
              <w:pPrChange w:id="3282" w:author="Awet Teka" w:date="2025-09-24T11:12:00Z" w16du:dateUtc="2025-09-24T08:12:00Z">
                <w:pPr>
                  <w:spacing w:after="200" w:line="276" w:lineRule="auto"/>
                  <w:cnfStyle w:val="000000100000" w:firstRow="0" w:lastRow="0" w:firstColumn="0" w:lastColumn="0" w:oddVBand="0" w:evenVBand="0" w:oddHBand="1" w:evenHBand="0" w:firstRowFirstColumn="0" w:firstRowLastColumn="0" w:lastRowFirstColumn="0" w:lastRowLastColumn="0"/>
                </w:pPr>
              </w:pPrChange>
            </w:pPr>
            <w:proofErr w:type="gramStart"/>
            <w:ins w:id="3283" w:author="Awet Teka" w:date="2025-09-24T11:11:00Z">
              <w:r w:rsidRPr="0004441D">
                <w:t>DECIMAL(</w:t>
              </w:r>
              <w:proofErr w:type="gramEnd"/>
              <w:r w:rsidRPr="0004441D">
                <w:t>14,3), NULL</w:t>
              </w:r>
            </w:ins>
          </w:p>
        </w:tc>
        <w:tc>
          <w:tcPr>
            <w:tcW w:w="0" w:type="auto"/>
            <w:hideMark/>
            <w:tcPrChange w:id="3284" w:author="Awet Teka" w:date="2025-09-24T11:12:00Z" w16du:dateUtc="2025-09-24T08:12:00Z">
              <w:tcPr>
                <w:tcW w:w="0" w:type="auto"/>
                <w:gridSpan w:val="3"/>
                <w:vAlign w:val="center"/>
                <w:hideMark/>
              </w:tcPr>
            </w:tcPrChange>
          </w:tcPr>
          <w:p w14:paraId="26BD50CB" w14:textId="77777777" w:rsidR="0004441D" w:rsidRPr="0004441D" w:rsidRDefault="0004441D">
            <w:pPr>
              <w:spacing w:line="276" w:lineRule="auto"/>
              <w:cnfStyle w:val="000000100000" w:firstRow="0" w:lastRow="0" w:firstColumn="0" w:lastColumn="0" w:oddVBand="0" w:evenVBand="0" w:oddHBand="1" w:evenHBand="0" w:firstRowFirstColumn="0" w:firstRowLastColumn="0" w:lastRowFirstColumn="0" w:lastRowLastColumn="0"/>
              <w:rPr>
                <w:ins w:id="3285" w:author="Awet Teka" w:date="2025-09-24T11:11:00Z"/>
              </w:rPr>
              <w:pPrChange w:id="3286" w:author="Awet Teka" w:date="2025-09-24T11:12:00Z" w16du:dateUtc="2025-09-24T08:12: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3287" w:author="Awet Teka" w:date="2025-09-24T11:11:00Z">
              <w:r w:rsidRPr="0004441D">
                <w:t>Work quantity (lookup or measured)</w:t>
              </w:r>
            </w:ins>
          </w:p>
        </w:tc>
      </w:tr>
      <w:tr w:rsidR="0004441D" w:rsidRPr="0004441D" w14:paraId="1E7B7B74" w14:textId="77777777" w:rsidTr="0004441D">
        <w:trPr>
          <w:ins w:id="3288" w:author="Awet Teka" w:date="2025-09-24T11:11:00Z"/>
          <w:trPrChange w:id="3289" w:author="Awet Teka" w:date="2025-09-24T11:12:00Z" w16du:dateUtc="2025-09-24T08:12: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3290" w:author="Awet Teka" w:date="2025-09-24T11:12:00Z" w16du:dateUtc="2025-09-24T08:12:00Z">
              <w:tcPr>
                <w:tcW w:w="0" w:type="auto"/>
                <w:gridSpan w:val="2"/>
                <w:vAlign w:val="center"/>
                <w:hideMark/>
              </w:tcPr>
            </w:tcPrChange>
          </w:tcPr>
          <w:p w14:paraId="4351BE3C" w14:textId="77777777" w:rsidR="0004441D" w:rsidRPr="0004441D" w:rsidRDefault="0004441D">
            <w:pPr>
              <w:spacing w:line="276" w:lineRule="auto"/>
              <w:rPr>
                <w:ins w:id="3291" w:author="Awet Teka" w:date="2025-09-24T11:11:00Z"/>
              </w:rPr>
              <w:pPrChange w:id="3292" w:author="Awet Teka" w:date="2025-09-24T11:12:00Z" w16du:dateUtc="2025-09-24T08:12:00Z">
                <w:pPr>
                  <w:spacing w:after="200" w:line="276" w:lineRule="auto"/>
                </w:pPr>
              </w:pPrChange>
            </w:pPr>
            <w:proofErr w:type="spellStart"/>
            <w:ins w:id="3293" w:author="Awet Teka" w:date="2025-09-24T11:11:00Z">
              <w:r w:rsidRPr="0004441D">
                <w:t>quantity_source</w:t>
              </w:r>
              <w:proofErr w:type="spellEnd"/>
            </w:ins>
          </w:p>
        </w:tc>
        <w:tc>
          <w:tcPr>
            <w:tcW w:w="0" w:type="auto"/>
            <w:hideMark/>
            <w:tcPrChange w:id="3294" w:author="Awet Teka" w:date="2025-09-24T11:12:00Z" w16du:dateUtc="2025-09-24T08:12:00Z">
              <w:tcPr>
                <w:tcW w:w="0" w:type="auto"/>
                <w:gridSpan w:val="2"/>
                <w:vAlign w:val="center"/>
                <w:hideMark/>
              </w:tcPr>
            </w:tcPrChange>
          </w:tcPr>
          <w:p w14:paraId="31FBE415" w14:textId="77777777" w:rsidR="0004441D" w:rsidRPr="0004441D" w:rsidRDefault="0004441D">
            <w:pPr>
              <w:spacing w:line="276" w:lineRule="auto"/>
              <w:cnfStyle w:val="000000000000" w:firstRow="0" w:lastRow="0" w:firstColumn="0" w:lastColumn="0" w:oddVBand="0" w:evenVBand="0" w:oddHBand="0" w:evenHBand="0" w:firstRowFirstColumn="0" w:firstRowLastColumn="0" w:lastRowFirstColumn="0" w:lastRowLastColumn="0"/>
              <w:rPr>
                <w:ins w:id="3295" w:author="Awet Teka" w:date="2025-09-24T11:11:00Z"/>
              </w:rPr>
              <w:pPrChange w:id="3296" w:author="Awet Teka" w:date="2025-09-24T11:12:00Z" w16du:dateUtc="2025-09-24T08:12:00Z">
                <w:pPr>
                  <w:spacing w:after="200" w:line="276" w:lineRule="auto"/>
                  <w:cnfStyle w:val="000000000000" w:firstRow="0" w:lastRow="0" w:firstColumn="0" w:lastColumn="0" w:oddVBand="0" w:evenVBand="0" w:oddHBand="0" w:evenHBand="0" w:firstRowFirstColumn="0" w:firstRowLastColumn="0" w:lastRowFirstColumn="0" w:lastRowLastColumn="0"/>
                </w:pPr>
              </w:pPrChange>
            </w:pPr>
            <w:ins w:id="3297" w:author="Awet Teka" w:date="2025-09-24T11:11:00Z">
              <w:r w:rsidRPr="0004441D">
                <w:t>ENUM('lookup','</w:t>
              </w:r>
              <w:proofErr w:type="spellStart"/>
              <w:r w:rsidRPr="0004441D">
                <w:t>manual_override</w:t>
              </w:r>
              <w:proofErr w:type="spellEnd"/>
              <w:r w:rsidRPr="0004441D">
                <w:t>')</w:t>
              </w:r>
            </w:ins>
          </w:p>
        </w:tc>
        <w:tc>
          <w:tcPr>
            <w:tcW w:w="0" w:type="auto"/>
            <w:hideMark/>
            <w:tcPrChange w:id="3298" w:author="Awet Teka" w:date="2025-09-24T11:12:00Z" w16du:dateUtc="2025-09-24T08:12:00Z">
              <w:tcPr>
                <w:tcW w:w="0" w:type="auto"/>
                <w:gridSpan w:val="3"/>
                <w:vAlign w:val="center"/>
                <w:hideMark/>
              </w:tcPr>
            </w:tcPrChange>
          </w:tcPr>
          <w:p w14:paraId="2769BCC4" w14:textId="77777777" w:rsidR="0004441D" w:rsidRPr="0004441D" w:rsidRDefault="0004441D">
            <w:pPr>
              <w:spacing w:line="276" w:lineRule="auto"/>
              <w:cnfStyle w:val="000000000000" w:firstRow="0" w:lastRow="0" w:firstColumn="0" w:lastColumn="0" w:oddVBand="0" w:evenVBand="0" w:oddHBand="0" w:evenHBand="0" w:firstRowFirstColumn="0" w:firstRowLastColumn="0" w:lastRowFirstColumn="0" w:lastRowLastColumn="0"/>
              <w:rPr>
                <w:ins w:id="3299" w:author="Awet Teka" w:date="2025-09-24T11:11:00Z"/>
              </w:rPr>
              <w:pPrChange w:id="3300" w:author="Awet Teka" w:date="2025-09-24T11:12:00Z" w16du:dateUtc="2025-09-24T08:12:00Z">
                <w:pPr>
                  <w:spacing w:after="200" w:line="276" w:lineRule="auto"/>
                  <w:cnfStyle w:val="000000000000" w:firstRow="0" w:lastRow="0" w:firstColumn="0" w:lastColumn="0" w:oddVBand="0" w:evenVBand="0" w:oddHBand="0" w:evenHBand="0" w:firstRowFirstColumn="0" w:firstRowLastColumn="0" w:lastRowFirstColumn="0" w:lastRowLastColumn="0"/>
                </w:pPr>
              </w:pPrChange>
            </w:pPr>
            <w:ins w:id="3301" w:author="Awet Teka" w:date="2025-09-24T11:11:00Z">
              <w:r w:rsidRPr="0004441D">
                <w:t>How quantity was derived</w:t>
              </w:r>
            </w:ins>
          </w:p>
        </w:tc>
      </w:tr>
      <w:tr w:rsidR="0004441D" w:rsidRPr="0004441D" w14:paraId="1427C174" w14:textId="77777777" w:rsidTr="0004441D">
        <w:trPr>
          <w:cnfStyle w:val="000000100000" w:firstRow="0" w:lastRow="0" w:firstColumn="0" w:lastColumn="0" w:oddVBand="0" w:evenVBand="0" w:oddHBand="1" w:evenHBand="0" w:firstRowFirstColumn="0" w:firstRowLastColumn="0" w:lastRowFirstColumn="0" w:lastRowLastColumn="0"/>
          <w:ins w:id="3302" w:author="Awet Teka" w:date="2025-09-24T11:11:00Z"/>
          <w:trPrChange w:id="3303" w:author="Awet Teka" w:date="2025-09-24T11:12:00Z" w16du:dateUtc="2025-09-24T08:12: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3304" w:author="Awet Teka" w:date="2025-09-24T11:12:00Z" w16du:dateUtc="2025-09-24T08:12:00Z">
              <w:tcPr>
                <w:tcW w:w="0" w:type="auto"/>
                <w:gridSpan w:val="2"/>
                <w:vAlign w:val="center"/>
                <w:hideMark/>
              </w:tcPr>
            </w:tcPrChange>
          </w:tcPr>
          <w:p w14:paraId="023BD93A" w14:textId="77777777" w:rsidR="0004441D" w:rsidRPr="0004441D" w:rsidRDefault="0004441D">
            <w:pPr>
              <w:spacing w:line="276" w:lineRule="auto"/>
              <w:cnfStyle w:val="001000100000" w:firstRow="0" w:lastRow="0" w:firstColumn="1" w:lastColumn="0" w:oddVBand="0" w:evenVBand="0" w:oddHBand="1" w:evenHBand="0" w:firstRowFirstColumn="0" w:firstRowLastColumn="0" w:lastRowFirstColumn="0" w:lastRowLastColumn="0"/>
              <w:rPr>
                <w:ins w:id="3305" w:author="Awet Teka" w:date="2025-09-24T11:11:00Z"/>
              </w:rPr>
              <w:pPrChange w:id="3306" w:author="Awet Teka" w:date="2025-09-24T11:12:00Z" w16du:dateUtc="2025-09-24T08:12:00Z">
                <w:pPr>
                  <w:spacing w:after="200" w:line="276" w:lineRule="auto"/>
                  <w:cnfStyle w:val="001000100000" w:firstRow="0" w:lastRow="0" w:firstColumn="1" w:lastColumn="0" w:oddVBand="0" w:evenVBand="0" w:oddHBand="1" w:evenHBand="0" w:firstRowFirstColumn="0" w:firstRowLastColumn="0" w:lastRowFirstColumn="0" w:lastRowLastColumn="0"/>
                </w:pPr>
              </w:pPrChange>
            </w:pPr>
            <w:proofErr w:type="spellStart"/>
            <w:ins w:id="3307" w:author="Awet Teka" w:date="2025-09-24T11:11:00Z">
              <w:r w:rsidRPr="0004441D">
                <w:t>severity_notes</w:t>
              </w:r>
              <w:proofErr w:type="spellEnd"/>
            </w:ins>
          </w:p>
        </w:tc>
        <w:tc>
          <w:tcPr>
            <w:tcW w:w="0" w:type="auto"/>
            <w:hideMark/>
            <w:tcPrChange w:id="3308" w:author="Awet Teka" w:date="2025-09-24T11:12:00Z" w16du:dateUtc="2025-09-24T08:12:00Z">
              <w:tcPr>
                <w:tcW w:w="0" w:type="auto"/>
                <w:gridSpan w:val="2"/>
                <w:vAlign w:val="center"/>
                <w:hideMark/>
              </w:tcPr>
            </w:tcPrChange>
          </w:tcPr>
          <w:p w14:paraId="4D092F81" w14:textId="77777777" w:rsidR="0004441D" w:rsidRPr="0004441D" w:rsidRDefault="0004441D">
            <w:pPr>
              <w:spacing w:line="276" w:lineRule="auto"/>
              <w:cnfStyle w:val="000000100000" w:firstRow="0" w:lastRow="0" w:firstColumn="0" w:lastColumn="0" w:oddVBand="0" w:evenVBand="0" w:oddHBand="1" w:evenHBand="0" w:firstRowFirstColumn="0" w:firstRowLastColumn="0" w:lastRowFirstColumn="0" w:lastRowLastColumn="0"/>
              <w:rPr>
                <w:ins w:id="3309" w:author="Awet Teka" w:date="2025-09-24T11:11:00Z"/>
              </w:rPr>
              <w:pPrChange w:id="3310" w:author="Awet Teka" w:date="2025-09-24T11:12:00Z" w16du:dateUtc="2025-09-24T08:12: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3311" w:author="Awet Teka" w:date="2025-09-24T11:11:00Z">
              <w:r w:rsidRPr="0004441D">
                <w:t>TEXT, NULL</w:t>
              </w:r>
            </w:ins>
          </w:p>
        </w:tc>
        <w:tc>
          <w:tcPr>
            <w:tcW w:w="0" w:type="auto"/>
            <w:hideMark/>
            <w:tcPrChange w:id="3312" w:author="Awet Teka" w:date="2025-09-24T11:12:00Z" w16du:dateUtc="2025-09-24T08:12:00Z">
              <w:tcPr>
                <w:tcW w:w="0" w:type="auto"/>
                <w:gridSpan w:val="3"/>
                <w:vAlign w:val="center"/>
                <w:hideMark/>
              </w:tcPr>
            </w:tcPrChange>
          </w:tcPr>
          <w:p w14:paraId="747052DC" w14:textId="77777777" w:rsidR="0004441D" w:rsidRPr="0004441D" w:rsidRDefault="0004441D">
            <w:pPr>
              <w:spacing w:line="276" w:lineRule="auto"/>
              <w:cnfStyle w:val="000000100000" w:firstRow="0" w:lastRow="0" w:firstColumn="0" w:lastColumn="0" w:oddVBand="0" w:evenVBand="0" w:oddHBand="1" w:evenHBand="0" w:firstRowFirstColumn="0" w:firstRowLastColumn="0" w:lastRowFirstColumn="0" w:lastRowLastColumn="0"/>
              <w:rPr>
                <w:ins w:id="3313" w:author="Awet Teka" w:date="2025-09-24T11:11:00Z"/>
              </w:rPr>
              <w:pPrChange w:id="3314" w:author="Awet Teka" w:date="2025-09-24T11:12:00Z" w16du:dateUtc="2025-09-24T08:12: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3315" w:author="Awet Teka" w:date="2025-09-24T11:11:00Z">
              <w:r w:rsidRPr="0004441D">
                <w:t>Inspector/engineer notes</w:t>
              </w:r>
            </w:ins>
          </w:p>
        </w:tc>
      </w:tr>
      <w:tr w:rsidR="0004441D" w:rsidRPr="0004441D" w14:paraId="32D5B8E9" w14:textId="77777777" w:rsidTr="0004441D">
        <w:trPr>
          <w:ins w:id="3316" w:author="Awet Teka" w:date="2025-09-24T11:11:00Z"/>
          <w:trPrChange w:id="3317" w:author="Awet Teka" w:date="2025-09-24T11:12:00Z" w16du:dateUtc="2025-09-24T08:12: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3318" w:author="Awet Teka" w:date="2025-09-24T11:12:00Z" w16du:dateUtc="2025-09-24T08:12:00Z">
              <w:tcPr>
                <w:tcW w:w="0" w:type="auto"/>
                <w:gridSpan w:val="2"/>
                <w:vAlign w:val="center"/>
                <w:hideMark/>
              </w:tcPr>
            </w:tcPrChange>
          </w:tcPr>
          <w:p w14:paraId="5435389C" w14:textId="77777777" w:rsidR="0004441D" w:rsidRPr="0004441D" w:rsidRDefault="0004441D">
            <w:pPr>
              <w:spacing w:line="276" w:lineRule="auto"/>
              <w:rPr>
                <w:ins w:id="3319" w:author="Awet Teka" w:date="2025-09-24T11:11:00Z"/>
              </w:rPr>
              <w:pPrChange w:id="3320" w:author="Awet Teka" w:date="2025-09-24T11:12:00Z" w16du:dateUtc="2025-09-24T08:12:00Z">
                <w:pPr>
                  <w:spacing w:after="200" w:line="276" w:lineRule="auto"/>
                </w:pPr>
              </w:pPrChange>
            </w:pPr>
            <w:proofErr w:type="spellStart"/>
            <w:ins w:id="3321" w:author="Awet Teka" w:date="2025-09-24T11:11:00Z">
              <w:r w:rsidRPr="0004441D">
                <w:t>inspected_by</w:t>
              </w:r>
              <w:proofErr w:type="spellEnd"/>
            </w:ins>
          </w:p>
        </w:tc>
        <w:tc>
          <w:tcPr>
            <w:tcW w:w="0" w:type="auto"/>
            <w:hideMark/>
            <w:tcPrChange w:id="3322" w:author="Awet Teka" w:date="2025-09-24T11:12:00Z" w16du:dateUtc="2025-09-24T08:12:00Z">
              <w:tcPr>
                <w:tcW w:w="0" w:type="auto"/>
                <w:gridSpan w:val="2"/>
                <w:vAlign w:val="center"/>
                <w:hideMark/>
              </w:tcPr>
            </w:tcPrChange>
          </w:tcPr>
          <w:p w14:paraId="18C99EBA" w14:textId="77777777" w:rsidR="0004441D" w:rsidRPr="0004441D" w:rsidRDefault="0004441D">
            <w:pPr>
              <w:spacing w:line="276" w:lineRule="auto"/>
              <w:cnfStyle w:val="000000000000" w:firstRow="0" w:lastRow="0" w:firstColumn="0" w:lastColumn="0" w:oddVBand="0" w:evenVBand="0" w:oddHBand="0" w:evenHBand="0" w:firstRowFirstColumn="0" w:firstRowLastColumn="0" w:lastRowFirstColumn="0" w:lastRowLastColumn="0"/>
              <w:rPr>
                <w:ins w:id="3323" w:author="Awet Teka" w:date="2025-09-24T11:11:00Z"/>
              </w:rPr>
              <w:pPrChange w:id="3324" w:author="Awet Teka" w:date="2025-09-24T11:12:00Z" w16du:dateUtc="2025-09-24T08:12:00Z">
                <w:pPr>
                  <w:spacing w:after="200" w:line="276" w:lineRule="auto"/>
                  <w:cnfStyle w:val="000000000000" w:firstRow="0" w:lastRow="0" w:firstColumn="0" w:lastColumn="0" w:oddVBand="0" w:evenVBand="0" w:oddHBand="0" w:evenHBand="0" w:firstRowFirstColumn="0" w:firstRowLastColumn="0" w:lastRowFirstColumn="0" w:lastRowLastColumn="0"/>
                </w:pPr>
              </w:pPrChange>
            </w:pPr>
            <w:proofErr w:type="gramStart"/>
            <w:ins w:id="3325" w:author="Awet Teka" w:date="2025-09-24T11:11:00Z">
              <w:r w:rsidRPr="0004441D">
                <w:t>VARCHAR(</w:t>
              </w:r>
              <w:proofErr w:type="gramEnd"/>
              <w:r w:rsidRPr="0004441D">
                <w:t>150), NULL</w:t>
              </w:r>
            </w:ins>
          </w:p>
        </w:tc>
        <w:tc>
          <w:tcPr>
            <w:tcW w:w="0" w:type="auto"/>
            <w:hideMark/>
            <w:tcPrChange w:id="3326" w:author="Awet Teka" w:date="2025-09-24T11:12:00Z" w16du:dateUtc="2025-09-24T08:12:00Z">
              <w:tcPr>
                <w:tcW w:w="0" w:type="auto"/>
                <w:gridSpan w:val="3"/>
                <w:vAlign w:val="center"/>
                <w:hideMark/>
              </w:tcPr>
            </w:tcPrChange>
          </w:tcPr>
          <w:p w14:paraId="09DB082F" w14:textId="77777777" w:rsidR="0004441D" w:rsidRPr="0004441D" w:rsidRDefault="0004441D">
            <w:pPr>
              <w:spacing w:line="276" w:lineRule="auto"/>
              <w:cnfStyle w:val="000000000000" w:firstRow="0" w:lastRow="0" w:firstColumn="0" w:lastColumn="0" w:oddVBand="0" w:evenVBand="0" w:oddHBand="0" w:evenHBand="0" w:firstRowFirstColumn="0" w:firstRowLastColumn="0" w:lastRowFirstColumn="0" w:lastRowLastColumn="0"/>
              <w:rPr>
                <w:ins w:id="3327" w:author="Awet Teka" w:date="2025-09-24T11:11:00Z"/>
              </w:rPr>
              <w:pPrChange w:id="3328" w:author="Awet Teka" w:date="2025-09-24T11:12:00Z" w16du:dateUtc="2025-09-24T08:12:00Z">
                <w:pPr>
                  <w:spacing w:after="200" w:line="276" w:lineRule="auto"/>
                  <w:cnfStyle w:val="000000000000" w:firstRow="0" w:lastRow="0" w:firstColumn="0" w:lastColumn="0" w:oddVBand="0" w:evenVBand="0" w:oddHBand="0" w:evenHBand="0" w:firstRowFirstColumn="0" w:firstRowLastColumn="0" w:lastRowFirstColumn="0" w:lastRowLastColumn="0"/>
                </w:pPr>
              </w:pPrChange>
            </w:pPr>
            <w:ins w:id="3329" w:author="Awet Teka" w:date="2025-09-24T11:11:00Z">
              <w:r w:rsidRPr="0004441D">
                <w:t>Name of surveyor</w:t>
              </w:r>
            </w:ins>
          </w:p>
        </w:tc>
      </w:tr>
      <w:tr w:rsidR="0004441D" w:rsidRPr="0004441D" w14:paraId="3ED22037" w14:textId="77777777" w:rsidTr="0004441D">
        <w:trPr>
          <w:cnfStyle w:val="000000100000" w:firstRow="0" w:lastRow="0" w:firstColumn="0" w:lastColumn="0" w:oddVBand="0" w:evenVBand="0" w:oddHBand="1" w:evenHBand="0" w:firstRowFirstColumn="0" w:firstRowLastColumn="0" w:lastRowFirstColumn="0" w:lastRowLastColumn="0"/>
          <w:ins w:id="3330" w:author="Awet Teka" w:date="2025-09-24T11:11:00Z"/>
          <w:trPrChange w:id="3331" w:author="Awet Teka" w:date="2025-09-24T11:12:00Z" w16du:dateUtc="2025-09-24T08:12: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3332" w:author="Awet Teka" w:date="2025-09-24T11:12:00Z" w16du:dateUtc="2025-09-24T08:12:00Z">
              <w:tcPr>
                <w:tcW w:w="0" w:type="auto"/>
                <w:gridSpan w:val="2"/>
                <w:vAlign w:val="center"/>
                <w:hideMark/>
              </w:tcPr>
            </w:tcPrChange>
          </w:tcPr>
          <w:p w14:paraId="4C238136" w14:textId="77777777" w:rsidR="0004441D" w:rsidRPr="0004441D" w:rsidRDefault="0004441D">
            <w:pPr>
              <w:spacing w:line="276" w:lineRule="auto"/>
              <w:cnfStyle w:val="001000100000" w:firstRow="0" w:lastRow="0" w:firstColumn="1" w:lastColumn="0" w:oddVBand="0" w:evenVBand="0" w:oddHBand="1" w:evenHBand="0" w:firstRowFirstColumn="0" w:firstRowLastColumn="0" w:lastRowFirstColumn="0" w:lastRowLastColumn="0"/>
              <w:rPr>
                <w:ins w:id="3333" w:author="Awet Teka" w:date="2025-09-24T11:11:00Z"/>
              </w:rPr>
              <w:pPrChange w:id="3334" w:author="Awet Teka" w:date="2025-09-24T11:12:00Z" w16du:dateUtc="2025-09-24T08:12:00Z">
                <w:pPr>
                  <w:spacing w:after="200" w:line="276" w:lineRule="auto"/>
                  <w:cnfStyle w:val="001000100000" w:firstRow="0" w:lastRow="0" w:firstColumn="1" w:lastColumn="0" w:oddVBand="0" w:evenVBand="0" w:oddHBand="1" w:evenHBand="0" w:firstRowFirstColumn="0" w:firstRowLastColumn="0" w:lastRowFirstColumn="0" w:lastRowLastColumn="0"/>
                </w:pPr>
              </w:pPrChange>
            </w:pPr>
            <w:proofErr w:type="spellStart"/>
            <w:ins w:id="3335" w:author="Awet Teka" w:date="2025-09-24T11:11:00Z">
              <w:r w:rsidRPr="0004441D">
                <w:t>inspection_date</w:t>
              </w:r>
              <w:proofErr w:type="spellEnd"/>
            </w:ins>
          </w:p>
        </w:tc>
        <w:tc>
          <w:tcPr>
            <w:tcW w:w="0" w:type="auto"/>
            <w:hideMark/>
            <w:tcPrChange w:id="3336" w:author="Awet Teka" w:date="2025-09-24T11:12:00Z" w16du:dateUtc="2025-09-24T08:12:00Z">
              <w:tcPr>
                <w:tcW w:w="0" w:type="auto"/>
                <w:gridSpan w:val="2"/>
                <w:vAlign w:val="center"/>
                <w:hideMark/>
              </w:tcPr>
            </w:tcPrChange>
          </w:tcPr>
          <w:p w14:paraId="0920C1CC" w14:textId="77777777" w:rsidR="0004441D" w:rsidRPr="0004441D" w:rsidRDefault="0004441D">
            <w:pPr>
              <w:spacing w:line="276" w:lineRule="auto"/>
              <w:cnfStyle w:val="000000100000" w:firstRow="0" w:lastRow="0" w:firstColumn="0" w:lastColumn="0" w:oddVBand="0" w:evenVBand="0" w:oddHBand="1" w:evenHBand="0" w:firstRowFirstColumn="0" w:firstRowLastColumn="0" w:lastRowFirstColumn="0" w:lastRowLastColumn="0"/>
              <w:rPr>
                <w:ins w:id="3337" w:author="Awet Teka" w:date="2025-09-24T11:11:00Z"/>
              </w:rPr>
              <w:pPrChange w:id="3338" w:author="Awet Teka" w:date="2025-09-24T11:12:00Z" w16du:dateUtc="2025-09-24T08:12: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3339" w:author="Awet Teka" w:date="2025-09-24T11:11:00Z">
              <w:r w:rsidRPr="0004441D">
                <w:t>DATE</w:t>
              </w:r>
            </w:ins>
          </w:p>
        </w:tc>
        <w:tc>
          <w:tcPr>
            <w:tcW w:w="0" w:type="auto"/>
            <w:hideMark/>
            <w:tcPrChange w:id="3340" w:author="Awet Teka" w:date="2025-09-24T11:12:00Z" w16du:dateUtc="2025-09-24T08:12:00Z">
              <w:tcPr>
                <w:tcW w:w="0" w:type="auto"/>
                <w:gridSpan w:val="3"/>
                <w:vAlign w:val="center"/>
                <w:hideMark/>
              </w:tcPr>
            </w:tcPrChange>
          </w:tcPr>
          <w:p w14:paraId="48B76608" w14:textId="77777777" w:rsidR="0004441D" w:rsidRPr="0004441D" w:rsidRDefault="0004441D">
            <w:pPr>
              <w:spacing w:line="276" w:lineRule="auto"/>
              <w:cnfStyle w:val="000000100000" w:firstRow="0" w:lastRow="0" w:firstColumn="0" w:lastColumn="0" w:oddVBand="0" w:evenVBand="0" w:oddHBand="1" w:evenHBand="0" w:firstRowFirstColumn="0" w:firstRowLastColumn="0" w:lastRowFirstColumn="0" w:lastRowLastColumn="0"/>
              <w:rPr>
                <w:ins w:id="3341" w:author="Awet Teka" w:date="2025-09-24T11:11:00Z"/>
              </w:rPr>
              <w:pPrChange w:id="3342" w:author="Awet Teka" w:date="2025-09-24T11:12:00Z" w16du:dateUtc="2025-09-24T08:12: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3343" w:author="Awet Teka" w:date="2025-09-24T11:11:00Z">
              <w:r w:rsidRPr="0004441D">
                <w:t>Date of inspection</w:t>
              </w:r>
            </w:ins>
          </w:p>
        </w:tc>
      </w:tr>
      <w:tr w:rsidR="0004441D" w:rsidRPr="0004441D" w14:paraId="75DC6791" w14:textId="77777777" w:rsidTr="0004441D">
        <w:trPr>
          <w:ins w:id="3344" w:author="Awet Teka" w:date="2025-09-24T11:11:00Z"/>
          <w:trPrChange w:id="3345" w:author="Awet Teka" w:date="2025-09-24T11:12:00Z" w16du:dateUtc="2025-09-24T08:12: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3346" w:author="Awet Teka" w:date="2025-09-24T11:12:00Z" w16du:dateUtc="2025-09-24T08:12:00Z">
              <w:tcPr>
                <w:tcW w:w="0" w:type="auto"/>
                <w:gridSpan w:val="2"/>
                <w:vAlign w:val="center"/>
                <w:hideMark/>
              </w:tcPr>
            </w:tcPrChange>
          </w:tcPr>
          <w:p w14:paraId="1E2AB99F" w14:textId="77777777" w:rsidR="0004441D" w:rsidRPr="0004441D" w:rsidRDefault="0004441D">
            <w:pPr>
              <w:spacing w:line="276" w:lineRule="auto"/>
              <w:rPr>
                <w:ins w:id="3347" w:author="Awet Teka" w:date="2025-09-24T11:11:00Z"/>
              </w:rPr>
              <w:pPrChange w:id="3348" w:author="Awet Teka" w:date="2025-09-24T11:12:00Z" w16du:dateUtc="2025-09-24T08:12:00Z">
                <w:pPr>
                  <w:spacing w:after="200" w:line="276" w:lineRule="auto"/>
                </w:pPr>
              </w:pPrChange>
            </w:pPr>
            <w:ins w:id="3349" w:author="Awet Teka" w:date="2025-09-24T11:11:00Z">
              <w:r w:rsidRPr="0004441D">
                <w:t>comments</w:t>
              </w:r>
            </w:ins>
          </w:p>
        </w:tc>
        <w:tc>
          <w:tcPr>
            <w:tcW w:w="0" w:type="auto"/>
            <w:hideMark/>
            <w:tcPrChange w:id="3350" w:author="Awet Teka" w:date="2025-09-24T11:12:00Z" w16du:dateUtc="2025-09-24T08:12:00Z">
              <w:tcPr>
                <w:tcW w:w="0" w:type="auto"/>
                <w:gridSpan w:val="2"/>
                <w:vAlign w:val="center"/>
                <w:hideMark/>
              </w:tcPr>
            </w:tcPrChange>
          </w:tcPr>
          <w:p w14:paraId="681FC1DB" w14:textId="77777777" w:rsidR="0004441D" w:rsidRPr="0004441D" w:rsidRDefault="0004441D">
            <w:pPr>
              <w:spacing w:line="276" w:lineRule="auto"/>
              <w:cnfStyle w:val="000000000000" w:firstRow="0" w:lastRow="0" w:firstColumn="0" w:lastColumn="0" w:oddVBand="0" w:evenVBand="0" w:oddHBand="0" w:evenHBand="0" w:firstRowFirstColumn="0" w:firstRowLastColumn="0" w:lastRowFirstColumn="0" w:lastRowLastColumn="0"/>
              <w:rPr>
                <w:ins w:id="3351" w:author="Awet Teka" w:date="2025-09-24T11:11:00Z"/>
              </w:rPr>
              <w:pPrChange w:id="3352" w:author="Awet Teka" w:date="2025-09-24T11:12:00Z" w16du:dateUtc="2025-09-24T08:12:00Z">
                <w:pPr>
                  <w:spacing w:after="200" w:line="276" w:lineRule="auto"/>
                  <w:cnfStyle w:val="000000000000" w:firstRow="0" w:lastRow="0" w:firstColumn="0" w:lastColumn="0" w:oddVBand="0" w:evenVBand="0" w:oddHBand="0" w:evenHBand="0" w:firstRowFirstColumn="0" w:firstRowLastColumn="0" w:lastRowFirstColumn="0" w:lastRowLastColumn="0"/>
                </w:pPr>
              </w:pPrChange>
            </w:pPr>
            <w:ins w:id="3353" w:author="Awet Teka" w:date="2025-09-24T11:11:00Z">
              <w:r w:rsidRPr="0004441D">
                <w:t>TEXT, NULL</w:t>
              </w:r>
            </w:ins>
          </w:p>
        </w:tc>
        <w:tc>
          <w:tcPr>
            <w:tcW w:w="0" w:type="auto"/>
            <w:hideMark/>
            <w:tcPrChange w:id="3354" w:author="Awet Teka" w:date="2025-09-24T11:12:00Z" w16du:dateUtc="2025-09-24T08:12:00Z">
              <w:tcPr>
                <w:tcW w:w="0" w:type="auto"/>
                <w:gridSpan w:val="3"/>
                <w:vAlign w:val="center"/>
                <w:hideMark/>
              </w:tcPr>
            </w:tcPrChange>
          </w:tcPr>
          <w:p w14:paraId="255CD822" w14:textId="77777777" w:rsidR="0004441D" w:rsidRPr="0004441D" w:rsidRDefault="0004441D">
            <w:pPr>
              <w:spacing w:line="276" w:lineRule="auto"/>
              <w:cnfStyle w:val="000000000000" w:firstRow="0" w:lastRow="0" w:firstColumn="0" w:lastColumn="0" w:oddVBand="0" w:evenVBand="0" w:oddHBand="0" w:evenHBand="0" w:firstRowFirstColumn="0" w:firstRowLastColumn="0" w:lastRowFirstColumn="0" w:lastRowLastColumn="0"/>
              <w:rPr>
                <w:ins w:id="3355" w:author="Awet Teka" w:date="2025-09-24T11:11:00Z"/>
              </w:rPr>
              <w:pPrChange w:id="3356" w:author="Awet Teka" w:date="2025-09-24T11:12:00Z" w16du:dateUtc="2025-09-24T08:12:00Z">
                <w:pPr>
                  <w:spacing w:after="200" w:line="276" w:lineRule="auto"/>
                  <w:cnfStyle w:val="000000000000" w:firstRow="0" w:lastRow="0" w:firstColumn="0" w:lastColumn="0" w:oddVBand="0" w:evenVBand="0" w:oddHBand="0" w:evenHBand="0" w:firstRowFirstColumn="0" w:firstRowLastColumn="0" w:lastRowFirstColumn="0" w:lastRowLastColumn="0"/>
                </w:pPr>
              </w:pPrChange>
            </w:pPr>
            <w:ins w:id="3357" w:author="Awet Teka" w:date="2025-09-24T11:11:00Z">
              <w:r w:rsidRPr="0004441D">
                <w:t>Free-text notes</w:t>
              </w:r>
            </w:ins>
          </w:p>
        </w:tc>
      </w:tr>
      <w:tr w:rsidR="0004441D" w:rsidRPr="0004441D" w14:paraId="04E9AFAE" w14:textId="77777777" w:rsidTr="0004441D">
        <w:trPr>
          <w:cnfStyle w:val="000000100000" w:firstRow="0" w:lastRow="0" w:firstColumn="0" w:lastColumn="0" w:oddVBand="0" w:evenVBand="0" w:oddHBand="1" w:evenHBand="0" w:firstRowFirstColumn="0" w:firstRowLastColumn="0" w:lastRowFirstColumn="0" w:lastRowLastColumn="0"/>
          <w:ins w:id="3358" w:author="Awet Teka" w:date="2025-09-24T11:11:00Z"/>
          <w:trPrChange w:id="3359" w:author="Awet Teka" w:date="2025-09-24T11:12:00Z" w16du:dateUtc="2025-09-24T08:12: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3360" w:author="Awet Teka" w:date="2025-09-24T11:12:00Z" w16du:dateUtc="2025-09-24T08:12:00Z">
              <w:tcPr>
                <w:tcW w:w="0" w:type="auto"/>
                <w:gridSpan w:val="2"/>
                <w:vAlign w:val="center"/>
                <w:hideMark/>
              </w:tcPr>
            </w:tcPrChange>
          </w:tcPr>
          <w:p w14:paraId="237E1000" w14:textId="77777777" w:rsidR="0004441D" w:rsidRPr="0004441D" w:rsidRDefault="0004441D">
            <w:pPr>
              <w:spacing w:line="276" w:lineRule="auto"/>
              <w:cnfStyle w:val="001000100000" w:firstRow="0" w:lastRow="0" w:firstColumn="1" w:lastColumn="0" w:oddVBand="0" w:evenVBand="0" w:oddHBand="1" w:evenHBand="0" w:firstRowFirstColumn="0" w:firstRowLastColumn="0" w:lastRowFirstColumn="0" w:lastRowLastColumn="0"/>
              <w:rPr>
                <w:ins w:id="3361" w:author="Awet Teka" w:date="2025-09-24T11:11:00Z"/>
              </w:rPr>
              <w:pPrChange w:id="3362" w:author="Awet Teka" w:date="2025-09-24T11:12:00Z" w16du:dateUtc="2025-09-24T08:12:00Z">
                <w:pPr>
                  <w:spacing w:after="200" w:line="276" w:lineRule="auto"/>
                  <w:cnfStyle w:val="001000100000" w:firstRow="0" w:lastRow="0" w:firstColumn="1" w:lastColumn="0" w:oddVBand="0" w:evenVBand="0" w:oddHBand="1" w:evenHBand="0" w:firstRowFirstColumn="0" w:firstRowLastColumn="0" w:lastRowFirstColumn="0" w:lastRowLastColumn="0"/>
                </w:pPr>
              </w:pPrChange>
            </w:pPr>
            <w:proofErr w:type="spellStart"/>
            <w:ins w:id="3363" w:author="Awet Teka" w:date="2025-09-24T11:11:00Z">
              <w:r w:rsidRPr="0004441D">
                <w:t>qa_status_id</w:t>
              </w:r>
              <w:proofErr w:type="spellEnd"/>
            </w:ins>
          </w:p>
        </w:tc>
        <w:tc>
          <w:tcPr>
            <w:tcW w:w="0" w:type="auto"/>
            <w:hideMark/>
            <w:tcPrChange w:id="3364" w:author="Awet Teka" w:date="2025-09-24T11:12:00Z" w16du:dateUtc="2025-09-24T08:12:00Z">
              <w:tcPr>
                <w:tcW w:w="0" w:type="auto"/>
                <w:gridSpan w:val="2"/>
                <w:vAlign w:val="center"/>
                <w:hideMark/>
              </w:tcPr>
            </w:tcPrChange>
          </w:tcPr>
          <w:p w14:paraId="3638A040" w14:textId="77777777" w:rsidR="0004441D" w:rsidRPr="0004441D" w:rsidRDefault="0004441D">
            <w:pPr>
              <w:spacing w:line="276" w:lineRule="auto"/>
              <w:cnfStyle w:val="000000100000" w:firstRow="0" w:lastRow="0" w:firstColumn="0" w:lastColumn="0" w:oddVBand="0" w:evenVBand="0" w:oddHBand="1" w:evenHBand="0" w:firstRowFirstColumn="0" w:firstRowLastColumn="0" w:lastRowFirstColumn="0" w:lastRowLastColumn="0"/>
              <w:rPr>
                <w:ins w:id="3365" w:author="Awet Teka" w:date="2025-09-24T11:11:00Z"/>
              </w:rPr>
              <w:pPrChange w:id="3366" w:author="Awet Teka" w:date="2025-09-24T11:12:00Z" w16du:dateUtc="2025-09-24T08:12: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3367" w:author="Awet Teka" w:date="2025-09-24T11:11:00Z">
              <w:r w:rsidRPr="0004441D">
                <w:t xml:space="preserve">INT, FK → </w:t>
              </w:r>
              <w:proofErr w:type="spellStart"/>
              <w:r w:rsidRPr="0004441D">
                <w:t>qa_status</w:t>
              </w:r>
              <w:proofErr w:type="spellEnd"/>
            </w:ins>
          </w:p>
        </w:tc>
        <w:tc>
          <w:tcPr>
            <w:tcW w:w="0" w:type="auto"/>
            <w:hideMark/>
            <w:tcPrChange w:id="3368" w:author="Awet Teka" w:date="2025-09-24T11:12:00Z" w16du:dateUtc="2025-09-24T08:12:00Z">
              <w:tcPr>
                <w:tcW w:w="0" w:type="auto"/>
                <w:gridSpan w:val="3"/>
                <w:vAlign w:val="center"/>
                <w:hideMark/>
              </w:tcPr>
            </w:tcPrChange>
          </w:tcPr>
          <w:p w14:paraId="35687F55" w14:textId="77777777" w:rsidR="0004441D" w:rsidRPr="0004441D" w:rsidRDefault="0004441D">
            <w:pPr>
              <w:spacing w:line="276" w:lineRule="auto"/>
              <w:cnfStyle w:val="000000100000" w:firstRow="0" w:lastRow="0" w:firstColumn="0" w:lastColumn="0" w:oddVBand="0" w:evenVBand="0" w:oddHBand="1" w:evenHBand="0" w:firstRowFirstColumn="0" w:firstRowLastColumn="0" w:lastRowFirstColumn="0" w:lastRowLastColumn="0"/>
              <w:rPr>
                <w:ins w:id="3369" w:author="Awet Teka" w:date="2025-09-24T11:11:00Z"/>
              </w:rPr>
              <w:pPrChange w:id="3370" w:author="Awet Teka" w:date="2025-09-24T11:12:00Z" w16du:dateUtc="2025-09-24T08:12: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3371" w:author="Awet Teka" w:date="2025-09-24T11:11:00Z">
              <w:r w:rsidRPr="0004441D">
                <w:t>QA status</w:t>
              </w:r>
            </w:ins>
          </w:p>
        </w:tc>
      </w:tr>
      <w:tr w:rsidR="0004441D" w:rsidRPr="0004441D" w14:paraId="07AD3A7A" w14:textId="77777777" w:rsidTr="0004441D">
        <w:trPr>
          <w:ins w:id="3372" w:author="Awet Teka" w:date="2025-09-24T11:11:00Z"/>
          <w:trPrChange w:id="3373" w:author="Awet Teka" w:date="2025-09-24T11:12:00Z" w16du:dateUtc="2025-09-24T08:12: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3374" w:author="Awet Teka" w:date="2025-09-24T11:12:00Z" w16du:dateUtc="2025-09-24T08:12:00Z">
              <w:tcPr>
                <w:tcW w:w="0" w:type="auto"/>
                <w:gridSpan w:val="2"/>
                <w:vAlign w:val="center"/>
                <w:hideMark/>
              </w:tcPr>
            </w:tcPrChange>
          </w:tcPr>
          <w:p w14:paraId="14056AD9" w14:textId="77777777" w:rsidR="0004441D" w:rsidRPr="0004441D" w:rsidRDefault="0004441D">
            <w:pPr>
              <w:spacing w:line="276" w:lineRule="auto"/>
              <w:rPr>
                <w:ins w:id="3375" w:author="Awet Teka" w:date="2025-09-24T11:11:00Z"/>
              </w:rPr>
              <w:pPrChange w:id="3376" w:author="Awet Teka" w:date="2025-09-24T11:12:00Z" w16du:dateUtc="2025-09-24T08:12:00Z">
                <w:pPr>
                  <w:spacing w:after="200" w:line="276" w:lineRule="auto"/>
                </w:pPr>
              </w:pPrChange>
            </w:pPr>
            <w:proofErr w:type="spellStart"/>
            <w:ins w:id="3377" w:author="Awet Teka" w:date="2025-09-24T11:11:00Z">
              <w:r w:rsidRPr="0004441D">
                <w:t>created_at</w:t>
              </w:r>
              <w:proofErr w:type="spellEnd"/>
            </w:ins>
          </w:p>
        </w:tc>
        <w:tc>
          <w:tcPr>
            <w:tcW w:w="0" w:type="auto"/>
            <w:hideMark/>
            <w:tcPrChange w:id="3378" w:author="Awet Teka" w:date="2025-09-24T11:12:00Z" w16du:dateUtc="2025-09-24T08:12:00Z">
              <w:tcPr>
                <w:tcW w:w="0" w:type="auto"/>
                <w:gridSpan w:val="2"/>
                <w:vAlign w:val="center"/>
                <w:hideMark/>
              </w:tcPr>
            </w:tcPrChange>
          </w:tcPr>
          <w:p w14:paraId="2EE0C8FF" w14:textId="77777777" w:rsidR="0004441D" w:rsidRPr="0004441D" w:rsidRDefault="0004441D">
            <w:pPr>
              <w:spacing w:line="276" w:lineRule="auto"/>
              <w:cnfStyle w:val="000000000000" w:firstRow="0" w:lastRow="0" w:firstColumn="0" w:lastColumn="0" w:oddVBand="0" w:evenVBand="0" w:oddHBand="0" w:evenHBand="0" w:firstRowFirstColumn="0" w:firstRowLastColumn="0" w:lastRowFirstColumn="0" w:lastRowLastColumn="0"/>
              <w:rPr>
                <w:ins w:id="3379" w:author="Awet Teka" w:date="2025-09-24T11:11:00Z"/>
              </w:rPr>
              <w:pPrChange w:id="3380" w:author="Awet Teka" w:date="2025-09-24T11:12:00Z" w16du:dateUtc="2025-09-24T08:12:00Z">
                <w:pPr>
                  <w:spacing w:after="200" w:line="276" w:lineRule="auto"/>
                  <w:cnfStyle w:val="000000000000" w:firstRow="0" w:lastRow="0" w:firstColumn="0" w:lastColumn="0" w:oddVBand="0" w:evenVBand="0" w:oddHBand="0" w:evenHBand="0" w:firstRowFirstColumn="0" w:firstRowLastColumn="0" w:lastRowFirstColumn="0" w:lastRowLastColumn="0"/>
                </w:pPr>
              </w:pPrChange>
            </w:pPr>
            <w:ins w:id="3381" w:author="Awet Teka" w:date="2025-09-24T11:11:00Z">
              <w:r w:rsidRPr="0004441D">
                <w:t xml:space="preserve">TIMESTAMP DEFAULT </w:t>
              </w:r>
              <w:proofErr w:type="gramStart"/>
              <w:r w:rsidRPr="0004441D">
                <w:t>now(</w:t>
              </w:r>
              <w:proofErr w:type="gramEnd"/>
              <w:r w:rsidRPr="0004441D">
                <w:t>)</w:t>
              </w:r>
            </w:ins>
          </w:p>
        </w:tc>
        <w:tc>
          <w:tcPr>
            <w:tcW w:w="0" w:type="auto"/>
            <w:hideMark/>
            <w:tcPrChange w:id="3382" w:author="Awet Teka" w:date="2025-09-24T11:12:00Z" w16du:dateUtc="2025-09-24T08:12:00Z">
              <w:tcPr>
                <w:tcW w:w="0" w:type="auto"/>
                <w:gridSpan w:val="3"/>
                <w:vAlign w:val="center"/>
                <w:hideMark/>
              </w:tcPr>
            </w:tcPrChange>
          </w:tcPr>
          <w:p w14:paraId="008BA107" w14:textId="77777777" w:rsidR="0004441D" w:rsidRPr="0004441D" w:rsidRDefault="0004441D">
            <w:pPr>
              <w:spacing w:line="276" w:lineRule="auto"/>
              <w:cnfStyle w:val="000000000000" w:firstRow="0" w:lastRow="0" w:firstColumn="0" w:lastColumn="0" w:oddVBand="0" w:evenVBand="0" w:oddHBand="0" w:evenHBand="0" w:firstRowFirstColumn="0" w:firstRowLastColumn="0" w:lastRowFirstColumn="0" w:lastRowLastColumn="0"/>
              <w:rPr>
                <w:ins w:id="3383" w:author="Awet Teka" w:date="2025-09-24T11:11:00Z"/>
              </w:rPr>
              <w:pPrChange w:id="3384" w:author="Awet Teka" w:date="2025-09-24T11:12:00Z" w16du:dateUtc="2025-09-24T08:12:00Z">
                <w:pPr>
                  <w:spacing w:after="200" w:line="276" w:lineRule="auto"/>
                  <w:cnfStyle w:val="000000000000" w:firstRow="0" w:lastRow="0" w:firstColumn="0" w:lastColumn="0" w:oddVBand="0" w:evenVBand="0" w:oddHBand="0" w:evenHBand="0" w:firstRowFirstColumn="0" w:firstRowLastColumn="0" w:lastRowFirstColumn="0" w:lastRowLastColumn="0"/>
                </w:pPr>
              </w:pPrChange>
            </w:pPr>
            <w:ins w:id="3385" w:author="Awet Teka" w:date="2025-09-24T11:11:00Z">
              <w:r w:rsidRPr="0004441D">
                <w:t>Record created</w:t>
              </w:r>
            </w:ins>
          </w:p>
        </w:tc>
      </w:tr>
      <w:tr w:rsidR="0004441D" w:rsidRPr="0004441D" w14:paraId="714C0669" w14:textId="77777777" w:rsidTr="0004441D">
        <w:trPr>
          <w:cnfStyle w:val="000000100000" w:firstRow="0" w:lastRow="0" w:firstColumn="0" w:lastColumn="0" w:oddVBand="0" w:evenVBand="0" w:oddHBand="1" w:evenHBand="0" w:firstRowFirstColumn="0" w:firstRowLastColumn="0" w:lastRowFirstColumn="0" w:lastRowLastColumn="0"/>
          <w:ins w:id="3386" w:author="Awet Teka" w:date="2025-09-24T11:11:00Z"/>
          <w:trPrChange w:id="3387" w:author="Awet Teka" w:date="2025-09-24T11:12:00Z" w16du:dateUtc="2025-09-24T08:12: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3388" w:author="Awet Teka" w:date="2025-09-24T11:12:00Z" w16du:dateUtc="2025-09-24T08:12:00Z">
              <w:tcPr>
                <w:tcW w:w="0" w:type="auto"/>
                <w:gridSpan w:val="2"/>
                <w:vAlign w:val="center"/>
                <w:hideMark/>
              </w:tcPr>
            </w:tcPrChange>
          </w:tcPr>
          <w:p w14:paraId="1BA8FEE4" w14:textId="77777777" w:rsidR="0004441D" w:rsidRPr="0004441D" w:rsidRDefault="0004441D">
            <w:pPr>
              <w:spacing w:line="276" w:lineRule="auto"/>
              <w:cnfStyle w:val="001000100000" w:firstRow="0" w:lastRow="0" w:firstColumn="1" w:lastColumn="0" w:oddVBand="0" w:evenVBand="0" w:oddHBand="1" w:evenHBand="0" w:firstRowFirstColumn="0" w:firstRowLastColumn="0" w:lastRowFirstColumn="0" w:lastRowLastColumn="0"/>
              <w:rPr>
                <w:ins w:id="3389" w:author="Awet Teka" w:date="2025-09-24T11:11:00Z"/>
              </w:rPr>
              <w:pPrChange w:id="3390" w:author="Awet Teka" w:date="2025-09-24T11:12:00Z" w16du:dateUtc="2025-09-24T08:12:00Z">
                <w:pPr>
                  <w:spacing w:after="200" w:line="276" w:lineRule="auto"/>
                  <w:cnfStyle w:val="001000100000" w:firstRow="0" w:lastRow="0" w:firstColumn="1" w:lastColumn="0" w:oddVBand="0" w:evenVBand="0" w:oddHBand="1" w:evenHBand="0" w:firstRowFirstColumn="0" w:firstRowLastColumn="0" w:lastRowFirstColumn="0" w:lastRowLastColumn="0"/>
                </w:pPr>
              </w:pPrChange>
            </w:pPr>
            <w:proofErr w:type="spellStart"/>
            <w:ins w:id="3391" w:author="Awet Teka" w:date="2025-09-24T11:11:00Z">
              <w:r w:rsidRPr="0004441D">
                <w:t>updated_at</w:t>
              </w:r>
              <w:proofErr w:type="spellEnd"/>
            </w:ins>
          </w:p>
        </w:tc>
        <w:tc>
          <w:tcPr>
            <w:tcW w:w="0" w:type="auto"/>
            <w:hideMark/>
            <w:tcPrChange w:id="3392" w:author="Awet Teka" w:date="2025-09-24T11:12:00Z" w16du:dateUtc="2025-09-24T08:12:00Z">
              <w:tcPr>
                <w:tcW w:w="0" w:type="auto"/>
                <w:gridSpan w:val="2"/>
                <w:vAlign w:val="center"/>
                <w:hideMark/>
              </w:tcPr>
            </w:tcPrChange>
          </w:tcPr>
          <w:p w14:paraId="3D472205" w14:textId="77777777" w:rsidR="0004441D" w:rsidRPr="0004441D" w:rsidRDefault="0004441D">
            <w:pPr>
              <w:spacing w:line="276" w:lineRule="auto"/>
              <w:cnfStyle w:val="000000100000" w:firstRow="0" w:lastRow="0" w:firstColumn="0" w:lastColumn="0" w:oddVBand="0" w:evenVBand="0" w:oddHBand="1" w:evenHBand="0" w:firstRowFirstColumn="0" w:firstRowLastColumn="0" w:lastRowFirstColumn="0" w:lastRowLastColumn="0"/>
              <w:rPr>
                <w:ins w:id="3393" w:author="Awet Teka" w:date="2025-09-24T11:11:00Z"/>
              </w:rPr>
              <w:pPrChange w:id="3394" w:author="Awet Teka" w:date="2025-09-24T11:12:00Z" w16du:dateUtc="2025-09-24T08:12: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3395" w:author="Awet Teka" w:date="2025-09-24T11:11:00Z">
              <w:r w:rsidRPr="0004441D">
                <w:t xml:space="preserve">TIMESTAMP DEFAULT </w:t>
              </w:r>
              <w:proofErr w:type="gramStart"/>
              <w:r w:rsidRPr="0004441D">
                <w:t>now(</w:t>
              </w:r>
              <w:proofErr w:type="gramEnd"/>
              <w:r w:rsidRPr="0004441D">
                <w:t>)</w:t>
              </w:r>
            </w:ins>
          </w:p>
        </w:tc>
        <w:tc>
          <w:tcPr>
            <w:tcW w:w="0" w:type="auto"/>
            <w:hideMark/>
            <w:tcPrChange w:id="3396" w:author="Awet Teka" w:date="2025-09-24T11:12:00Z" w16du:dateUtc="2025-09-24T08:12:00Z">
              <w:tcPr>
                <w:tcW w:w="0" w:type="auto"/>
                <w:gridSpan w:val="3"/>
                <w:vAlign w:val="center"/>
                <w:hideMark/>
              </w:tcPr>
            </w:tcPrChange>
          </w:tcPr>
          <w:p w14:paraId="6CF0E9F3" w14:textId="77777777" w:rsidR="0004441D" w:rsidRPr="0004441D" w:rsidRDefault="0004441D">
            <w:pPr>
              <w:spacing w:line="276" w:lineRule="auto"/>
              <w:cnfStyle w:val="000000100000" w:firstRow="0" w:lastRow="0" w:firstColumn="0" w:lastColumn="0" w:oddVBand="0" w:evenVBand="0" w:oddHBand="1" w:evenHBand="0" w:firstRowFirstColumn="0" w:firstRowLastColumn="0" w:lastRowFirstColumn="0" w:lastRowLastColumn="0"/>
              <w:rPr>
                <w:ins w:id="3397" w:author="Awet Teka" w:date="2025-09-24T11:11:00Z"/>
              </w:rPr>
              <w:pPrChange w:id="3398" w:author="Awet Teka" w:date="2025-09-24T11:12:00Z" w16du:dateUtc="2025-09-24T08:12: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3399" w:author="Awet Teka" w:date="2025-09-24T11:11:00Z">
              <w:r w:rsidRPr="0004441D">
                <w:t>Last updated</w:t>
              </w:r>
            </w:ins>
          </w:p>
        </w:tc>
      </w:tr>
    </w:tbl>
    <w:p w14:paraId="5C5026C8" w14:textId="77777777" w:rsidR="003B44A8" w:rsidRPr="00100121" w:rsidRDefault="003B44A8" w:rsidP="003B44A8">
      <w:pPr>
        <w:spacing w:before="240" w:after="160" w:line="360" w:lineRule="auto"/>
        <w:rPr>
          <w:ins w:id="3400" w:author="Awet Teka" w:date="2025-09-24T14:41:00Z" w16du:dateUtc="2025-09-24T11:41:00Z"/>
        </w:rPr>
        <w:pPrChange w:id="3401" w:author="Awet Teka" w:date="2025-09-24T14:41:00Z" w16du:dateUtc="2025-09-24T11:41:00Z">
          <w:pPr>
            <w:spacing w:after="160" w:line="278" w:lineRule="auto"/>
          </w:pPr>
        </w:pPrChange>
      </w:pPr>
      <w:ins w:id="3402" w:author="Awet Teka" w:date="2025-09-24T14:41:00Z" w16du:dateUtc="2025-09-24T11:41:00Z">
        <w:r w:rsidRPr="00100121">
          <w:t>Purpose: store results of road condition surveys (network or detailed) for a road segment.</w:t>
        </w:r>
        <w:r w:rsidRPr="00100121">
          <w:br/>
          <w:t>Stores: distress type, severity, extent, measured dimensions (length/area/volume), suggested activity, computed quantity and metadata (inspector, date, QA).</w:t>
        </w:r>
        <w:r w:rsidRPr="00100121">
          <w:br/>
          <w:t xml:space="preserve">Relations: FK → </w:t>
        </w:r>
        <w:proofErr w:type="spellStart"/>
        <w:r w:rsidRPr="00100121">
          <w:t>road_segment</w:t>
        </w:r>
        <w:proofErr w:type="spellEnd"/>
        <w:r w:rsidRPr="00100121">
          <w:t xml:space="preserve">; may link to </w:t>
        </w:r>
        <w:proofErr w:type="spellStart"/>
        <w:r w:rsidRPr="00100121">
          <w:t>distress_type</w:t>
        </w:r>
        <w:proofErr w:type="spellEnd"/>
        <w:r w:rsidRPr="00100121">
          <w:t xml:space="preserve"> and produces </w:t>
        </w:r>
        <w:proofErr w:type="spellStart"/>
        <w:r w:rsidRPr="00100121">
          <w:t>quantity_estimation</w:t>
        </w:r>
        <w:proofErr w:type="spellEnd"/>
        <w:r w:rsidRPr="00100121">
          <w:t xml:space="preserve"> lines.</w:t>
        </w:r>
        <w:r w:rsidRPr="00100121">
          <w:br/>
          <w:t>Who uses it: field surveyors, QA, planners, quantity estimation engine.</w:t>
        </w:r>
        <w:r w:rsidRPr="00100121">
          <w:br/>
          <w:t>When populated: during routine 500m network surveys or detailed severity/extent surveys for prioritized segments.</w:t>
        </w:r>
        <w:r w:rsidRPr="00100121">
          <w:br/>
        </w:r>
        <w:r w:rsidRPr="00100121">
          <w:lastRenderedPageBreak/>
          <w:t xml:space="preserve">Example: segment survey with </w:t>
        </w:r>
        <w:proofErr w:type="spellStart"/>
        <w:r w:rsidRPr="00100121">
          <w:t>distress_type</w:t>
        </w:r>
        <w:proofErr w:type="spellEnd"/>
        <w:r w:rsidRPr="00100121">
          <w:t>=</w:t>
        </w:r>
        <w:proofErr w:type="spellStart"/>
        <w:r w:rsidRPr="00100121">
          <w:t>side_drain_silt</w:t>
        </w:r>
        <w:proofErr w:type="spellEnd"/>
        <w:r w:rsidRPr="00100121">
          <w:t xml:space="preserve">, severity=3, extent=2, </w:t>
        </w:r>
        <w:proofErr w:type="spellStart"/>
        <w:r w:rsidRPr="00100121">
          <w:t>distress_length_m</w:t>
        </w:r>
        <w:proofErr w:type="spellEnd"/>
        <w:r w:rsidRPr="00100121">
          <w:t xml:space="preserve"> recorded and </w:t>
        </w:r>
        <w:proofErr w:type="spellStart"/>
        <w:r w:rsidRPr="00100121">
          <w:t>quantity_estimated</w:t>
        </w:r>
        <w:proofErr w:type="spellEnd"/>
        <w:r w:rsidRPr="00100121">
          <w:t xml:space="preserve"> computed by lookup.</w:t>
        </w:r>
      </w:ins>
    </w:p>
    <w:p w14:paraId="539F0619" w14:textId="77777777" w:rsidR="003B44A8" w:rsidRDefault="003B44A8" w:rsidP="00E56F60">
      <w:pPr>
        <w:rPr>
          <w:ins w:id="3403" w:author="Awet Teka" w:date="2025-09-22T10:36:00Z" w16du:dateUtc="2025-09-22T07:36:00Z"/>
        </w:rPr>
      </w:pPr>
    </w:p>
    <w:p w14:paraId="37BA33B8" w14:textId="14341019" w:rsidR="00E43B3C" w:rsidRDefault="00E43B3C" w:rsidP="00E43B3C">
      <w:pPr>
        <w:pStyle w:val="Heading3"/>
        <w:rPr>
          <w:ins w:id="3404" w:author="Awet Teka" w:date="2025-09-22T10:36:00Z" w16du:dateUtc="2025-09-22T07:36:00Z"/>
        </w:rPr>
      </w:pPr>
      <w:ins w:id="3405" w:author="Awet Teka" w:date="2025-09-22T10:36:00Z">
        <w:r w:rsidRPr="00E43B3C">
          <w:t>Structure Condition Detailed Survey</w:t>
        </w:r>
      </w:ins>
    </w:p>
    <w:tbl>
      <w:tblPr>
        <w:tblStyle w:val="LightList"/>
        <w:tblW w:w="0" w:type="auto"/>
        <w:tblLook w:val="04A0" w:firstRow="1" w:lastRow="0" w:firstColumn="1" w:lastColumn="0" w:noHBand="0" w:noVBand="1"/>
        <w:tblPrChange w:id="3406" w:author="Awet Teka" w:date="2025-09-22T10:38:00Z" w16du:dateUtc="2025-09-22T07:38:00Z">
          <w:tblPr>
            <w:tblW w:w="0" w:type="auto"/>
            <w:tblCellSpacing w:w="15" w:type="dxa"/>
            <w:tblCellMar>
              <w:top w:w="15" w:type="dxa"/>
              <w:left w:w="15" w:type="dxa"/>
              <w:bottom w:w="15" w:type="dxa"/>
              <w:right w:w="15" w:type="dxa"/>
            </w:tblCellMar>
            <w:tblLook w:val="04A0" w:firstRow="1" w:lastRow="0" w:firstColumn="1" w:lastColumn="0" w:noHBand="0" w:noVBand="1"/>
          </w:tblPr>
        </w:tblPrChange>
      </w:tblPr>
      <w:tblGrid>
        <w:gridCol w:w="2246"/>
        <w:gridCol w:w="3090"/>
        <w:gridCol w:w="3284"/>
        <w:tblGridChange w:id="3407">
          <w:tblGrid>
            <w:gridCol w:w="10"/>
            <w:gridCol w:w="1984"/>
            <w:gridCol w:w="262"/>
            <w:gridCol w:w="2493"/>
            <w:gridCol w:w="597"/>
            <w:gridCol w:w="3284"/>
            <w:gridCol w:w="10"/>
          </w:tblGrid>
        </w:tblGridChange>
      </w:tblGrid>
      <w:tr w:rsidR="00E43B3C" w:rsidRPr="00E43B3C" w14:paraId="56F873FB" w14:textId="77777777" w:rsidTr="00E43B3C">
        <w:trPr>
          <w:cnfStyle w:val="100000000000" w:firstRow="1" w:lastRow="0" w:firstColumn="0" w:lastColumn="0" w:oddVBand="0" w:evenVBand="0" w:oddHBand="0" w:evenHBand="0" w:firstRowFirstColumn="0" w:firstRowLastColumn="0" w:lastRowFirstColumn="0" w:lastRowLastColumn="0"/>
          <w:ins w:id="3408" w:author="Awet Teka" w:date="2025-09-22T10:37:00Z"/>
          <w:trPrChange w:id="3409" w:author="Awet Teka" w:date="2025-09-22T10:38:00Z" w16du:dateUtc="2025-09-22T07:38:00Z">
            <w:trPr>
              <w:tblHeade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3410" w:author="Awet Teka" w:date="2025-09-22T10:38:00Z" w16du:dateUtc="2025-09-22T07:38:00Z">
              <w:tcPr>
                <w:tcW w:w="0" w:type="auto"/>
                <w:gridSpan w:val="2"/>
                <w:vAlign w:val="center"/>
                <w:hideMark/>
              </w:tcPr>
            </w:tcPrChange>
          </w:tcPr>
          <w:p w14:paraId="4BB8BD46" w14:textId="77777777" w:rsidR="00E43B3C" w:rsidRPr="00E43B3C" w:rsidRDefault="00E43B3C">
            <w:pPr>
              <w:spacing w:line="276" w:lineRule="auto"/>
              <w:cnfStyle w:val="101000000000" w:firstRow="1" w:lastRow="0" w:firstColumn="1" w:lastColumn="0" w:oddVBand="0" w:evenVBand="0" w:oddHBand="0" w:evenHBand="0" w:firstRowFirstColumn="0" w:firstRowLastColumn="0" w:lastRowFirstColumn="0" w:lastRowLastColumn="0"/>
              <w:rPr>
                <w:ins w:id="3411" w:author="Awet Teka" w:date="2025-09-22T10:37:00Z"/>
              </w:rPr>
              <w:pPrChange w:id="3412" w:author="Awet Teka" w:date="2025-09-22T10:38:00Z" w16du:dateUtc="2025-09-22T07:38:00Z">
                <w:pPr>
                  <w:spacing w:after="200" w:line="276" w:lineRule="auto"/>
                  <w:cnfStyle w:val="101000000000" w:firstRow="1" w:lastRow="0" w:firstColumn="1" w:lastColumn="0" w:oddVBand="0" w:evenVBand="0" w:oddHBand="0" w:evenHBand="0" w:firstRowFirstColumn="0" w:firstRowLastColumn="0" w:lastRowFirstColumn="0" w:lastRowLastColumn="0"/>
                </w:pPr>
              </w:pPrChange>
            </w:pPr>
            <w:ins w:id="3413" w:author="Awet Teka" w:date="2025-09-22T10:37:00Z">
              <w:r w:rsidRPr="00E43B3C">
                <w:t>Column Name</w:t>
              </w:r>
            </w:ins>
          </w:p>
        </w:tc>
        <w:tc>
          <w:tcPr>
            <w:tcW w:w="0" w:type="auto"/>
            <w:hideMark/>
            <w:tcPrChange w:id="3414" w:author="Awet Teka" w:date="2025-09-22T10:38:00Z" w16du:dateUtc="2025-09-22T07:38:00Z">
              <w:tcPr>
                <w:tcW w:w="0" w:type="auto"/>
                <w:gridSpan w:val="2"/>
                <w:vAlign w:val="center"/>
                <w:hideMark/>
              </w:tcPr>
            </w:tcPrChange>
          </w:tcPr>
          <w:p w14:paraId="094214E1" w14:textId="77777777" w:rsidR="00E43B3C" w:rsidRPr="00E43B3C" w:rsidRDefault="00E43B3C">
            <w:pPr>
              <w:spacing w:line="276" w:lineRule="auto"/>
              <w:cnfStyle w:val="100000000000" w:firstRow="1" w:lastRow="0" w:firstColumn="0" w:lastColumn="0" w:oddVBand="0" w:evenVBand="0" w:oddHBand="0" w:evenHBand="0" w:firstRowFirstColumn="0" w:firstRowLastColumn="0" w:lastRowFirstColumn="0" w:lastRowLastColumn="0"/>
              <w:rPr>
                <w:ins w:id="3415" w:author="Awet Teka" w:date="2025-09-22T10:37:00Z"/>
              </w:rPr>
              <w:pPrChange w:id="3416" w:author="Awet Teka" w:date="2025-09-22T10:38:00Z" w16du:dateUtc="2025-09-22T07:38:00Z">
                <w:pPr>
                  <w:spacing w:after="200" w:line="276" w:lineRule="auto"/>
                  <w:cnfStyle w:val="100000000000" w:firstRow="1" w:lastRow="0" w:firstColumn="0" w:lastColumn="0" w:oddVBand="0" w:evenVBand="0" w:oddHBand="0" w:evenHBand="0" w:firstRowFirstColumn="0" w:firstRowLastColumn="0" w:lastRowFirstColumn="0" w:lastRowLastColumn="0"/>
                </w:pPr>
              </w:pPrChange>
            </w:pPr>
            <w:ins w:id="3417" w:author="Awet Teka" w:date="2025-09-22T10:37:00Z">
              <w:r w:rsidRPr="00E43B3C">
                <w:t>Data Type / Notes</w:t>
              </w:r>
            </w:ins>
          </w:p>
        </w:tc>
        <w:tc>
          <w:tcPr>
            <w:tcW w:w="0" w:type="auto"/>
            <w:hideMark/>
            <w:tcPrChange w:id="3418" w:author="Awet Teka" w:date="2025-09-22T10:38:00Z" w16du:dateUtc="2025-09-22T07:38:00Z">
              <w:tcPr>
                <w:tcW w:w="0" w:type="auto"/>
                <w:gridSpan w:val="3"/>
                <w:vAlign w:val="center"/>
                <w:hideMark/>
              </w:tcPr>
            </w:tcPrChange>
          </w:tcPr>
          <w:p w14:paraId="4727A52C" w14:textId="77777777" w:rsidR="00E43B3C" w:rsidRPr="00E43B3C" w:rsidRDefault="00E43B3C">
            <w:pPr>
              <w:spacing w:line="276" w:lineRule="auto"/>
              <w:cnfStyle w:val="100000000000" w:firstRow="1" w:lastRow="0" w:firstColumn="0" w:lastColumn="0" w:oddVBand="0" w:evenVBand="0" w:oddHBand="0" w:evenHBand="0" w:firstRowFirstColumn="0" w:firstRowLastColumn="0" w:lastRowFirstColumn="0" w:lastRowLastColumn="0"/>
              <w:rPr>
                <w:ins w:id="3419" w:author="Awet Teka" w:date="2025-09-22T10:37:00Z"/>
              </w:rPr>
              <w:pPrChange w:id="3420" w:author="Awet Teka" w:date="2025-09-22T10:38:00Z" w16du:dateUtc="2025-09-22T07:38:00Z">
                <w:pPr>
                  <w:spacing w:after="200" w:line="276" w:lineRule="auto"/>
                  <w:cnfStyle w:val="100000000000" w:firstRow="1" w:lastRow="0" w:firstColumn="0" w:lastColumn="0" w:oddVBand="0" w:evenVBand="0" w:oddHBand="0" w:evenHBand="0" w:firstRowFirstColumn="0" w:firstRowLastColumn="0" w:lastRowFirstColumn="0" w:lastRowLastColumn="0"/>
                </w:pPr>
              </w:pPrChange>
            </w:pPr>
            <w:ins w:id="3421" w:author="Awet Teka" w:date="2025-09-22T10:37:00Z">
              <w:r w:rsidRPr="00E43B3C">
                <w:t>Description</w:t>
              </w:r>
            </w:ins>
          </w:p>
        </w:tc>
      </w:tr>
      <w:tr w:rsidR="00E43B3C" w:rsidRPr="00E43B3C" w14:paraId="0AA0898A" w14:textId="77777777" w:rsidTr="00E43B3C">
        <w:trPr>
          <w:cnfStyle w:val="000000100000" w:firstRow="0" w:lastRow="0" w:firstColumn="0" w:lastColumn="0" w:oddVBand="0" w:evenVBand="0" w:oddHBand="1" w:evenHBand="0" w:firstRowFirstColumn="0" w:firstRowLastColumn="0" w:lastRowFirstColumn="0" w:lastRowLastColumn="0"/>
          <w:ins w:id="3422" w:author="Awet Teka" w:date="2025-09-22T10:37:00Z"/>
          <w:trPrChange w:id="3423" w:author="Awet Teka" w:date="2025-09-22T10:38:00Z" w16du:dateUtc="2025-09-22T07:38: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3424" w:author="Awet Teka" w:date="2025-09-22T10:38:00Z" w16du:dateUtc="2025-09-22T07:38:00Z">
              <w:tcPr>
                <w:tcW w:w="0" w:type="auto"/>
                <w:gridSpan w:val="2"/>
                <w:vAlign w:val="center"/>
                <w:hideMark/>
              </w:tcPr>
            </w:tcPrChange>
          </w:tcPr>
          <w:p w14:paraId="14864CB6" w14:textId="77777777" w:rsidR="00E43B3C" w:rsidRPr="00E43B3C" w:rsidRDefault="00E43B3C">
            <w:pPr>
              <w:spacing w:line="276" w:lineRule="auto"/>
              <w:cnfStyle w:val="001000100000" w:firstRow="0" w:lastRow="0" w:firstColumn="1" w:lastColumn="0" w:oddVBand="0" w:evenVBand="0" w:oddHBand="1" w:evenHBand="0" w:firstRowFirstColumn="0" w:firstRowLastColumn="0" w:lastRowFirstColumn="0" w:lastRowLastColumn="0"/>
              <w:rPr>
                <w:ins w:id="3425" w:author="Awet Teka" w:date="2025-09-22T10:37:00Z"/>
              </w:rPr>
              <w:pPrChange w:id="3426" w:author="Awet Teka" w:date="2025-09-22T10:38:00Z" w16du:dateUtc="2025-09-22T07:38:00Z">
                <w:pPr>
                  <w:spacing w:after="200" w:line="276" w:lineRule="auto"/>
                  <w:cnfStyle w:val="001000100000" w:firstRow="0" w:lastRow="0" w:firstColumn="1" w:lastColumn="0" w:oddVBand="0" w:evenVBand="0" w:oddHBand="1" w:evenHBand="0" w:firstRowFirstColumn="0" w:firstRowLastColumn="0" w:lastRowFirstColumn="0" w:lastRowLastColumn="0"/>
                </w:pPr>
              </w:pPrChange>
            </w:pPr>
            <w:proofErr w:type="spellStart"/>
            <w:ins w:id="3427" w:author="Awet Teka" w:date="2025-09-22T10:37:00Z">
              <w:r w:rsidRPr="00E43B3C">
                <w:t>survey_id</w:t>
              </w:r>
              <w:proofErr w:type="spellEnd"/>
            </w:ins>
          </w:p>
        </w:tc>
        <w:tc>
          <w:tcPr>
            <w:tcW w:w="0" w:type="auto"/>
            <w:hideMark/>
            <w:tcPrChange w:id="3428" w:author="Awet Teka" w:date="2025-09-22T10:38:00Z" w16du:dateUtc="2025-09-22T07:38:00Z">
              <w:tcPr>
                <w:tcW w:w="0" w:type="auto"/>
                <w:gridSpan w:val="2"/>
                <w:vAlign w:val="center"/>
                <w:hideMark/>
              </w:tcPr>
            </w:tcPrChange>
          </w:tcPr>
          <w:p w14:paraId="7F39A480" w14:textId="77777777" w:rsidR="00E43B3C" w:rsidRPr="00E43B3C" w:rsidRDefault="00E43B3C">
            <w:pPr>
              <w:spacing w:line="276" w:lineRule="auto"/>
              <w:cnfStyle w:val="000000100000" w:firstRow="0" w:lastRow="0" w:firstColumn="0" w:lastColumn="0" w:oddVBand="0" w:evenVBand="0" w:oddHBand="1" w:evenHBand="0" w:firstRowFirstColumn="0" w:firstRowLastColumn="0" w:lastRowFirstColumn="0" w:lastRowLastColumn="0"/>
              <w:rPr>
                <w:ins w:id="3429" w:author="Awet Teka" w:date="2025-09-22T10:37:00Z"/>
              </w:rPr>
              <w:pPrChange w:id="3430" w:author="Awet Teka" w:date="2025-09-22T10:38:00Z" w16du:dateUtc="2025-09-22T07:38: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3431" w:author="Awet Teka" w:date="2025-09-22T10:37:00Z">
              <w:r w:rsidRPr="00E43B3C">
                <w:t>BIGSERIAL (PK)</w:t>
              </w:r>
            </w:ins>
          </w:p>
        </w:tc>
        <w:tc>
          <w:tcPr>
            <w:tcW w:w="0" w:type="auto"/>
            <w:hideMark/>
            <w:tcPrChange w:id="3432" w:author="Awet Teka" w:date="2025-09-22T10:38:00Z" w16du:dateUtc="2025-09-22T07:38:00Z">
              <w:tcPr>
                <w:tcW w:w="0" w:type="auto"/>
                <w:gridSpan w:val="3"/>
                <w:vAlign w:val="center"/>
                <w:hideMark/>
              </w:tcPr>
            </w:tcPrChange>
          </w:tcPr>
          <w:p w14:paraId="6168C027" w14:textId="77777777" w:rsidR="00E43B3C" w:rsidRPr="00E43B3C" w:rsidRDefault="00E43B3C">
            <w:pPr>
              <w:spacing w:line="276" w:lineRule="auto"/>
              <w:cnfStyle w:val="000000100000" w:firstRow="0" w:lastRow="0" w:firstColumn="0" w:lastColumn="0" w:oddVBand="0" w:evenVBand="0" w:oddHBand="1" w:evenHBand="0" w:firstRowFirstColumn="0" w:firstRowLastColumn="0" w:lastRowFirstColumn="0" w:lastRowLastColumn="0"/>
              <w:rPr>
                <w:ins w:id="3433" w:author="Awet Teka" w:date="2025-09-22T10:37:00Z"/>
              </w:rPr>
              <w:pPrChange w:id="3434" w:author="Awet Teka" w:date="2025-09-22T10:38:00Z" w16du:dateUtc="2025-09-22T07:38: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3435" w:author="Awet Teka" w:date="2025-09-22T10:37:00Z">
              <w:r w:rsidRPr="00E43B3C">
                <w:t>Unique record ID</w:t>
              </w:r>
            </w:ins>
          </w:p>
        </w:tc>
      </w:tr>
      <w:tr w:rsidR="00715E21" w:rsidRPr="00E43B3C" w14:paraId="21ABF280" w14:textId="77777777" w:rsidTr="00E43B3C">
        <w:trPr>
          <w:ins w:id="3436" w:author="Awet Teka" w:date="2025-09-24T13:54:00Z" w16du:dateUtc="2025-09-24T10:54:00Z"/>
        </w:trPr>
        <w:tc>
          <w:tcPr>
            <w:cnfStyle w:val="001000000000" w:firstRow="0" w:lastRow="0" w:firstColumn="1" w:lastColumn="0" w:oddVBand="0" w:evenVBand="0" w:oddHBand="0" w:evenHBand="0" w:firstRowFirstColumn="0" w:firstRowLastColumn="0" w:lastRowFirstColumn="0" w:lastRowLastColumn="0"/>
            <w:tcW w:w="0" w:type="auto"/>
          </w:tcPr>
          <w:p w14:paraId="23876639" w14:textId="4D1B9E54" w:rsidR="00715E21" w:rsidRPr="00E43B3C" w:rsidRDefault="00715E21" w:rsidP="00715E21">
            <w:pPr>
              <w:rPr>
                <w:ins w:id="3437" w:author="Awet Teka" w:date="2025-09-24T13:54:00Z" w16du:dateUtc="2025-09-24T10:54:00Z"/>
              </w:rPr>
            </w:pPr>
            <w:proofErr w:type="spellStart"/>
            <w:ins w:id="3438" w:author="Awet Teka" w:date="2025-09-24T13:54:00Z" w16du:dateUtc="2025-09-24T10:54:00Z">
              <w:r w:rsidRPr="0004441D">
                <w:t>survey_level</w:t>
              </w:r>
              <w:proofErr w:type="spellEnd"/>
            </w:ins>
          </w:p>
        </w:tc>
        <w:tc>
          <w:tcPr>
            <w:tcW w:w="0" w:type="auto"/>
          </w:tcPr>
          <w:p w14:paraId="1C69533B" w14:textId="3795D3CF" w:rsidR="00715E21" w:rsidRPr="00E43B3C" w:rsidRDefault="00715E21" w:rsidP="00715E21">
            <w:pPr>
              <w:cnfStyle w:val="000000000000" w:firstRow="0" w:lastRow="0" w:firstColumn="0" w:lastColumn="0" w:oddVBand="0" w:evenVBand="0" w:oddHBand="0" w:evenHBand="0" w:firstRowFirstColumn="0" w:firstRowLastColumn="0" w:lastRowFirstColumn="0" w:lastRowLastColumn="0"/>
              <w:rPr>
                <w:ins w:id="3439" w:author="Awet Teka" w:date="2025-09-24T13:54:00Z" w16du:dateUtc="2025-09-24T10:54:00Z"/>
              </w:rPr>
            </w:pPr>
            <w:ins w:id="3440" w:author="Awet Teka" w:date="2025-09-24T13:54:00Z" w16du:dateUtc="2025-09-24T10:54:00Z">
              <w:r w:rsidRPr="0004441D">
                <w:t>ENUM('</w:t>
              </w:r>
              <w:proofErr w:type="spellStart"/>
              <w:r w:rsidRPr="0004441D">
                <w:t>network','detailed</w:t>
              </w:r>
              <w:proofErr w:type="spellEnd"/>
              <w:r w:rsidRPr="0004441D">
                <w:t>')</w:t>
              </w:r>
            </w:ins>
          </w:p>
        </w:tc>
        <w:tc>
          <w:tcPr>
            <w:tcW w:w="0" w:type="auto"/>
          </w:tcPr>
          <w:p w14:paraId="0FAAAC98" w14:textId="09EB7722" w:rsidR="00715E21" w:rsidRPr="00E43B3C" w:rsidRDefault="00715E21" w:rsidP="00715E21">
            <w:pPr>
              <w:cnfStyle w:val="000000000000" w:firstRow="0" w:lastRow="0" w:firstColumn="0" w:lastColumn="0" w:oddVBand="0" w:evenVBand="0" w:oddHBand="0" w:evenHBand="0" w:firstRowFirstColumn="0" w:firstRowLastColumn="0" w:lastRowFirstColumn="0" w:lastRowLastColumn="0"/>
              <w:rPr>
                <w:ins w:id="3441" w:author="Awet Teka" w:date="2025-09-24T13:54:00Z" w16du:dateUtc="2025-09-24T10:54:00Z"/>
              </w:rPr>
            </w:pPr>
            <w:ins w:id="3442" w:author="Awet Teka" w:date="2025-09-24T13:54:00Z" w16du:dateUtc="2025-09-24T10:54:00Z">
              <w:r w:rsidRPr="0004441D">
                <w:t>Defines whether the record is part of a general survey or a detailed survey</w:t>
              </w:r>
            </w:ins>
          </w:p>
        </w:tc>
      </w:tr>
      <w:tr w:rsidR="00715E21" w:rsidRPr="00E43B3C" w14:paraId="42C63F68" w14:textId="77777777" w:rsidTr="00E43B3C">
        <w:trPr>
          <w:cnfStyle w:val="000000100000" w:firstRow="0" w:lastRow="0" w:firstColumn="0" w:lastColumn="0" w:oddVBand="0" w:evenVBand="0" w:oddHBand="1" w:evenHBand="0" w:firstRowFirstColumn="0" w:firstRowLastColumn="0" w:lastRowFirstColumn="0" w:lastRowLastColumn="0"/>
          <w:ins w:id="3443" w:author="Awet Teka" w:date="2025-09-24T13:54:00Z" w16du:dateUtc="2025-09-24T10:54:00Z"/>
        </w:trPr>
        <w:tc>
          <w:tcPr>
            <w:cnfStyle w:val="001000000000" w:firstRow="0" w:lastRow="0" w:firstColumn="1" w:lastColumn="0" w:oddVBand="0" w:evenVBand="0" w:oddHBand="0" w:evenHBand="0" w:firstRowFirstColumn="0" w:firstRowLastColumn="0" w:lastRowFirstColumn="0" w:lastRowLastColumn="0"/>
            <w:tcW w:w="0" w:type="auto"/>
          </w:tcPr>
          <w:p w14:paraId="1504D788" w14:textId="2945F90B" w:rsidR="00715E21" w:rsidRPr="00E43B3C" w:rsidRDefault="00715E21" w:rsidP="00715E21">
            <w:pPr>
              <w:rPr>
                <w:ins w:id="3444" w:author="Awet Teka" w:date="2025-09-24T13:54:00Z" w16du:dateUtc="2025-09-24T10:54:00Z"/>
              </w:rPr>
            </w:pPr>
            <w:proofErr w:type="spellStart"/>
            <w:ins w:id="3445" w:author="Awet Teka" w:date="2025-09-24T13:54:00Z" w16du:dateUtc="2025-09-24T10:54:00Z">
              <w:r w:rsidRPr="0004441D">
                <w:t>awp_id</w:t>
              </w:r>
              <w:proofErr w:type="spellEnd"/>
            </w:ins>
          </w:p>
        </w:tc>
        <w:tc>
          <w:tcPr>
            <w:tcW w:w="0" w:type="auto"/>
          </w:tcPr>
          <w:p w14:paraId="75CD2BC2" w14:textId="7C6FDC7B" w:rsidR="00715E21" w:rsidRPr="00E43B3C" w:rsidRDefault="00715E21" w:rsidP="00715E21">
            <w:pPr>
              <w:cnfStyle w:val="000000100000" w:firstRow="0" w:lastRow="0" w:firstColumn="0" w:lastColumn="0" w:oddVBand="0" w:evenVBand="0" w:oddHBand="1" w:evenHBand="0" w:firstRowFirstColumn="0" w:firstRowLastColumn="0" w:lastRowFirstColumn="0" w:lastRowLastColumn="0"/>
              <w:rPr>
                <w:ins w:id="3446" w:author="Awet Teka" w:date="2025-09-24T13:54:00Z" w16du:dateUtc="2025-09-24T10:54:00Z"/>
              </w:rPr>
            </w:pPr>
            <w:ins w:id="3447" w:author="Awet Teka" w:date="2025-09-24T13:54:00Z" w16du:dateUtc="2025-09-24T10:54:00Z">
              <w:r w:rsidRPr="0004441D">
                <w:t xml:space="preserve">INT, FK → </w:t>
              </w:r>
              <w:proofErr w:type="spellStart"/>
              <w:r w:rsidRPr="0004441D">
                <w:t>annual_work_program</w:t>
              </w:r>
              <w:proofErr w:type="spellEnd"/>
              <w:r w:rsidRPr="0004441D">
                <w:t>, NULL allowed</w:t>
              </w:r>
            </w:ins>
          </w:p>
        </w:tc>
        <w:tc>
          <w:tcPr>
            <w:tcW w:w="0" w:type="auto"/>
          </w:tcPr>
          <w:p w14:paraId="5B14A9E3" w14:textId="6A6A5171" w:rsidR="00715E21" w:rsidRPr="00E43B3C" w:rsidRDefault="00715E21" w:rsidP="00715E21">
            <w:pPr>
              <w:cnfStyle w:val="000000100000" w:firstRow="0" w:lastRow="0" w:firstColumn="0" w:lastColumn="0" w:oddVBand="0" w:evenVBand="0" w:oddHBand="1" w:evenHBand="0" w:firstRowFirstColumn="0" w:firstRowLastColumn="0" w:lastRowFirstColumn="0" w:lastRowLastColumn="0"/>
              <w:rPr>
                <w:ins w:id="3448" w:author="Awet Teka" w:date="2025-09-24T13:54:00Z" w16du:dateUtc="2025-09-24T10:54:00Z"/>
              </w:rPr>
            </w:pPr>
            <w:ins w:id="3449" w:author="Awet Teka" w:date="2025-09-24T13:54:00Z" w16du:dateUtc="2025-09-24T10:54:00Z">
              <w:r w:rsidRPr="0004441D">
                <w:t>Link to prioritized annual work (nullable if survey done pre-prioritization)</w:t>
              </w:r>
            </w:ins>
          </w:p>
        </w:tc>
      </w:tr>
      <w:tr w:rsidR="00715E21" w:rsidRPr="00E43B3C" w14:paraId="3E9C6D08" w14:textId="77777777" w:rsidTr="00E43B3C">
        <w:trPr>
          <w:ins w:id="3450" w:author="Awet Teka" w:date="2025-09-22T10:37:00Z"/>
          <w:trPrChange w:id="3451" w:author="Awet Teka" w:date="2025-09-22T10:38:00Z" w16du:dateUtc="2025-09-22T07:38: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3452" w:author="Awet Teka" w:date="2025-09-22T10:38:00Z" w16du:dateUtc="2025-09-22T07:38:00Z">
              <w:tcPr>
                <w:tcW w:w="0" w:type="auto"/>
                <w:gridSpan w:val="2"/>
                <w:vAlign w:val="center"/>
                <w:hideMark/>
              </w:tcPr>
            </w:tcPrChange>
          </w:tcPr>
          <w:p w14:paraId="546EC94B" w14:textId="77777777" w:rsidR="00715E21" w:rsidRPr="00E43B3C" w:rsidRDefault="00715E21" w:rsidP="00715E21">
            <w:pPr>
              <w:spacing w:line="276" w:lineRule="auto"/>
              <w:rPr>
                <w:ins w:id="3453" w:author="Awet Teka" w:date="2025-09-22T10:37:00Z"/>
              </w:rPr>
              <w:pPrChange w:id="3454" w:author="Awet Teka" w:date="2025-09-22T10:38:00Z" w16du:dateUtc="2025-09-22T07:38:00Z">
                <w:pPr>
                  <w:spacing w:after="200" w:line="276" w:lineRule="auto"/>
                </w:pPr>
              </w:pPrChange>
            </w:pPr>
            <w:proofErr w:type="spellStart"/>
            <w:ins w:id="3455" w:author="Awet Teka" w:date="2025-09-22T10:37:00Z">
              <w:r w:rsidRPr="00E43B3C">
                <w:t>structure_id</w:t>
              </w:r>
              <w:proofErr w:type="spellEnd"/>
            </w:ins>
          </w:p>
        </w:tc>
        <w:tc>
          <w:tcPr>
            <w:tcW w:w="0" w:type="auto"/>
            <w:hideMark/>
            <w:tcPrChange w:id="3456" w:author="Awet Teka" w:date="2025-09-22T10:38:00Z" w16du:dateUtc="2025-09-22T07:38:00Z">
              <w:tcPr>
                <w:tcW w:w="0" w:type="auto"/>
                <w:gridSpan w:val="2"/>
                <w:vAlign w:val="center"/>
                <w:hideMark/>
              </w:tcPr>
            </w:tcPrChange>
          </w:tcPr>
          <w:p w14:paraId="392D2EAB" w14:textId="77777777" w:rsidR="00715E21" w:rsidRPr="00E43B3C" w:rsidRDefault="00715E21" w:rsidP="00715E21">
            <w:pPr>
              <w:spacing w:line="276" w:lineRule="auto"/>
              <w:cnfStyle w:val="000000000000" w:firstRow="0" w:lastRow="0" w:firstColumn="0" w:lastColumn="0" w:oddVBand="0" w:evenVBand="0" w:oddHBand="0" w:evenHBand="0" w:firstRowFirstColumn="0" w:firstRowLastColumn="0" w:lastRowFirstColumn="0" w:lastRowLastColumn="0"/>
              <w:rPr>
                <w:ins w:id="3457" w:author="Awet Teka" w:date="2025-09-22T10:37:00Z"/>
              </w:rPr>
              <w:pPrChange w:id="3458" w:author="Awet Teka" w:date="2025-09-22T10:38:00Z" w16du:dateUtc="2025-09-22T07:38:00Z">
                <w:pPr>
                  <w:spacing w:after="200" w:line="276" w:lineRule="auto"/>
                  <w:cnfStyle w:val="000000000000" w:firstRow="0" w:lastRow="0" w:firstColumn="0" w:lastColumn="0" w:oddVBand="0" w:evenVBand="0" w:oddHBand="0" w:evenHBand="0" w:firstRowFirstColumn="0" w:firstRowLastColumn="0" w:lastRowFirstColumn="0" w:lastRowLastColumn="0"/>
                </w:pPr>
              </w:pPrChange>
            </w:pPr>
            <w:ins w:id="3459" w:author="Awet Teka" w:date="2025-09-22T10:37:00Z">
              <w:r w:rsidRPr="00E43B3C">
                <w:t xml:space="preserve">INT, FK → </w:t>
              </w:r>
              <w:proofErr w:type="spellStart"/>
              <w:r w:rsidRPr="00E43B3C">
                <w:t>structure_inventory</w:t>
              </w:r>
              <w:proofErr w:type="spellEnd"/>
            </w:ins>
          </w:p>
        </w:tc>
        <w:tc>
          <w:tcPr>
            <w:tcW w:w="0" w:type="auto"/>
            <w:hideMark/>
            <w:tcPrChange w:id="3460" w:author="Awet Teka" w:date="2025-09-22T10:38:00Z" w16du:dateUtc="2025-09-22T07:38:00Z">
              <w:tcPr>
                <w:tcW w:w="0" w:type="auto"/>
                <w:gridSpan w:val="3"/>
                <w:vAlign w:val="center"/>
                <w:hideMark/>
              </w:tcPr>
            </w:tcPrChange>
          </w:tcPr>
          <w:p w14:paraId="15642998" w14:textId="77777777" w:rsidR="00715E21" w:rsidRPr="00E43B3C" w:rsidRDefault="00715E21" w:rsidP="00715E21">
            <w:pPr>
              <w:spacing w:line="276" w:lineRule="auto"/>
              <w:cnfStyle w:val="000000000000" w:firstRow="0" w:lastRow="0" w:firstColumn="0" w:lastColumn="0" w:oddVBand="0" w:evenVBand="0" w:oddHBand="0" w:evenHBand="0" w:firstRowFirstColumn="0" w:firstRowLastColumn="0" w:lastRowFirstColumn="0" w:lastRowLastColumn="0"/>
              <w:rPr>
                <w:ins w:id="3461" w:author="Awet Teka" w:date="2025-09-22T10:37:00Z"/>
              </w:rPr>
              <w:pPrChange w:id="3462" w:author="Awet Teka" w:date="2025-09-22T10:38:00Z" w16du:dateUtc="2025-09-22T07:38:00Z">
                <w:pPr>
                  <w:spacing w:after="200" w:line="276" w:lineRule="auto"/>
                  <w:cnfStyle w:val="000000000000" w:firstRow="0" w:lastRow="0" w:firstColumn="0" w:lastColumn="0" w:oddVBand="0" w:evenVBand="0" w:oddHBand="0" w:evenHBand="0" w:firstRowFirstColumn="0" w:firstRowLastColumn="0" w:lastRowFirstColumn="0" w:lastRowLastColumn="0"/>
                </w:pPr>
              </w:pPrChange>
            </w:pPr>
            <w:ins w:id="3463" w:author="Awet Teka" w:date="2025-09-22T10:37:00Z">
              <w:r w:rsidRPr="00E43B3C">
                <w:t>Structure surveyed (culvert, bridge, gabion, etc.)</w:t>
              </w:r>
            </w:ins>
          </w:p>
        </w:tc>
      </w:tr>
      <w:tr w:rsidR="00715E21" w:rsidRPr="00E43B3C" w14:paraId="4394CCD9" w14:textId="77777777" w:rsidTr="00E43B3C">
        <w:trPr>
          <w:cnfStyle w:val="000000100000" w:firstRow="0" w:lastRow="0" w:firstColumn="0" w:lastColumn="0" w:oddVBand="0" w:evenVBand="0" w:oddHBand="1" w:evenHBand="0" w:firstRowFirstColumn="0" w:firstRowLastColumn="0" w:lastRowFirstColumn="0" w:lastRowLastColumn="0"/>
          <w:ins w:id="3464" w:author="Awet Teka" w:date="2025-09-22T10:37:00Z"/>
          <w:trPrChange w:id="3465" w:author="Awet Teka" w:date="2025-09-22T10:38:00Z" w16du:dateUtc="2025-09-22T07:38: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3466" w:author="Awet Teka" w:date="2025-09-22T10:38:00Z" w16du:dateUtc="2025-09-22T07:38:00Z">
              <w:tcPr>
                <w:tcW w:w="0" w:type="auto"/>
                <w:gridSpan w:val="2"/>
                <w:vAlign w:val="center"/>
                <w:hideMark/>
              </w:tcPr>
            </w:tcPrChange>
          </w:tcPr>
          <w:p w14:paraId="120FAA52" w14:textId="77777777" w:rsidR="00715E21" w:rsidRPr="00E43B3C" w:rsidRDefault="00715E21" w:rsidP="00715E21">
            <w:pPr>
              <w:spacing w:line="276" w:lineRule="auto"/>
              <w:cnfStyle w:val="001000100000" w:firstRow="0" w:lastRow="0" w:firstColumn="1" w:lastColumn="0" w:oddVBand="0" w:evenVBand="0" w:oddHBand="1" w:evenHBand="0" w:firstRowFirstColumn="0" w:firstRowLastColumn="0" w:lastRowFirstColumn="0" w:lastRowLastColumn="0"/>
              <w:rPr>
                <w:ins w:id="3467" w:author="Awet Teka" w:date="2025-09-22T10:37:00Z"/>
              </w:rPr>
              <w:pPrChange w:id="3468" w:author="Awet Teka" w:date="2025-09-22T10:38:00Z" w16du:dateUtc="2025-09-22T07:38:00Z">
                <w:pPr>
                  <w:spacing w:after="200" w:line="276" w:lineRule="auto"/>
                  <w:cnfStyle w:val="001000100000" w:firstRow="0" w:lastRow="0" w:firstColumn="1" w:lastColumn="0" w:oddVBand="0" w:evenVBand="0" w:oddHBand="1" w:evenHBand="0" w:firstRowFirstColumn="0" w:firstRowLastColumn="0" w:lastRowFirstColumn="0" w:lastRowLastColumn="0"/>
                </w:pPr>
              </w:pPrChange>
            </w:pPr>
            <w:proofErr w:type="spellStart"/>
            <w:ins w:id="3469" w:author="Awet Teka" w:date="2025-09-22T10:37:00Z">
              <w:r w:rsidRPr="00E43B3C">
                <w:t>distress_type</w:t>
              </w:r>
              <w:proofErr w:type="spellEnd"/>
            </w:ins>
          </w:p>
        </w:tc>
        <w:tc>
          <w:tcPr>
            <w:tcW w:w="0" w:type="auto"/>
            <w:hideMark/>
            <w:tcPrChange w:id="3470" w:author="Awet Teka" w:date="2025-09-22T10:38:00Z" w16du:dateUtc="2025-09-22T07:38:00Z">
              <w:tcPr>
                <w:tcW w:w="0" w:type="auto"/>
                <w:gridSpan w:val="2"/>
                <w:vAlign w:val="center"/>
                <w:hideMark/>
              </w:tcPr>
            </w:tcPrChange>
          </w:tcPr>
          <w:p w14:paraId="7E05BA2B" w14:textId="77777777" w:rsidR="00715E21" w:rsidRPr="00E43B3C" w:rsidRDefault="00715E21" w:rsidP="00715E21">
            <w:pPr>
              <w:spacing w:line="276" w:lineRule="auto"/>
              <w:cnfStyle w:val="000000100000" w:firstRow="0" w:lastRow="0" w:firstColumn="0" w:lastColumn="0" w:oddVBand="0" w:evenVBand="0" w:oddHBand="1" w:evenHBand="0" w:firstRowFirstColumn="0" w:firstRowLastColumn="0" w:lastRowFirstColumn="0" w:lastRowLastColumn="0"/>
              <w:rPr>
                <w:ins w:id="3471" w:author="Awet Teka" w:date="2025-09-22T10:37:00Z"/>
              </w:rPr>
              <w:pPrChange w:id="3472" w:author="Awet Teka" w:date="2025-09-22T10:38:00Z" w16du:dateUtc="2025-09-22T07:38:00Z">
                <w:pPr>
                  <w:spacing w:after="200" w:line="276" w:lineRule="auto"/>
                  <w:cnfStyle w:val="000000100000" w:firstRow="0" w:lastRow="0" w:firstColumn="0" w:lastColumn="0" w:oddVBand="0" w:evenVBand="0" w:oddHBand="1" w:evenHBand="0" w:firstRowFirstColumn="0" w:firstRowLastColumn="0" w:lastRowFirstColumn="0" w:lastRowLastColumn="0"/>
                </w:pPr>
              </w:pPrChange>
            </w:pPr>
            <w:proofErr w:type="gramStart"/>
            <w:ins w:id="3473" w:author="Awet Teka" w:date="2025-09-22T10:37:00Z">
              <w:r w:rsidRPr="00E43B3C">
                <w:t>VARCHAR(</w:t>
              </w:r>
              <w:proofErr w:type="gramEnd"/>
              <w:r w:rsidRPr="00E43B3C">
                <w:t>50)</w:t>
              </w:r>
            </w:ins>
          </w:p>
        </w:tc>
        <w:tc>
          <w:tcPr>
            <w:tcW w:w="0" w:type="auto"/>
            <w:hideMark/>
            <w:tcPrChange w:id="3474" w:author="Awet Teka" w:date="2025-09-22T10:38:00Z" w16du:dateUtc="2025-09-22T07:38:00Z">
              <w:tcPr>
                <w:tcW w:w="0" w:type="auto"/>
                <w:gridSpan w:val="3"/>
                <w:vAlign w:val="center"/>
                <w:hideMark/>
              </w:tcPr>
            </w:tcPrChange>
          </w:tcPr>
          <w:p w14:paraId="3CC3EE2B" w14:textId="77777777" w:rsidR="00715E21" w:rsidRPr="00E43B3C" w:rsidRDefault="00715E21" w:rsidP="00715E21">
            <w:pPr>
              <w:spacing w:line="276" w:lineRule="auto"/>
              <w:cnfStyle w:val="000000100000" w:firstRow="0" w:lastRow="0" w:firstColumn="0" w:lastColumn="0" w:oddVBand="0" w:evenVBand="0" w:oddHBand="1" w:evenHBand="0" w:firstRowFirstColumn="0" w:firstRowLastColumn="0" w:lastRowFirstColumn="0" w:lastRowLastColumn="0"/>
              <w:rPr>
                <w:ins w:id="3475" w:author="Awet Teka" w:date="2025-09-22T10:37:00Z"/>
              </w:rPr>
              <w:pPrChange w:id="3476" w:author="Awet Teka" w:date="2025-09-22T10:38:00Z" w16du:dateUtc="2025-09-22T07:38: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3477" w:author="Awet Teka" w:date="2025-09-22T10:37:00Z">
              <w:r w:rsidRPr="00E43B3C">
                <w:t xml:space="preserve">Structure defect (e.g., </w:t>
              </w:r>
              <w:proofErr w:type="spellStart"/>
              <w:r w:rsidRPr="00E43B3C">
                <w:t>culvert_silted</w:t>
              </w:r>
              <w:proofErr w:type="spellEnd"/>
              <w:r w:rsidRPr="00E43B3C">
                <w:t xml:space="preserve">, </w:t>
              </w:r>
              <w:proofErr w:type="spellStart"/>
              <w:r w:rsidRPr="00E43B3C">
                <w:t>culvert_outfall_scour</w:t>
              </w:r>
              <w:proofErr w:type="spellEnd"/>
              <w:r w:rsidRPr="00E43B3C">
                <w:t xml:space="preserve">, </w:t>
              </w:r>
              <w:proofErr w:type="spellStart"/>
              <w:r w:rsidRPr="00E43B3C">
                <w:t>bridge_deck_damage</w:t>
              </w:r>
              <w:proofErr w:type="spellEnd"/>
              <w:r w:rsidRPr="00E43B3C">
                <w:t>)</w:t>
              </w:r>
            </w:ins>
          </w:p>
        </w:tc>
      </w:tr>
      <w:tr w:rsidR="00715E21" w:rsidRPr="00E43B3C" w14:paraId="0FDC9A20" w14:textId="77777777" w:rsidTr="00E43B3C">
        <w:trPr>
          <w:ins w:id="3478" w:author="Awet Teka" w:date="2025-09-22T10:37:00Z"/>
          <w:trPrChange w:id="3479" w:author="Awet Teka" w:date="2025-09-22T10:38:00Z" w16du:dateUtc="2025-09-22T07:38: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3480" w:author="Awet Teka" w:date="2025-09-22T10:38:00Z" w16du:dateUtc="2025-09-22T07:38:00Z">
              <w:tcPr>
                <w:tcW w:w="0" w:type="auto"/>
                <w:gridSpan w:val="2"/>
                <w:vAlign w:val="center"/>
                <w:hideMark/>
              </w:tcPr>
            </w:tcPrChange>
          </w:tcPr>
          <w:p w14:paraId="3E8389E2" w14:textId="77777777" w:rsidR="00715E21" w:rsidRPr="00E43B3C" w:rsidRDefault="00715E21" w:rsidP="00715E21">
            <w:pPr>
              <w:spacing w:line="276" w:lineRule="auto"/>
              <w:rPr>
                <w:ins w:id="3481" w:author="Awet Teka" w:date="2025-09-22T10:37:00Z"/>
              </w:rPr>
              <w:pPrChange w:id="3482" w:author="Awet Teka" w:date="2025-09-22T10:38:00Z" w16du:dateUtc="2025-09-22T07:38:00Z">
                <w:pPr>
                  <w:spacing w:after="200" w:line="276" w:lineRule="auto"/>
                </w:pPr>
              </w:pPrChange>
            </w:pPr>
            <w:proofErr w:type="spellStart"/>
            <w:ins w:id="3483" w:author="Awet Teka" w:date="2025-09-22T10:37:00Z">
              <w:r w:rsidRPr="00E43B3C">
                <w:t>severity_code</w:t>
              </w:r>
              <w:proofErr w:type="spellEnd"/>
            </w:ins>
          </w:p>
        </w:tc>
        <w:tc>
          <w:tcPr>
            <w:tcW w:w="0" w:type="auto"/>
            <w:hideMark/>
            <w:tcPrChange w:id="3484" w:author="Awet Teka" w:date="2025-09-22T10:38:00Z" w16du:dateUtc="2025-09-22T07:38:00Z">
              <w:tcPr>
                <w:tcW w:w="0" w:type="auto"/>
                <w:gridSpan w:val="2"/>
                <w:vAlign w:val="center"/>
                <w:hideMark/>
              </w:tcPr>
            </w:tcPrChange>
          </w:tcPr>
          <w:p w14:paraId="574D6FE7" w14:textId="77777777" w:rsidR="00715E21" w:rsidRPr="00E43B3C" w:rsidRDefault="00715E21" w:rsidP="00715E21">
            <w:pPr>
              <w:spacing w:line="276" w:lineRule="auto"/>
              <w:cnfStyle w:val="000000000000" w:firstRow="0" w:lastRow="0" w:firstColumn="0" w:lastColumn="0" w:oddVBand="0" w:evenVBand="0" w:oddHBand="0" w:evenHBand="0" w:firstRowFirstColumn="0" w:firstRowLastColumn="0" w:lastRowFirstColumn="0" w:lastRowLastColumn="0"/>
              <w:rPr>
                <w:ins w:id="3485" w:author="Awet Teka" w:date="2025-09-22T10:37:00Z"/>
              </w:rPr>
              <w:pPrChange w:id="3486" w:author="Awet Teka" w:date="2025-09-22T10:38:00Z" w16du:dateUtc="2025-09-22T07:38:00Z">
                <w:pPr>
                  <w:spacing w:after="200" w:line="276" w:lineRule="auto"/>
                  <w:cnfStyle w:val="000000000000" w:firstRow="0" w:lastRow="0" w:firstColumn="0" w:lastColumn="0" w:oddVBand="0" w:evenVBand="0" w:oddHBand="0" w:evenHBand="0" w:firstRowFirstColumn="0" w:firstRowLastColumn="0" w:lastRowFirstColumn="0" w:lastRowLastColumn="0"/>
                </w:pPr>
              </w:pPrChange>
            </w:pPr>
            <w:ins w:id="3487" w:author="Awet Teka" w:date="2025-09-22T10:37:00Z">
              <w:r w:rsidRPr="00E43B3C">
                <w:t>SMALLINT (1–3)</w:t>
              </w:r>
            </w:ins>
          </w:p>
        </w:tc>
        <w:tc>
          <w:tcPr>
            <w:tcW w:w="0" w:type="auto"/>
            <w:hideMark/>
            <w:tcPrChange w:id="3488" w:author="Awet Teka" w:date="2025-09-22T10:38:00Z" w16du:dateUtc="2025-09-22T07:38:00Z">
              <w:tcPr>
                <w:tcW w:w="0" w:type="auto"/>
                <w:gridSpan w:val="3"/>
                <w:vAlign w:val="center"/>
                <w:hideMark/>
              </w:tcPr>
            </w:tcPrChange>
          </w:tcPr>
          <w:p w14:paraId="50CAD1BA" w14:textId="77777777" w:rsidR="00715E21" w:rsidRPr="00E43B3C" w:rsidRDefault="00715E21" w:rsidP="00715E21">
            <w:pPr>
              <w:spacing w:line="276" w:lineRule="auto"/>
              <w:cnfStyle w:val="000000000000" w:firstRow="0" w:lastRow="0" w:firstColumn="0" w:lastColumn="0" w:oddVBand="0" w:evenVBand="0" w:oddHBand="0" w:evenHBand="0" w:firstRowFirstColumn="0" w:firstRowLastColumn="0" w:lastRowFirstColumn="0" w:lastRowLastColumn="0"/>
              <w:rPr>
                <w:ins w:id="3489" w:author="Awet Teka" w:date="2025-09-22T10:37:00Z"/>
              </w:rPr>
              <w:pPrChange w:id="3490" w:author="Awet Teka" w:date="2025-09-22T10:38:00Z" w16du:dateUtc="2025-09-22T07:38:00Z">
                <w:pPr>
                  <w:spacing w:after="200" w:line="276" w:lineRule="auto"/>
                  <w:cnfStyle w:val="000000000000" w:firstRow="0" w:lastRow="0" w:firstColumn="0" w:lastColumn="0" w:oddVBand="0" w:evenVBand="0" w:oddHBand="0" w:evenHBand="0" w:firstRowFirstColumn="0" w:firstRowLastColumn="0" w:lastRowFirstColumn="0" w:lastRowLastColumn="0"/>
                </w:pPr>
              </w:pPrChange>
            </w:pPr>
            <w:ins w:id="3491" w:author="Awet Teka" w:date="2025-09-22T10:37:00Z">
              <w:r w:rsidRPr="00E43B3C">
                <w:t>Severity rating</w:t>
              </w:r>
            </w:ins>
          </w:p>
        </w:tc>
      </w:tr>
      <w:tr w:rsidR="00715E21" w:rsidRPr="00E43B3C" w14:paraId="750270E7" w14:textId="77777777" w:rsidTr="00E43B3C">
        <w:trPr>
          <w:cnfStyle w:val="000000100000" w:firstRow="0" w:lastRow="0" w:firstColumn="0" w:lastColumn="0" w:oddVBand="0" w:evenVBand="0" w:oddHBand="1" w:evenHBand="0" w:firstRowFirstColumn="0" w:firstRowLastColumn="0" w:lastRowFirstColumn="0" w:lastRowLastColumn="0"/>
          <w:ins w:id="3492" w:author="Awet Teka" w:date="2025-09-22T10:37:00Z"/>
          <w:trPrChange w:id="3493" w:author="Awet Teka" w:date="2025-09-22T10:38:00Z" w16du:dateUtc="2025-09-22T07:38: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3494" w:author="Awet Teka" w:date="2025-09-22T10:38:00Z" w16du:dateUtc="2025-09-22T07:38:00Z">
              <w:tcPr>
                <w:tcW w:w="0" w:type="auto"/>
                <w:gridSpan w:val="2"/>
                <w:vAlign w:val="center"/>
                <w:hideMark/>
              </w:tcPr>
            </w:tcPrChange>
          </w:tcPr>
          <w:p w14:paraId="1D117107" w14:textId="77777777" w:rsidR="00715E21" w:rsidRPr="00E43B3C" w:rsidRDefault="00715E21" w:rsidP="00715E21">
            <w:pPr>
              <w:spacing w:line="276" w:lineRule="auto"/>
              <w:cnfStyle w:val="001000100000" w:firstRow="0" w:lastRow="0" w:firstColumn="1" w:lastColumn="0" w:oddVBand="0" w:evenVBand="0" w:oddHBand="1" w:evenHBand="0" w:firstRowFirstColumn="0" w:firstRowLastColumn="0" w:lastRowFirstColumn="0" w:lastRowLastColumn="0"/>
              <w:rPr>
                <w:ins w:id="3495" w:author="Awet Teka" w:date="2025-09-22T10:37:00Z"/>
              </w:rPr>
              <w:pPrChange w:id="3496" w:author="Awet Teka" w:date="2025-09-22T10:38:00Z" w16du:dateUtc="2025-09-22T07:38:00Z">
                <w:pPr>
                  <w:spacing w:after="200" w:line="276" w:lineRule="auto"/>
                  <w:cnfStyle w:val="001000100000" w:firstRow="0" w:lastRow="0" w:firstColumn="1" w:lastColumn="0" w:oddVBand="0" w:evenVBand="0" w:oddHBand="1" w:evenHBand="0" w:firstRowFirstColumn="0" w:firstRowLastColumn="0" w:lastRowFirstColumn="0" w:lastRowLastColumn="0"/>
                </w:pPr>
              </w:pPrChange>
            </w:pPr>
            <w:proofErr w:type="spellStart"/>
            <w:ins w:id="3497" w:author="Awet Teka" w:date="2025-09-22T10:37:00Z">
              <w:r w:rsidRPr="00E43B3C">
                <w:t>extent_code</w:t>
              </w:r>
              <w:proofErr w:type="spellEnd"/>
            </w:ins>
          </w:p>
        </w:tc>
        <w:tc>
          <w:tcPr>
            <w:tcW w:w="0" w:type="auto"/>
            <w:hideMark/>
            <w:tcPrChange w:id="3498" w:author="Awet Teka" w:date="2025-09-22T10:38:00Z" w16du:dateUtc="2025-09-22T07:38:00Z">
              <w:tcPr>
                <w:tcW w:w="0" w:type="auto"/>
                <w:gridSpan w:val="2"/>
                <w:vAlign w:val="center"/>
                <w:hideMark/>
              </w:tcPr>
            </w:tcPrChange>
          </w:tcPr>
          <w:p w14:paraId="4129E43F" w14:textId="77777777" w:rsidR="00715E21" w:rsidRPr="00E43B3C" w:rsidRDefault="00715E21" w:rsidP="00715E21">
            <w:pPr>
              <w:spacing w:line="276" w:lineRule="auto"/>
              <w:cnfStyle w:val="000000100000" w:firstRow="0" w:lastRow="0" w:firstColumn="0" w:lastColumn="0" w:oddVBand="0" w:evenVBand="0" w:oddHBand="1" w:evenHBand="0" w:firstRowFirstColumn="0" w:firstRowLastColumn="0" w:lastRowFirstColumn="0" w:lastRowLastColumn="0"/>
              <w:rPr>
                <w:ins w:id="3499" w:author="Awet Teka" w:date="2025-09-22T10:37:00Z"/>
              </w:rPr>
              <w:pPrChange w:id="3500" w:author="Awet Teka" w:date="2025-09-22T10:38:00Z" w16du:dateUtc="2025-09-22T07:38: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3501" w:author="Awet Teka" w:date="2025-09-22T10:37:00Z">
              <w:r w:rsidRPr="00E43B3C">
                <w:t>SMALLINT (1–3), NULL</w:t>
              </w:r>
            </w:ins>
          </w:p>
        </w:tc>
        <w:tc>
          <w:tcPr>
            <w:tcW w:w="0" w:type="auto"/>
            <w:hideMark/>
            <w:tcPrChange w:id="3502" w:author="Awet Teka" w:date="2025-09-22T10:38:00Z" w16du:dateUtc="2025-09-22T07:38:00Z">
              <w:tcPr>
                <w:tcW w:w="0" w:type="auto"/>
                <w:gridSpan w:val="3"/>
                <w:vAlign w:val="center"/>
                <w:hideMark/>
              </w:tcPr>
            </w:tcPrChange>
          </w:tcPr>
          <w:p w14:paraId="7F262265" w14:textId="77777777" w:rsidR="00715E21" w:rsidRPr="00E43B3C" w:rsidRDefault="00715E21" w:rsidP="00715E21">
            <w:pPr>
              <w:spacing w:line="276" w:lineRule="auto"/>
              <w:cnfStyle w:val="000000100000" w:firstRow="0" w:lastRow="0" w:firstColumn="0" w:lastColumn="0" w:oddVBand="0" w:evenVBand="0" w:oddHBand="1" w:evenHBand="0" w:firstRowFirstColumn="0" w:firstRowLastColumn="0" w:lastRowFirstColumn="0" w:lastRowLastColumn="0"/>
              <w:rPr>
                <w:ins w:id="3503" w:author="Awet Teka" w:date="2025-09-22T10:37:00Z"/>
              </w:rPr>
              <w:pPrChange w:id="3504" w:author="Awet Teka" w:date="2025-09-22T10:38:00Z" w16du:dateUtc="2025-09-22T07:38: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3505" w:author="Awet Teka" w:date="2025-09-22T10:37:00Z">
              <w:r w:rsidRPr="00E43B3C">
                <w:t>Extent rating (if applicable)</w:t>
              </w:r>
            </w:ins>
          </w:p>
        </w:tc>
      </w:tr>
      <w:tr w:rsidR="00715E21" w:rsidRPr="00E43B3C" w14:paraId="7BCB6794" w14:textId="77777777" w:rsidTr="00E43B3C">
        <w:trPr>
          <w:ins w:id="3506" w:author="Awet Teka" w:date="2025-09-22T10:37:00Z"/>
          <w:trPrChange w:id="3507" w:author="Awet Teka" w:date="2025-09-22T10:38:00Z" w16du:dateUtc="2025-09-22T07:38: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3508" w:author="Awet Teka" w:date="2025-09-22T10:38:00Z" w16du:dateUtc="2025-09-22T07:38:00Z">
              <w:tcPr>
                <w:tcW w:w="0" w:type="auto"/>
                <w:gridSpan w:val="2"/>
                <w:vAlign w:val="center"/>
                <w:hideMark/>
              </w:tcPr>
            </w:tcPrChange>
          </w:tcPr>
          <w:p w14:paraId="79B243A1" w14:textId="77777777" w:rsidR="00715E21" w:rsidRPr="00E43B3C" w:rsidRDefault="00715E21" w:rsidP="00715E21">
            <w:pPr>
              <w:spacing w:line="276" w:lineRule="auto"/>
              <w:rPr>
                <w:ins w:id="3509" w:author="Awet Teka" w:date="2025-09-22T10:37:00Z"/>
              </w:rPr>
              <w:pPrChange w:id="3510" w:author="Awet Teka" w:date="2025-09-22T10:38:00Z" w16du:dateUtc="2025-09-22T07:38:00Z">
                <w:pPr>
                  <w:spacing w:after="200" w:line="276" w:lineRule="auto"/>
                </w:pPr>
              </w:pPrChange>
            </w:pPr>
            <w:proofErr w:type="spellStart"/>
            <w:ins w:id="3511" w:author="Awet Teka" w:date="2025-09-22T10:37:00Z">
              <w:r w:rsidRPr="00E43B3C">
                <w:t>distress_length_m</w:t>
              </w:r>
              <w:proofErr w:type="spellEnd"/>
            </w:ins>
          </w:p>
        </w:tc>
        <w:tc>
          <w:tcPr>
            <w:tcW w:w="0" w:type="auto"/>
            <w:hideMark/>
            <w:tcPrChange w:id="3512" w:author="Awet Teka" w:date="2025-09-22T10:38:00Z" w16du:dateUtc="2025-09-22T07:38:00Z">
              <w:tcPr>
                <w:tcW w:w="0" w:type="auto"/>
                <w:gridSpan w:val="2"/>
                <w:vAlign w:val="center"/>
                <w:hideMark/>
              </w:tcPr>
            </w:tcPrChange>
          </w:tcPr>
          <w:p w14:paraId="46D95F1D" w14:textId="77777777" w:rsidR="00715E21" w:rsidRPr="00E43B3C" w:rsidRDefault="00715E21" w:rsidP="00715E21">
            <w:pPr>
              <w:spacing w:line="276" w:lineRule="auto"/>
              <w:cnfStyle w:val="000000000000" w:firstRow="0" w:lastRow="0" w:firstColumn="0" w:lastColumn="0" w:oddVBand="0" w:evenVBand="0" w:oddHBand="0" w:evenHBand="0" w:firstRowFirstColumn="0" w:firstRowLastColumn="0" w:lastRowFirstColumn="0" w:lastRowLastColumn="0"/>
              <w:rPr>
                <w:ins w:id="3513" w:author="Awet Teka" w:date="2025-09-22T10:37:00Z"/>
              </w:rPr>
              <w:pPrChange w:id="3514" w:author="Awet Teka" w:date="2025-09-22T10:38:00Z" w16du:dateUtc="2025-09-22T07:38:00Z">
                <w:pPr>
                  <w:spacing w:after="200" w:line="276" w:lineRule="auto"/>
                  <w:cnfStyle w:val="000000000000" w:firstRow="0" w:lastRow="0" w:firstColumn="0" w:lastColumn="0" w:oddVBand="0" w:evenVBand="0" w:oddHBand="0" w:evenHBand="0" w:firstRowFirstColumn="0" w:firstRowLastColumn="0" w:lastRowFirstColumn="0" w:lastRowLastColumn="0"/>
                </w:pPr>
              </w:pPrChange>
            </w:pPr>
            <w:proofErr w:type="gramStart"/>
            <w:ins w:id="3515" w:author="Awet Teka" w:date="2025-09-22T10:37:00Z">
              <w:r w:rsidRPr="00E43B3C">
                <w:t>DECIMAL(</w:t>
              </w:r>
              <w:proofErr w:type="gramEnd"/>
              <w:r w:rsidRPr="00E43B3C">
                <w:t>9,2), NULL</w:t>
              </w:r>
            </w:ins>
          </w:p>
        </w:tc>
        <w:tc>
          <w:tcPr>
            <w:tcW w:w="0" w:type="auto"/>
            <w:hideMark/>
            <w:tcPrChange w:id="3516" w:author="Awet Teka" w:date="2025-09-22T10:38:00Z" w16du:dateUtc="2025-09-22T07:38:00Z">
              <w:tcPr>
                <w:tcW w:w="0" w:type="auto"/>
                <w:gridSpan w:val="3"/>
                <w:vAlign w:val="center"/>
                <w:hideMark/>
              </w:tcPr>
            </w:tcPrChange>
          </w:tcPr>
          <w:p w14:paraId="1C22BD78" w14:textId="77777777" w:rsidR="00715E21" w:rsidRPr="00E43B3C" w:rsidRDefault="00715E21" w:rsidP="00715E21">
            <w:pPr>
              <w:spacing w:line="276" w:lineRule="auto"/>
              <w:cnfStyle w:val="000000000000" w:firstRow="0" w:lastRow="0" w:firstColumn="0" w:lastColumn="0" w:oddVBand="0" w:evenVBand="0" w:oddHBand="0" w:evenHBand="0" w:firstRowFirstColumn="0" w:firstRowLastColumn="0" w:lastRowFirstColumn="0" w:lastRowLastColumn="0"/>
              <w:rPr>
                <w:ins w:id="3517" w:author="Awet Teka" w:date="2025-09-22T10:37:00Z"/>
              </w:rPr>
              <w:pPrChange w:id="3518" w:author="Awet Teka" w:date="2025-09-22T10:38:00Z" w16du:dateUtc="2025-09-22T07:38:00Z">
                <w:pPr>
                  <w:spacing w:after="200" w:line="276" w:lineRule="auto"/>
                  <w:cnfStyle w:val="000000000000" w:firstRow="0" w:lastRow="0" w:firstColumn="0" w:lastColumn="0" w:oddVBand="0" w:evenVBand="0" w:oddHBand="0" w:evenHBand="0" w:firstRowFirstColumn="0" w:firstRowLastColumn="0" w:lastRowFirstColumn="0" w:lastRowLastColumn="0"/>
                </w:pPr>
              </w:pPrChange>
            </w:pPr>
            <w:ins w:id="3519" w:author="Awet Teka" w:date="2025-09-22T10:37:00Z">
              <w:r w:rsidRPr="00E43B3C">
                <w:t>Length affected (e.g., scour length)</w:t>
              </w:r>
            </w:ins>
          </w:p>
        </w:tc>
      </w:tr>
      <w:tr w:rsidR="00715E21" w:rsidRPr="00E43B3C" w14:paraId="075B02AB" w14:textId="77777777" w:rsidTr="00E43B3C">
        <w:trPr>
          <w:cnfStyle w:val="000000100000" w:firstRow="0" w:lastRow="0" w:firstColumn="0" w:lastColumn="0" w:oddVBand="0" w:evenVBand="0" w:oddHBand="1" w:evenHBand="0" w:firstRowFirstColumn="0" w:firstRowLastColumn="0" w:lastRowFirstColumn="0" w:lastRowLastColumn="0"/>
          <w:ins w:id="3520" w:author="Awet Teka" w:date="2025-09-22T10:37:00Z"/>
          <w:trPrChange w:id="3521" w:author="Awet Teka" w:date="2025-09-22T10:38:00Z" w16du:dateUtc="2025-09-22T07:38: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3522" w:author="Awet Teka" w:date="2025-09-22T10:38:00Z" w16du:dateUtc="2025-09-22T07:38:00Z">
              <w:tcPr>
                <w:tcW w:w="0" w:type="auto"/>
                <w:gridSpan w:val="2"/>
                <w:vAlign w:val="center"/>
                <w:hideMark/>
              </w:tcPr>
            </w:tcPrChange>
          </w:tcPr>
          <w:p w14:paraId="45518171" w14:textId="77777777" w:rsidR="00715E21" w:rsidRPr="00E43B3C" w:rsidRDefault="00715E21" w:rsidP="00715E21">
            <w:pPr>
              <w:spacing w:line="276" w:lineRule="auto"/>
              <w:cnfStyle w:val="001000100000" w:firstRow="0" w:lastRow="0" w:firstColumn="1" w:lastColumn="0" w:oddVBand="0" w:evenVBand="0" w:oddHBand="1" w:evenHBand="0" w:firstRowFirstColumn="0" w:firstRowLastColumn="0" w:lastRowFirstColumn="0" w:lastRowLastColumn="0"/>
              <w:rPr>
                <w:ins w:id="3523" w:author="Awet Teka" w:date="2025-09-22T10:37:00Z"/>
              </w:rPr>
              <w:pPrChange w:id="3524" w:author="Awet Teka" w:date="2025-09-22T10:38:00Z" w16du:dateUtc="2025-09-22T07:38:00Z">
                <w:pPr>
                  <w:spacing w:after="200" w:line="276" w:lineRule="auto"/>
                  <w:cnfStyle w:val="001000100000" w:firstRow="0" w:lastRow="0" w:firstColumn="1" w:lastColumn="0" w:oddVBand="0" w:evenVBand="0" w:oddHBand="1" w:evenHBand="0" w:firstRowFirstColumn="0" w:firstRowLastColumn="0" w:lastRowFirstColumn="0" w:lastRowLastColumn="0"/>
                </w:pPr>
              </w:pPrChange>
            </w:pPr>
            <w:ins w:id="3525" w:author="Awet Teka" w:date="2025-09-22T10:37:00Z">
              <w:r w:rsidRPr="00E43B3C">
                <w:t>distress_area_m2</w:t>
              </w:r>
            </w:ins>
          </w:p>
        </w:tc>
        <w:tc>
          <w:tcPr>
            <w:tcW w:w="0" w:type="auto"/>
            <w:hideMark/>
            <w:tcPrChange w:id="3526" w:author="Awet Teka" w:date="2025-09-22T10:38:00Z" w16du:dateUtc="2025-09-22T07:38:00Z">
              <w:tcPr>
                <w:tcW w:w="0" w:type="auto"/>
                <w:gridSpan w:val="2"/>
                <w:vAlign w:val="center"/>
                <w:hideMark/>
              </w:tcPr>
            </w:tcPrChange>
          </w:tcPr>
          <w:p w14:paraId="62DF9C72" w14:textId="77777777" w:rsidR="00715E21" w:rsidRPr="00E43B3C" w:rsidRDefault="00715E21" w:rsidP="00715E21">
            <w:pPr>
              <w:spacing w:line="276" w:lineRule="auto"/>
              <w:cnfStyle w:val="000000100000" w:firstRow="0" w:lastRow="0" w:firstColumn="0" w:lastColumn="0" w:oddVBand="0" w:evenVBand="0" w:oddHBand="1" w:evenHBand="0" w:firstRowFirstColumn="0" w:firstRowLastColumn="0" w:lastRowFirstColumn="0" w:lastRowLastColumn="0"/>
              <w:rPr>
                <w:ins w:id="3527" w:author="Awet Teka" w:date="2025-09-22T10:37:00Z"/>
              </w:rPr>
              <w:pPrChange w:id="3528" w:author="Awet Teka" w:date="2025-09-22T10:38:00Z" w16du:dateUtc="2025-09-22T07:38:00Z">
                <w:pPr>
                  <w:spacing w:after="200" w:line="276" w:lineRule="auto"/>
                  <w:cnfStyle w:val="000000100000" w:firstRow="0" w:lastRow="0" w:firstColumn="0" w:lastColumn="0" w:oddVBand="0" w:evenVBand="0" w:oddHBand="1" w:evenHBand="0" w:firstRowFirstColumn="0" w:firstRowLastColumn="0" w:lastRowFirstColumn="0" w:lastRowLastColumn="0"/>
                </w:pPr>
              </w:pPrChange>
            </w:pPr>
            <w:proofErr w:type="gramStart"/>
            <w:ins w:id="3529" w:author="Awet Teka" w:date="2025-09-22T10:37:00Z">
              <w:r w:rsidRPr="00E43B3C">
                <w:t>DECIMAL(</w:t>
              </w:r>
              <w:proofErr w:type="gramEnd"/>
              <w:r w:rsidRPr="00E43B3C">
                <w:t>12,2), NULL</w:t>
              </w:r>
            </w:ins>
          </w:p>
        </w:tc>
        <w:tc>
          <w:tcPr>
            <w:tcW w:w="0" w:type="auto"/>
            <w:hideMark/>
            <w:tcPrChange w:id="3530" w:author="Awet Teka" w:date="2025-09-22T10:38:00Z" w16du:dateUtc="2025-09-22T07:38:00Z">
              <w:tcPr>
                <w:tcW w:w="0" w:type="auto"/>
                <w:gridSpan w:val="3"/>
                <w:vAlign w:val="center"/>
                <w:hideMark/>
              </w:tcPr>
            </w:tcPrChange>
          </w:tcPr>
          <w:p w14:paraId="3781BDCC" w14:textId="77777777" w:rsidR="00715E21" w:rsidRPr="00E43B3C" w:rsidRDefault="00715E21" w:rsidP="00715E21">
            <w:pPr>
              <w:spacing w:line="276" w:lineRule="auto"/>
              <w:cnfStyle w:val="000000100000" w:firstRow="0" w:lastRow="0" w:firstColumn="0" w:lastColumn="0" w:oddVBand="0" w:evenVBand="0" w:oddHBand="1" w:evenHBand="0" w:firstRowFirstColumn="0" w:firstRowLastColumn="0" w:lastRowFirstColumn="0" w:lastRowLastColumn="0"/>
              <w:rPr>
                <w:ins w:id="3531" w:author="Awet Teka" w:date="2025-09-22T10:37:00Z"/>
              </w:rPr>
              <w:pPrChange w:id="3532" w:author="Awet Teka" w:date="2025-09-22T10:38:00Z" w16du:dateUtc="2025-09-22T07:38: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3533" w:author="Awet Teka" w:date="2025-09-22T10:37:00Z">
              <w:r w:rsidRPr="00E43B3C">
                <w:t>Damaged area (m²)</w:t>
              </w:r>
            </w:ins>
          </w:p>
        </w:tc>
      </w:tr>
      <w:tr w:rsidR="00715E21" w:rsidRPr="00E43B3C" w14:paraId="55B0E80C" w14:textId="77777777" w:rsidTr="00E43B3C">
        <w:trPr>
          <w:ins w:id="3534" w:author="Awet Teka" w:date="2025-09-22T10:37:00Z"/>
          <w:trPrChange w:id="3535" w:author="Awet Teka" w:date="2025-09-22T10:38:00Z" w16du:dateUtc="2025-09-22T07:38: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3536" w:author="Awet Teka" w:date="2025-09-22T10:38:00Z" w16du:dateUtc="2025-09-22T07:38:00Z">
              <w:tcPr>
                <w:tcW w:w="0" w:type="auto"/>
                <w:gridSpan w:val="2"/>
                <w:vAlign w:val="center"/>
                <w:hideMark/>
              </w:tcPr>
            </w:tcPrChange>
          </w:tcPr>
          <w:p w14:paraId="49821F81" w14:textId="77777777" w:rsidR="00715E21" w:rsidRPr="00E43B3C" w:rsidRDefault="00715E21" w:rsidP="00715E21">
            <w:pPr>
              <w:spacing w:line="276" w:lineRule="auto"/>
              <w:rPr>
                <w:ins w:id="3537" w:author="Awet Teka" w:date="2025-09-22T10:37:00Z"/>
              </w:rPr>
              <w:pPrChange w:id="3538" w:author="Awet Teka" w:date="2025-09-22T10:38:00Z" w16du:dateUtc="2025-09-22T07:38:00Z">
                <w:pPr>
                  <w:spacing w:after="200" w:line="276" w:lineRule="auto"/>
                </w:pPr>
              </w:pPrChange>
            </w:pPr>
            <w:ins w:id="3539" w:author="Awet Teka" w:date="2025-09-22T10:37:00Z">
              <w:r w:rsidRPr="00E43B3C">
                <w:t>distress_volume_m3</w:t>
              </w:r>
            </w:ins>
          </w:p>
        </w:tc>
        <w:tc>
          <w:tcPr>
            <w:tcW w:w="0" w:type="auto"/>
            <w:hideMark/>
            <w:tcPrChange w:id="3540" w:author="Awet Teka" w:date="2025-09-22T10:38:00Z" w16du:dateUtc="2025-09-22T07:38:00Z">
              <w:tcPr>
                <w:tcW w:w="0" w:type="auto"/>
                <w:gridSpan w:val="2"/>
                <w:vAlign w:val="center"/>
                <w:hideMark/>
              </w:tcPr>
            </w:tcPrChange>
          </w:tcPr>
          <w:p w14:paraId="1FFF7959" w14:textId="77777777" w:rsidR="00715E21" w:rsidRPr="00E43B3C" w:rsidRDefault="00715E21" w:rsidP="00715E21">
            <w:pPr>
              <w:spacing w:line="276" w:lineRule="auto"/>
              <w:cnfStyle w:val="000000000000" w:firstRow="0" w:lastRow="0" w:firstColumn="0" w:lastColumn="0" w:oddVBand="0" w:evenVBand="0" w:oddHBand="0" w:evenHBand="0" w:firstRowFirstColumn="0" w:firstRowLastColumn="0" w:lastRowFirstColumn="0" w:lastRowLastColumn="0"/>
              <w:rPr>
                <w:ins w:id="3541" w:author="Awet Teka" w:date="2025-09-22T10:37:00Z"/>
              </w:rPr>
              <w:pPrChange w:id="3542" w:author="Awet Teka" w:date="2025-09-22T10:38:00Z" w16du:dateUtc="2025-09-22T07:38:00Z">
                <w:pPr>
                  <w:spacing w:after="200" w:line="276" w:lineRule="auto"/>
                  <w:cnfStyle w:val="000000000000" w:firstRow="0" w:lastRow="0" w:firstColumn="0" w:lastColumn="0" w:oddVBand="0" w:evenVBand="0" w:oddHBand="0" w:evenHBand="0" w:firstRowFirstColumn="0" w:firstRowLastColumn="0" w:lastRowFirstColumn="0" w:lastRowLastColumn="0"/>
                </w:pPr>
              </w:pPrChange>
            </w:pPr>
            <w:proofErr w:type="gramStart"/>
            <w:ins w:id="3543" w:author="Awet Teka" w:date="2025-09-22T10:37:00Z">
              <w:r w:rsidRPr="00E43B3C">
                <w:t>DECIMAL(</w:t>
              </w:r>
              <w:proofErr w:type="gramEnd"/>
              <w:r w:rsidRPr="00E43B3C">
                <w:t>12,3), NULL</w:t>
              </w:r>
            </w:ins>
          </w:p>
        </w:tc>
        <w:tc>
          <w:tcPr>
            <w:tcW w:w="0" w:type="auto"/>
            <w:hideMark/>
            <w:tcPrChange w:id="3544" w:author="Awet Teka" w:date="2025-09-22T10:38:00Z" w16du:dateUtc="2025-09-22T07:38:00Z">
              <w:tcPr>
                <w:tcW w:w="0" w:type="auto"/>
                <w:gridSpan w:val="3"/>
                <w:vAlign w:val="center"/>
                <w:hideMark/>
              </w:tcPr>
            </w:tcPrChange>
          </w:tcPr>
          <w:p w14:paraId="26DF0AE0" w14:textId="77777777" w:rsidR="00715E21" w:rsidRPr="00E43B3C" w:rsidRDefault="00715E21" w:rsidP="00715E21">
            <w:pPr>
              <w:spacing w:line="276" w:lineRule="auto"/>
              <w:cnfStyle w:val="000000000000" w:firstRow="0" w:lastRow="0" w:firstColumn="0" w:lastColumn="0" w:oddVBand="0" w:evenVBand="0" w:oddHBand="0" w:evenHBand="0" w:firstRowFirstColumn="0" w:firstRowLastColumn="0" w:lastRowFirstColumn="0" w:lastRowLastColumn="0"/>
              <w:rPr>
                <w:ins w:id="3545" w:author="Awet Teka" w:date="2025-09-22T10:37:00Z"/>
              </w:rPr>
              <w:pPrChange w:id="3546" w:author="Awet Teka" w:date="2025-09-22T10:38:00Z" w16du:dateUtc="2025-09-22T07:38:00Z">
                <w:pPr>
                  <w:spacing w:after="200" w:line="276" w:lineRule="auto"/>
                  <w:cnfStyle w:val="000000000000" w:firstRow="0" w:lastRow="0" w:firstColumn="0" w:lastColumn="0" w:oddVBand="0" w:evenVBand="0" w:oddHBand="0" w:evenHBand="0" w:firstRowFirstColumn="0" w:firstRowLastColumn="0" w:lastRowFirstColumn="0" w:lastRowLastColumn="0"/>
                </w:pPr>
              </w:pPrChange>
            </w:pPr>
            <w:ins w:id="3547" w:author="Awet Teka" w:date="2025-09-22T10:37:00Z">
              <w:r w:rsidRPr="00E43B3C">
                <w:t>Volume of silt/erosion (m³)</w:t>
              </w:r>
            </w:ins>
          </w:p>
        </w:tc>
      </w:tr>
      <w:tr w:rsidR="00715E21" w:rsidRPr="00E43B3C" w14:paraId="64F2D272" w14:textId="77777777" w:rsidTr="00E43B3C">
        <w:trPr>
          <w:cnfStyle w:val="000000100000" w:firstRow="0" w:lastRow="0" w:firstColumn="0" w:lastColumn="0" w:oddVBand="0" w:evenVBand="0" w:oddHBand="1" w:evenHBand="0" w:firstRowFirstColumn="0" w:firstRowLastColumn="0" w:lastRowFirstColumn="0" w:lastRowLastColumn="0"/>
          <w:ins w:id="3548" w:author="Awet Teka" w:date="2025-09-22T10:37:00Z"/>
          <w:trPrChange w:id="3549" w:author="Awet Teka" w:date="2025-09-22T10:38:00Z" w16du:dateUtc="2025-09-22T07:38: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3550" w:author="Awet Teka" w:date="2025-09-22T10:38:00Z" w16du:dateUtc="2025-09-22T07:38:00Z">
              <w:tcPr>
                <w:tcW w:w="0" w:type="auto"/>
                <w:gridSpan w:val="2"/>
                <w:vAlign w:val="center"/>
                <w:hideMark/>
              </w:tcPr>
            </w:tcPrChange>
          </w:tcPr>
          <w:p w14:paraId="7EC308CB" w14:textId="77777777" w:rsidR="00715E21" w:rsidRPr="00E43B3C" w:rsidRDefault="00715E21" w:rsidP="00715E21">
            <w:pPr>
              <w:spacing w:line="276" w:lineRule="auto"/>
              <w:cnfStyle w:val="001000100000" w:firstRow="0" w:lastRow="0" w:firstColumn="1" w:lastColumn="0" w:oddVBand="0" w:evenVBand="0" w:oddHBand="1" w:evenHBand="0" w:firstRowFirstColumn="0" w:firstRowLastColumn="0" w:lastRowFirstColumn="0" w:lastRowLastColumn="0"/>
              <w:rPr>
                <w:ins w:id="3551" w:author="Awet Teka" w:date="2025-09-22T10:37:00Z"/>
              </w:rPr>
              <w:pPrChange w:id="3552" w:author="Awet Teka" w:date="2025-09-22T10:38:00Z" w16du:dateUtc="2025-09-22T07:38:00Z">
                <w:pPr>
                  <w:spacing w:after="200" w:line="276" w:lineRule="auto"/>
                  <w:cnfStyle w:val="001000100000" w:firstRow="0" w:lastRow="0" w:firstColumn="1" w:lastColumn="0" w:oddVBand="0" w:evenVBand="0" w:oddHBand="1" w:evenHBand="0" w:firstRowFirstColumn="0" w:firstRowLastColumn="0" w:lastRowFirstColumn="0" w:lastRowLastColumn="0"/>
                </w:pPr>
              </w:pPrChange>
            </w:pPr>
            <w:proofErr w:type="spellStart"/>
            <w:ins w:id="3553" w:author="Awet Teka" w:date="2025-09-22T10:37:00Z">
              <w:r w:rsidRPr="00E43B3C">
                <w:t>check_dam_count</w:t>
              </w:r>
              <w:proofErr w:type="spellEnd"/>
            </w:ins>
          </w:p>
        </w:tc>
        <w:tc>
          <w:tcPr>
            <w:tcW w:w="0" w:type="auto"/>
            <w:hideMark/>
            <w:tcPrChange w:id="3554" w:author="Awet Teka" w:date="2025-09-22T10:38:00Z" w16du:dateUtc="2025-09-22T07:38:00Z">
              <w:tcPr>
                <w:tcW w:w="0" w:type="auto"/>
                <w:gridSpan w:val="2"/>
                <w:vAlign w:val="center"/>
                <w:hideMark/>
              </w:tcPr>
            </w:tcPrChange>
          </w:tcPr>
          <w:p w14:paraId="1B355E4B" w14:textId="77777777" w:rsidR="00715E21" w:rsidRPr="00E43B3C" w:rsidRDefault="00715E21" w:rsidP="00715E21">
            <w:pPr>
              <w:spacing w:line="276" w:lineRule="auto"/>
              <w:cnfStyle w:val="000000100000" w:firstRow="0" w:lastRow="0" w:firstColumn="0" w:lastColumn="0" w:oddVBand="0" w:evenVBand="0" w:oddHBand="1" w:evenHBand="0" w:firstRowFirstColumn="0" w:firstRowLastColumn="0" w:lastRowFirstColumn="0" w:lastRowLastColumn="0"/>
              <w:rPr>
                <w:ins w:id="3555" w:author="Awet Teka" w:date="2025-09-22T10:37:00Z"/>
              </w:rPr>
              <w:pPrChange w:id="3556" w:author="Awet Teka" w:date="2025-09-22T10:38:00Z" w16du:dateUtc="2025-09-22T07:38: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3557" w:author="Awet Teka" w:date="2025-09-22T10:37:00Z">
              <w:r w:rsidRPr="00E43B3C">
                <w:t>INT, NULL</w:t>
              </w:r>
            </w:ins>
          </w:p>
        </w:tc>
        <w:tc>
          <w:tcPr>
            <w:tcW w:w="0" w:type="auto"/>
            <w:hideMark/>
            <w:tcPrChange w:id="3558" w:author="Awet Teka" w:date="2025-09-22T10:38:00Z" w16du:dateUtc="2025-09-22T07:38:00Z">
              <w:tcPr>
                <w:tcW w:w="0" w:type="auto"/>
                <w:gridSpan w:val="3"/>
                <w:vAlign w:val="center"/>
                <w:hideMark/>
              </w:tcPr>
            </w:tcPrChange>
          </w:tcPr>
          <w:p w14:paraId="696F112D" w14:textId="77777777" w:rsidR="00715E21" w:rsidRPr="00E43B3C" w:rsidRDefault="00715E21" w:rsidP="00715E21">
            <w:pPr>
              <w:spacing w:line="276" w:lineRule="auto"/>
              <w:cnfStyle w:val="000000100000" w:firstRow="0" w:lastRow="0" w:firstColumn="0" w:lastColumn="0" w:oddVBand="0" w:evenVBand="0" w:oddHBand="1" w:evenHBand="0" w:firstRowFirstColumn="0" w:firstRowLastColumn="0" w:lastRowFirstColumn="0" w:lastRowLastColumn="0"/>
              <w:rPr>
                <w:ins w:id="3559" w:author="Awet Teka" w:date="2025-09-22T10:37:00Z"/>
              </w:rPr>
              <w:pPrChange w:id="3560" w:author="Awet Teka" w:date="2025-09-22T10:38:00Z" w16du:dateUtc="2025-09-22T07:38: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3561" w:author="Awet Teka" w:date="2025-09-22T10:37:00Z">
              <w:r w:rsidRPr="00E43B3C">
                <w:t>Number of check dams required (for scour)</w:t>
              </w:r>
            </w:ins>
          </w:p>
        </w:tc>
      </w:tr>
      <w:tr w:rsidR="00715E21" w:rsidRPr="00E43B3C" w14:paraId="0B128333" w14:textId="77777777" w:rsidTr="00E43B3C">
        <w:trPr>
          <w:ins w:id="3562" w:author="Awet Teka" w:date="2025-09-22T10:37:00Z"/>
          <w:trPrChange w:id="3563" w:author="Awet Teka" w:date="2025-09-22T10:38:00Z" w16du:dateUtc="2025-09-22T07:38: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3564" w:author="Awet Teka" w:date="2025-09-22T10:38:00Z" w16du:dateUtc="2025-09-22T07:38:00Z">
              <w:tcPr>
                <w:tcW w:w="0" w:type="auto"/>
                <w:gridSpan w:val="2"/>
                <w:vAlign w:val="center"/>
                <w:hideMark/>
              </w:tcPr>
            </w:tcPrChange>
          </w:tcPr>
          <w:p w14:paraId="52805D38" w14:textId="77777777" w:rsidR="00715E21" w:rsidRPr="00E43B3C" w:rsidRDefault="00715E21" w:rsidP="00715E21">
            <w:pPr>
              <w:spacing w:line="276" w:lineRule="auto"/>
              <w:rPr>
                <w:ins w:id="3565" w:author="Awet Teka" w:date="2025-09-22T10:37:00Z"/>
              </w:rPr>
              <w:pPrChange w:id="3566" w:author="Awet Teka" w:date="2025-09-22T10:38:00Z" w16du:dateUtc="2025-09-22T07:38:00Z">
                <w:pPr>
                  <w:spacing w:after="200" w:line="276" w:lineRule="auto"/>
                </w:pPr>
              </w:pPrChange>
            </w:pPr>
            <w:proofErr w:type="spellStart"/>
            <w:ins w:id="3567" w:author="Awet Teka" w:date="2025-09-22T10:37:00Z">
              <w:r w:rsidRPr="00E43B3C">
                <w:t>activity_code</w:t>
              </w:r>
              <w:proofErr w:type="spellEnd"/>
            </w:ins>
          </w:p>
        </w:tc>
        <w:tc>
          <w:tcPr>
            <w:tcW w:w="0" w:type="auto"/>
            <w:hideMark/>
            <w:tcPrChange w:id="3568" w:author="Awet Teka" w:date="2025-09-22T10:38:00Z" w16du:dateUtc="2025-09-22T07:38:00Z">
              <w:tcPr>
                <w:tcW w:w="0" w:type="auto"/>
                <w:gridSpan w:val="2"/>
                <w:vAlign w:val="center"/>
                <w:hideMark/>
              </w:tcPr>
            </w:tcPrChange>
          </w:tcPr>
          <w:p w14:paraId="21850636" w14:textId="77777777" w:rsidR="00715E21" w:rsidRPr="00E43B3C" w:rsidRDefault="00715E21" w:rsidP="00715E21">
            <w:pPr>
              <w:spacing w:line="276" w:lineRule="auto"/>
              <w:cnfStyle w:val="000000000000" w:firstRow="0" w:lastRow="0" w:firstColumn="0" w:lastColumn="0" w:oddVBand="0" w:evenVBand="0" w:oddHBand="0" w:evenHBand="0" w:firstRowFirstColumn="0" w:firstRowLastColumn="0" w:lastRowFirstColumn="0" w:lastRowLastColumn="0"/>
              <w:rPr>
                <w:ins w:id="3569" w:author="Awet Teka" w:date="2025-09-22T10:37:00Z"/>
              </w:rPr>
              <w:pPrChange w:id="3570" w:author="Awet Teka" w:date="2025-09-22T10:38:00Z" w16du:dateUtc="2025-09-22T07:38:00Z">
                <w:pPr>
                  <w:spacing w:after="200" w:line="276" w:lineRule="auto"/>
                  <w:cnfStyle w:val="000000000000" w:firstRow="0" w:lastRow="0" w:firstColumn="0" w:lastColumn="0" w:oddVBand="0" w:evenVBand="0" w:oddHBand="0" w:evenHBand="0" w:firstRowFirstColumn="0" w:firstRowLastColumn="0" w:lastRowFirstColumn="0" w:lastRowLastColumn="0"/>
                </w:pPr>
              </w:pPrChange>
            </w:pPr>
            <w:proofErr w:type="gramStart"/>
            <w:ins w:id="3571" w:author="Awet Teka" w:date="2025-09-22T10:37:00Z">
              <w:r w:rsidRPr="00E43B3C">
                <w:t>VARCHAR(</w:t>
              </w:r>
              <w:proofErr w:type="gramEnd"/>
              <w:r w:rsidRPr="00E43B3C">
                <w:t xml:space="preserve">20), FK → </w:t>
              </w:r>
              <w:proofErr w:type="spellStart"/>
              <w:r w:rsidRPr="00E43B3C">
                <w:t>intervention_lookup</w:t>
              </w:r>
              <w:proofErr w:type="spellEnd"/>
            </w:ins>
          </w:p>
        </w:tc>
        <w:tc>
          <w:tcPr>
            <w:tcW w:w="0" w:type="auto"/>
            <w:hideMark/>
            <w:tcPrChange w:id="3572" w:author="Awet Teka" w:date="2025-09-22T10:38:00Z" w16du:dateUtc="2025-09-22T07:38:00Z">
              <w:tcPr>
                <w:tcW w:w="0" w:type="auto"/>
                <w:gridSpan w:val="3"/>
                <w:vAlign w:val="center"/>
                <w:hideMark/>
              </w:tcPr>
            </w:tcPrChange>
          </w:tcPr>
          <w:p w14:paraId="074C096E" w14:textId="77777777" w:rsidR="00715E21" w:rsidRPr="00E43B3C" w:rsidRDefault="00715E21" w:rsidP="00715E21">
            <w:pPr>
              <w:spacing w:line="276" w:lineRule="auto"/>
              <w:cnfStyle w:val="000000000000" w:firstRow="0" w:lastRow="0" w:firstColumn="0" w:lastColumn="0" w:oddVBand="0" w:evenVBand="0" w:oddHBand="0" w:evenHBand="0" w:firstRowFirstColumn="0" w:firstRowLastColumn="0" w:lastRowFirstColumn="0" w:lastRowLastColumn="0"/>
              <w:rPr>
                <w:ins w:id="3573" w:author="Awet Teka" w:date="2025-09-22T10:37:00Z"/>
              </w:rPr>
              <w:pPrChange w:id="3574" w:author="Awet Teka" w:date="2025-09-22T10:38:00Z" w16du:dateUtc="2025-09-22T07:38:00Z">
                <w:pPr>
                  <w:spacing w:after="200" w:line="276" w:lineRule="auto"/>
                  <w:cnfStyle w:val="000000000000" w:firstRow="0" w:lastRow="0" w:firstColumn="0" w:lastColumn="0" w:oddVBand="0" w:evenVBand="0" w:oddHBand="0" w:evenHBand="0" w:firstRowFirstColumn="0" w:firstRowLastColumn="0" w:lastRowFirstColumn="0" w:lastRowLastColumn="0"/>
                </w:pPr>
              </w:pPrChange>
            </w:pPr>
            <w:ins w:id="3575" w:author="Awet Teka" w:date="2025-09-22T10:37:00Z">
              <w:r w:rsidRPr="00E43B3C">
                <w:t>ERA activity code</w:t>
              </w:r>
            </w:ins>
          </w:p>
        </w:tc>
      </w:tr>
      <w:tr w:rsidR="00715E21" w:rsidRPr="00E43B3C" w14:paraId="770429D3" w14:textId="77777777" w:rsidTr="00E43B3C">
        <w:trPr>
          <w:cnfStyle w:val="000000100000" w:firstRow="0" w:lastRow="0" w:firstColumn="0" w:lastColumn="0" w:oddVBand="0" w:evenVBand="0" w:oddHBand="1" w:evenHBand="0" w:firstRowFirstColumn="0" w:firstRowLastColumn="0" w:lastRowFirstColumn="0" w:lastRowLastColumn="0"/>
          <w:ins w:id="3576" w:author="Awet Teka" w:date="2025-09-22T10:37:00Z"/>
          <w:trPrChange w:id="3577" w:author="Awet Teka" w:date="2025-09-22T10:38:00Z" w16du:dateUtc="2025-09-22T07:38: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3578" w:author="Awet Teka" w:date="2025-09-22T10:38:00Z" w16du:dateUtc="2025-09-22T07:38:00Z">
              <w:tcPr>
                <w:tcW w:w="0" w:type="auto"/>
                <w:gridSpan w:val="2"/>
                <w:vAlign w:val="center"/>
                <w:hideMark/>
              </w:tcPr>
            </w:tcPrChange>
          </w:tcPr>
          <w:p w14:paraId="604004E1" w14:textId="77777777" w:rsidR="00715E21" w:rsidRPr="00E43B3C" w:rsidRDefault="00715E21" w:rsidP="00715E21">
            <w:pPr>
              <w:spacing w:line="276" w:lineRule="auto"/>
              <w:cnfStyle w:val="001000100000" w:firstRow="0" w:lastRow="0" w:firstColumn="1" w:lastColumn="0" w:oddVBand="0" w:evenVBand="0" w:oddHBand="1" w:evenHBand="0" w:firstRowFirstColumn="0" w:firstRowLastColumn="0" w:lastRowFirstColumn="0" w:lastRowLastColumn="0"/>
              <w:rPr>
                <w:ins w:id="3579" w:author="Awet Teka" w:date="2025-09-22T10:37:00Z"/>
              </w:rPr>
              <w:pPrChange w:id="3580" w:author="Awet Teka" w:date="2025-09-22T10:38:00Z" w16du:dateUtc="2025-09-22T07:38:00Z">
                <w:pPr>
                  <w:spacing w:after="200" w:line="276" w:lineRule="auto"/>
                  <w:cnfStyle w:val="001000100000" w:firstRow="0" w:lastRow="0" w:firstColumn="1" w:lastColumn="0" w:oddVBand="0" w:evenVBand="0" w:oddHBand="1" w:evenHBand="0" w:firstRowFirstColumn="0" w:firstRowLastColumn="0" w:lastRowFirstColumn="0" w:lastRowLastColumn="0"/>
                </w:pPr>
              </w:pPrChange>
            </w:pPr>
            <w:proofErr w:type="spellStart"/>
            <w:ins w:id="3581" w:author="Awet Teka" w:date="2025-09-22T10:37:00Z">
              <w:r w:rsidRPr="00E43B3C">
                <w:t>quantity_unit</w:t>
              </w:r>
              <w:proofErr w:type="spellEnd"/>
            </w:ins>
          </w:p>
        </w:tc>
        <w:tc>
          <w:tcPr>
            <w:tcW w:w="0" w:type="auto"/>
            <w:hideMark/>
            <w:tcPrChange w:id="3582" w:author="Awet Teka" w:date="2025-09-22T10:38:00Z" w16du:dateUtc="2025-09-22T07:38:00Z">
              <w:tcPr>
                <w:tcW w:w="0" w:type="auto"/>
                <w:gridSpan w:val="2"/>
                <w:vAlign w:val="center"/>
                <w:hideMark/>
              </w:tcPr>
            </w:tcPrChange>
          </w:tcPr>
          <w:p w14:paraId="13082546" w14:textId="77777777" w:rsidR="00715E21" w:rsidRPr="00E43B3C" w:rsidRDefault="00715E21" w:rsidP="00715E21">
            <w:pPr>
              <w:spacing w:line="276" w:lineRule="auto"/>
              <w:cnfStyle w:val="000000100000" w:firstRow="0" w:lastRow="0" w:firstColumn="0" w:lastColumn="0" w:oddVBand="0" w:evenVBand="0" w:oddHBand="1" w:evenHBand="0" w:firstRowFirstColumn="0" w:firstRowLastColumn="0" w:lastRowFirstColumn="0" w:lastRowLastColumn="0"/>
              <w:rPr>
                <w:ins w:id="3583" w:author="Awet Teka" w:date="2025-09-22T10:37:00Z"/>
              </w:rPr>
              <w:pPrChange w:id="3584" w:author="Awet Teka" w:date="2025-09-22T10:38:00Z" w16du:dateUtc="2025-09-22T07:38: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3585" w:author="Awet Teka" w:date="2025-09-22T10:37:00Z">
              <w:r w:rsidRPr="00E43B3C">
                <w:t>ENUM('m³','m²','item')</w:t>
              </w:r>
            </w:ins>
          </w:p>
        </w:tc>
        <w:tc>
          <w:tcPr>
            <w:tcW w:w="0" w:type="auto"/>
            <w:hideMark/>
            <w:tcPrChange w:id="3586" w:author="Awet Teka" w:date="2025-09-22T10:38:00Z" w16du:dateUtc="2025-09-22T07:38:00Z">
              <w:tcPr>
                <w:tcW w:w="0" w:type="auto"/>
                <w:gridSpan w:val="3"/>
                <w:vAlign w:val="center"/>
                <w:hideMark/>
              </w:tcPr>
            </w:tcPrChange>
          </w:tcPr>
          <w:p w14:paraId="3A8AB9BC" w14:textId="77777777" w:rsidR="00715E21" w:rsidRPr="00E43B3C" w:rsidRDefault="00715E21" w:rsidP="00715E21">
            <w:pPr>
              <w:spacing w:line="276" w:lineRule="auto"/>
              <w:cnfStyle w:val="000000100000" w:firstRow="0" w:lastRow="0" w:firstColumn="0" w:lastColumn="0" w:oddVBand="0" w:evenVBand="0" w:oddHBand="1" w:evenHBand="0" w:firstRowFirstColumn="0" w:firstRowLastColumn="0" w:lastRowFirstColumn="0" w:lastRowLastColumn="0"/>
              <w:rPr>
                <w:ins w:id="3587" w:author="Awet Teka" w:date="2025-09-22T10:37:00Z"/>
              </w:rPr>
              <w:pPrChange w:id="3588" w:author="Awet Teka" w:date="2025-09-22T10:38:00Z" w16du:dateUtc="2025-09-22T07:38: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3589" w:author="Awet Teka" w:date="2025-09-22T10:37:00Z">
              <w:r w:rsidRPr="00E43B3C">
                <w:t>Unit for defect quantity</w:t>
              </w:r>
            </w:ins>
          </w:p>
        </w:tc>
      </w:tr>
      <w:tr w:rsidR="00715E21" w:rsidRPr="00E43B3C" w14:paraId="2F9A9ECC" w14:textId="77777777" w:rsidTr="00E43B3C">
        <w:trPr>
          <w:ins w:id="3590" w:author="Awet Teka" w:date="2025-09-22T10:37:00Z"/>
          <w:trPrChange w:id="3591" w:author="Awet Teka" w:date="2025-09-22T10:38:00Z" w16du:dateUtc="2025-09-22T07:38: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3592" w:author="Awet Teka" w:date="2025-09-22T10:38:00Z" w16du:dateUtc="2025-09-22T07:38:00Z">
              <w:tcPr>
                <w:tcW w:w="0" w:type="auto"/>
                <w:gridSpan w:val="2"/>
                <w:vAlign w:val="center"/>
                <w:hideMark/>
              </w:tcPr>
            </w:tcPrChange>
          </w:tcPr>
          <w:p w14:paraId="75C57D42" w14:textId="77777777" w:rsidR="00715E21" w:rsidRPr="00E43B3C" w:rsidRDefault="00715E21" w:rsidP="00715E21">
            <w:pPr>
              <w:spacing w:line="276" w:lineRule="auto"/>
              <w:rPr>
                <w:ins w:id="3593" w:author="Awet Teka" w:date="2025-09-22T10:37:00Z"/>
              </w:rPr>
              <w:pPrChange w:id="3594" w:author="Awet Teka" w:date="2025-09-22T10:38:00Z" w16du:dateUtc="2025-09-22T07:38:00Z">
                <w:pPr>
                  <w:spacing w:after="200" w:line="276" w:lineRule="auto"/>
                </w:pPr>
              </w:pPrChange>
            </w:pPr>
            <w:proofErr w:type="spellStart"/>
            <w:ins w:id="3595" w:author="Awet Teka" w:date="2025-09-22T10:37:00Z">
              <w:r w:rsidRPr="00E43B3C">
                <w:t>quantity_estimated</w:t>
              </w:r>
              <w:proofErr w:type="spellEnd"/>
            </w:ins>
          </w:p>
        </w:tc>
        <w:tc>
          <w:tcPr>
            <w:tcW w:w="0" w:type="auto"/>
            <w:hideMark/>
            <w:tcPrChange w:id="3596" w:author="Awet Teka" w:date="2025-09-22T10:38:00Z" w16du:dateUtc="2025-09-22T07:38:00Z">
              <w:tcPr>
                <w:tcW w:w="0" w:type="auto"/>
                <w:gridSpan w:val="2"/>
                <w:vAlign w:val="center"/>
                <w:hideMark/>
              </w:tcPr>
            </w:tcPrChange>
          </w:tcPr>
          <w:p w14:paraId="346345B0" w14:textId="77777777" w:rsidR="00715E21" w:rsidRPr="00E43B3C" w:rsidRDefault="00715E21" w:rsidP="00715E21">
            <w:pPr>
              <w:spacing w:line="276" w:lineRule="auto"/>
              <w:cnfStyle w:val="000000000000" w:firstRow="0" w:lastRow="0" w:firstColumn="0" w:lastColumn="0" w:oddVBand="0" w:evenVBand="0" w:oddHBand="0" w:evenHBand="0" w:firstRowFirstColumn="0" w:firstRowLastColumn="0" w:lastRowFirstColumn="0" w:lastRowLastColumn="0"/>
              <w:rPr>
                <w:ins w:id="3597" w:author="Awet Teka" w:date="2025-09-22T10:37:00Z"/>
              </w:rPr>
              <w:pPrChange w:id="3598" w:author="Awet Teka" w:date="2025-09-22T10:38:00Z" w16du:dateUtc="2025-09-22T07:38:00Z">
                <w:pPr>
                  <w:spacing w:after="200" w:line="276" w:lineRule="auto"/>
                  <w:cnfStyle w:val="000000000000" w:firstRow="0" w:lastRow="0" w:firstColumn="0" w:lastColumn="0" w:oddVBand="0" w:evenVBand="0" w:oddHBand="0" w:evenHBand="0" w:firstRowFirstColumn="0" w:firstRowLastColumn="0" w:lastRowFirstColumn="0" w:lastRowLastColumn="0"/>
                </w:pPr>
              </w:pPrChange>
            </w:pPr>
            <w:proofErr w:type="gramStart"/>
            <w:ins w:id="3599" w:author="Awet Teka" w:date="2025-09-22T10:37:00Z">
              <w:r w:rsidRPr="00E43B3C">
                <w:t>DECIMAL(</w:t>
              </w:r>
              <w:proofErr w:type="gramEnd"/>
              <w:r w:rsidRPr="00E43B3C">
                <w:t>14,3), NULL</w:t>
              </w:r>
            </w:ins>
          </w:p>
        </w:tc>
        <w:tc>
          <w:tcPr>
            <w:tcW w:w="0" w:type="auto"/>
            <w:hideMark/>
            <w:tcPrChange w:id="3600" w:author="Awet Teka" w:date="2025-09-22T10:38:00Z" w16du:dateUtc="2025-09-22T07:38:00Z">
              <w:tcPr>
                <w:tcW w:w="0" w:type="auto"/>
                <w:gridSpan w:val="3"/>
                <w:vAlign w:val="center"/>
                <w:hideMark/>
              </w:tcPr>
            </w:tcPrChange>
          </w:tcPr>
          <w:p w14:paraId="5F753C64" w14:textId="77777777" w:rsidR="00715E21" w:rsidRPr="00E43B3C" w:rsidRDefault="00715E21" w:rsidP="00715E21">
            <w:pPr>
              <w:spacing w:line="276" w:lineRule="auto"/>
              <w:cnfStyle w:val="000000000000" w:firstRow="0" w:lastRow="0" w:firstColumn="0" w:lastColumn="0" w:oddVBand="0" w:evenVBand="0" w:oddHBand="0" w:evenHBand="0" w:firstRowFirstColumn="0" w:firstRowLastColumn="0" w:lastRowFirstColumn="0" w:lastRowLastColumn="0"/>
              <w:rPr>
                <w:ins w:id="3601" w:author="Awet Teka" w:date="2025-09-22T10:37:00Z"/>
              </w:rPr>
              <w:pPrChange w:id="3602" w:author="Awet Teka" w:date="2025-09-22T10:38:00Z" w16du:dateUtc="2025-09-22T07:38:00Z">
                <w:pPr>
                  <w:spacing w:after="200" w:line="276" w:lineRule="auto"/>
                  <w:cnfStyle w:val="000000000000" w:firstRow="0" w:lastRow="0" w:firstColumn="0" w:lastColumn="0" w:oddVBand="0" w:evenVBand="0" w:oddHBand="0" w:evenHBand="0" w:firstRowFirstColumn="0" w:firstRowLastColumn="0" w:lastRowFirstColumn="0" w:lastRowLastColumn="0"/>
                </w:pPr>
              </w:pPrChange>
            </w:pPr>
            <w:ins w:id="3603" w:author="Awet Teka" w:date="2025-09-22T10:37:00Z">
              <w:r w:rsidRPr="00E43B3C">
                <w:t>Computed/measured quantity</w:t>
              </w:r>
            </w:ins>
          </w:p>
        </w:tc>
      </w:tr>
      <w:tr w:rsidR="00715E21" w:rsidRPr="00E43B3C" w14:paraId="6D6C2532" w14:textId="77777777" w:rsidTr="00E43B3C">
        <w:trPr>
          <w:cnfStyle w:val="000000100000" w:firstRow="0" w:lastRow="0" w:firstColumn="0" w:lastColumn="0" w:oddVBand="0" w:evenVBand="0" w:oddHBand="1" w:evenHBand="0" w:firstRowFirstColumn="0" w:firstRowLastColumn="0" w:lastRowFirstColumn="0" w:lastRowLastColumn="0"/>
          <w:ins w:id="3604" w:author="Awet Teka" w:date="2025-09-22T10:37:00Z"/>
          <w:trPrChange w:id="3605" w:author="Awet Teka" w:date="2025-09-22T10:38:00Z" w16du:dateUtc="2025-09-22T07:38: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3606" w:author="Awet Teka" w:date="2025-09-22T10:38:00Z" w16du:dateUtc="2025-09-22T07:38:00Z">
              <w:tcPr>
                <w:tcW w:w="0" w:type="auto"/>
                <w:gridSpan w:val="2"/>
                <w:vAlign w:val="center"/>
                <w:hideMark/>
              </w:tcPr>
            </w:tcPrChange>
          </w:tcPr>
          <w:p w14:paraId="59CAC31D" w14:textId="77777777" w:rsidR="00715E21" w:rsidRPr="00E43B3C" w:rsidRDefault="00715E21" w:rsidP="00715E21">
            <w:pPr>
              <w:spacing w:line="276" w:lineRule="auto"/>
              <w:cnfStyle w:val="001000100000" w:firstRow="0" w:lastRow="0" w:firstColumn="1" w:lastColumn="0" w:oddVBand="0" w:evenVBand="0" w:oddHBand="1" w:evenHBand="0" w:firstRowFirstColumn="0" w:firstRowLastColumn="0" w:lastRowFirstColumn="0" w:lastRowLastColumn="0"/>
              <w:rPr>
                <w:ins w:id="3607" w:author="Awet Teka" w:date="2025-09-22T10:37:00Z"/>
              </w:rPr>
              <w:pPrChange w:id="3608" w:author="Awet Teka" w:date="2025-09-22T10:38:00Z" w16du:dateUtc="2025-09-22T07:38:00Z">
                <w:pPr>
                  <w:spacing w:after="200" w:line="276" w:lineRule="auto"/>
                  <w:cnfStyle w:val="001000100000" w:firstRow="0" w:lastRow="0" w:firstColumn="1" w:lastColumn="0" w:oddVBand="0" w:evenVBand="0" w:oddHBand="1" w:evenHBand="0" w:firstRowFirstColumn="0" w:firstRowLastColumn="0" w:lastRowFirstColumn="0" w:lastRowLastColumn="0"/>
                </w:pPr>
              </w:pPrChange>
            </w:pPr>
            <w:proofErr w:type="spellStart"/>
            <w:ins w:id="3609" w:author="Awet Teka" w:date="2025-09-22T10:37:00Z">
              <w:r w:rsidRPr="00E43B3C">
                <w:t>computed_by_lookup</w:t>
              </w:r>
              <w:proofErr w:type="spellEnd"/>
            </w:ins>
          </w:p>
        </w:tc>
        <w:tc>
          <w:tcPr>
            <w:tcW w:w="0" w:type="auto"/>
            <w:hideMark/>
            <w:tcPrChange w:id="3610" w:author="Awet Teka" w:date="2025-09-22T10:38:00Z" w16du:dateUtc="2025-09-22T07:38:00Z">
              <w:tcPr>
                <w:tcW w:w="0" w:type="auto"/>
                <w:gridSpan w:val="2"/>
                <w:vAlign w:val="center"/>
                <w:hideMark/>
              </w:tcPr>
            </w:tcPrChange>
          </w:tcPr>
          <w:p w14:paraId="52AC028E" w14:textId="77777777" w:rsidR="00715E21" w:rsidRPr="00E43B3C" w:rsidRDefault="00715E21" w:rsidP="00715E21">
            <w:pPr>
              <w:spacing w:line="276" w:lineRule="auto"/>
              <w:cnfStyle w:val="000000100000" w:firstRow="0" w:lastRow="0" w:firstColumn="0" w:lastColumn="0" w:oddVBand="0" w:evenVBand="0" w:oddHBand="1" w:evenHBand="0" w:firstRowFirstColumn="0" w:firstRowLastColumn="0" w:lastRowFirstColumn="0" w:lastRowLastColumn="0"/>
              <w:rPr>
                <w:ins w:id="3611" w:author="Awet Teka" w:date="2025-09-22T10:37:00Z"/>
              </w:rPr>
              <w:pPrChange w:id="3612" w:author="Awet Teka" w:date="2025-09-22T10:38:00Z" w16du:dateUtc="2025-09-22T07:38: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3613" w:author="Awet Teka" w:date="2025-09-22T10:37:00Z">
              <w:r w:rsidRPr="00E43B3C">
                <w:t>BOOLEAN DEFAULT TRUE</w:t>
              </w:r>
            </w:ins>
          </w:p>
        </w:tc>
        <w:tc>
          <w:tcPr>
            <w:tcW w:w="0" w:type="auto"/>
            <w:hideMark/>
            <w:tcPrChange w:id="3614" w:author="Awet Teka" w:date="2025-09-22T10:38:00Z" w16du:dateUtc="2025-09-22T07:38:00Z">
              <w:tcPr>
                <w:tcW w:w="0" w:type="auto"/>
                <w:gridSpan w:val="3"/>
                <w:vAlign w:val="center"/>
                <w:hideMark/>
              </w:tcPr>
            </w:tcPrChange>
          </w:tcPr>
          <w:p w14:paraId="2BEAE551" w14:textId="77777777" w:rsidR="00715E21" w:rsidRPr="00E43B3C" w:rsidRDefault="00715E21" w:rsidP="00715E21">
            <w:pPr>
              <w:spacing w:line="276" w:lineRule="auto"/>
              <w:cnfStyle w:val="000000100000" w:firstRow="0" w:lastRow="0" w:firstColumn="0" w:lastColumn="0" w:oddVBand="0" w:evenVBand="0" w:oddHBand="1" w:evenHBand="0" w:firstRowFirstColumn="0" w:firstRowLastColumn="0" w:lastRowFirstColumn="0" w:lastRowLastColumn="0"/>
              <w:rPr>
                <w:ins w:id="3615" w:author="Awet Teka" w:date="2025-09-22T10:37:00Z"/>
              </w:rPr>
              <w:pPrChange w:id="3616" w:author="Awet Teka" w:date="2025-09-22T10:38:00Z" w16du:dateUtc="2025-09-22T07:38: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3617" w:author="Awet Teka" w:date="2025-09-22T10:37:00Z">
              <w:r w:rsidRPr="00E43B3C">
                <w:t>TRUE if quantity from lookup</w:t>
              </w:r>
            </w:ins>
          </w:p>
        </w:tc>
      </w:tr>
      <w:tr w:rsidR="00715E21" w:rsidRPr="00E43B3C" w14:paraId="13040E75" w14:textId="77777777" w:rsidTr="00E43B3C">
        <w:trPr>
          <w:ins w:id="3618" w:author="Awet Teka" w:date="2025-09-22T10:37:00Z"/>
          <w:trPrChange w:id="3619" w:author="Awet Teka" w:date="2025-09-22T10:38:00Z" w16du:dateUtc="2025-09-22T07:38: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3620" w:author="Awet Teka" w:date="2025-09-22T10:38:00Z" w16du:dateUtc="2025-09-22T07:38:00Z">
              <w:tcPr>
                <w:tcW w:w="0" w:type="auto"/>
                <w:gridSpan w:val="2"/>
                <w:vAlign w:val="center"/>
                <w:hideMark/>
              </w:tcPr>
            </w:tcPrChange>
          </w:tcPr>
          <w:p w14:paraId="68DBE805" w14:textId="77777777" w:rsidR="00715E21" w:rsidRPr="00E43B3C" w:rsidRDefault="00715E21" w:rsidP="00715E21">
            <w:pPr>
              <w:spacing w:line="276" w:lineRule="auto"/>
              <w:rPr>
                <w:ins w:id="3621" w:author="Awet Teka" w:date="2025-09-22T10:37:00Z"/>
              </w:rPr>
              <w:pPrChange w:id="3622" w:author="Awet Teka" w:date="2025-09-22T10:38:00Z" w16du:dateUtc="2025-09-22T07:38:00Z">
                <w:pPr>
                  <w:spacing w:after="200" w:line="276" w:lineRule="auto"/>
                </w:pPr>
              </w:pPrChange>
            </w:pPr>
            <w:proofErr w:type="spellStart"/>
            <w:ins w:id="3623" w:author="Awet Teka" w:date="2025-09-22T10:37:00Z">
              <w:r w:rsidRPr="00E43B3C">
                <w:t>severity_notes</w:t>
              </w:r>
              <w:proofErr w:type="spellEnd"/>
            </w:ins>
          </w:p>
        </w:tc>
        <w:tc>
          <w:tcPr>
            <w:tcW w:w="0" w:type="auto"/>
            <w:hideMark/>
            <w:tcPrChange w:id="3624" w:author="Awet Teka" w:date="2025-09-22T10:38:00Z" w16du:dateUtc="2025-09-22T07:38:00Z">
              <w:tcPr>
                <w:tcW w:w="0" w:type="auto"/>
                <w:gridSpan w:val="2"/>
                <w:vAlign w:val="center"/>
                <w:hideMark/>
              </w:tcPr>
            </w:tcPrChange>
          </w:tcPr>
          <w:p w14:paraId="57610791" w14:textId="77777777" w:rsidR="00715E21" w:rsidRPr="00E43B3C" w:rsidRDefault="00715E21" w:rsidP="00715E21">
            <w:pPr>
              <w:spacing w:line="276" w:lineRule="auto"/>
              <w:cnfStyle w:val="000000000000" w:firstRow="0" w:lastRow="0" w:firstColumn="0" w:lastColumn="0" w:oddVBand="0" w:evenVBand="0" w:oddHBand="0" w:evenHBand="0" w:firstRowFirstColumn="0" w:firstRowLastColumn="0" w:lastRowFirstColumn="0" w:lastRowLastColumn="0"/>
              <w:rPr>
                <w:ins w:id="3625" w:author="Awet Teka" w:date="2025-09-22T10:37:00Z"/>
              </w:rPr>
              <w:pPrChange w:id="3626" w:author="Awet Teka" w:date="2025-09-22T10:38:00Z" w16du:dateUtc="2025-09-22T07:38:00Z">
                <w:pPr>
                  <w:spacing w:after="200" w:line="276" w:lineRule="auto"/>
                  <w:cnfStyle w:val="000000000000" w:firstRow="0" w:lastRow="0" w:firstColumn="0" w:lastColumn="0" w:oddVBand="0" w:evenVBand="0" w:oddHBand="0" w:evenHBand="0" w:firstRowFirstColumn="0" w:firstRowLastColumn="0" w:lastRowFirstColumn="0" w:lastRowLastColumn="0"/>
                </w:pPr>
              </w:pPrChange>
            </w:pPr>
            <w:ins w:id="3627" w:author="Awet Teka" w:date="2025-09-22T10:37:00Z">
              <w:r w:rsidRPr="00E43B3C">
                <w:t>TEXT, NULL</w:t>
              </w:r>
            </w:ins>
          </w:p>
        </w:tc>
        <w:tc>
          <w:tcPr>
            <w:tcW w:w="0" w:type="auto"/>
            <w:hideMark/>
            <w:tcPrChange w:id="3628" w:author="Awet Teka" w:date="2025-09-22T10:38:00Z" w16du:dateUtc="2025-09-22T07:38:00Z">
              <w:tcPr>
                <w:tcW w:w="0" w:type="auto"/>
                <w:gridSpan w:val="3"/>
                <w:vAlign w:val="center"/>
                <w:hideMark/>
              </w:tcPr>
            </w:tcPrChange>
          </w:tcPr>
          <w:p w14:paraId="406C3A44" w14:textId="77777777" w:rsidR="00715E21" w:rsidRPr="00E43B3C" w:rsidRDefault="00715E21" w:rsidP="00715E21">
            <w:pPr>
              <w:spacing w:line="276" w:lineRule="auto"/>
              <w:cnfStyle w:val="000000000000" w:firstRow="0" w:lastRow="0" w:firstColumn="0" w:lastColumn="0" w:oddVBand="0" w:evenVBand="0" w:oddHBand="0" w:evenHBand="0" w:firstRowFirstColumn="0" w:firstRowLastColumn="0" w:lastRowFirstColumn="0" w:lastRowLastColumn="0"/>
              <w:rPr>
                <w:ins w:id="3629" w:author="Awet Teka" w:date="2025-09-22T10:37:00Z"/>
              </w:rPr>
              <w:pPrChange w:id="3630" w:author="Awet Teka" w:date="2025-09-22T10:38:00Z" w16du:dateUtc="2025-09-22T07:38:00Z">
                <w:pPr>
                  <w:spacing w:after="200" w:line="276" w:lineRule="auto"/>
                  <w:cnfStyle w:val="000000000000" w:firstRow="0" w:lastRow="0" w:firstColumn="0" w:lastColumn="0" w:oddVBand="0" w:evenVBand="0" w:oddHBand="0" w:evenHBand="0" w:firstRowFirstColumn="0" w:firstRowLastColumn="0" w:lastRowFirstColumn="0" w:lastRowLastColumn="0"/>
                </w:pPr>
              </w:pPrChange>
            </w:pPr>
            <w:ins w:id="3631" w:author="Awet Teka" w:date="2025-09-22T10:37:00Z">
              <w:r w:rsidRPr="00E43B3C">
                <w:t>Inspector notes / engineer remarks</w:t>
              </w:r>
            </w:ins>
          </w:p>
        </w:tc>
      </w:tr>
      <w:tr w:rsidR="00715E21" w:rsidRPr="00E43B3C" w14:paraId="4EED5FCE" w14:textId="77777777" w:rsidTr="00E43B3C">
        <w:trPr>
          <w:cnfStyle w:val="000000100000" w:firstRow="0" w:lastRow="0" w:firstColumn="0" w:lastColumn="0" w:oddVBand="0" w:evenVBand="0" w:oddHBand="1" w:evenHBand="0" w:firstRowFirstColumn="0" w:firstRowLastColumn="0" w:lastRowFirstColumn="0" w:lastRowLastColumn="0"/>
          <w:ins w:id="3632" w:author="Awet Teka" w:date="2025-09-22T10:37:00Z"/>
          <w:trPrChange w:id="3633" w:author="Awet Teka" w:date="2025-09-22T10:38:00Z" w16du:dateUtc="2025-09-22T07:38: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3634" w:author="Awet Teka" w:date="2025-09-22T10:38:00Z" w16du:dateUtc="2025-09-22T07:38:00Z">
              <w:tcPr>
                <w:tcW w:w="0" w:type="auto"/>
                <w:gridSpan w:val="2"/>
                <w:vAlign w:val="center"/>
                <w:hideMark/>
              </w:tcPr>
            </w:tcPrChange>
          </w:tcPr>
          <w:p w14:paraId="1DAB6A7C" w14:textId="77777777" w:rsidR="00715E21" w:rsidRPr="00E43B3C" w:rsidRDefault="00715E21" w:rsidP="00715E21">
            <w:pPr>
              <w:spacing w:line="276" w:lineRule="auto"/>
              <w:cnfStyle w:val="001000100000" w:firstRow="0" w:lastRow="0" w:firstColumn="1" w:lastColumn="0" w:oddVBand="0" w:evenVBand="0" w:oddHBand="1" w:evenHBand="0" w:firstRowFirstColumn="0" w:firstRowLastColumn="0" w:lastRowFirstColumn="0" w:lastRowLastColumn="0"/>
              <w:rPr>
                <w:ins w:id="3635" w:author="Awet Teka" w:date="2025-09-22T10:37:00Z"/>
              </w:rPr>
              <w:pPrChange w:id="3636" w:author="Awet Teka" w:date="2025-09-22T10:38:00Z" w16du:dateUtc="2025-09-22T07:38:00Z">
                <w:pPr>
                  <w:spacing w:after="200" w:line="276" w:lineRule="auto"/>
                  <w:cnfStyle w:val="001000100000" w:firstRow="0" w:lastRow="0" w:firstColumn="1" w:lastColumn="0" w:oddVBand="0" w:evenVBand="0" w:oddHBand="1" w:evenHBand="0" w:firstRowFirstColumn="0" w:firstRowLastColumn="0" w:lastRowFirstColumn="0" w:lastRowLastColumn="0"/>
                </w:pPr>
              </w:pPrChange>
            </w:pPr>
            <w:proofErr w:type="spellStart"/>
            <w:ins w:id="3637" w:author="Awet Teka" w:date="2025-09-22T10:37:00Z">
              <w:r w:rsidRPr="00E43B3C">
                <w:t>inspected_by</w:t>
              </w:r>
              <w:proofErr w:type="spellEnd"/>
            </w:ins>
          </w:p>
        </w:tc>
        <w:tc>
          <w:tcPr>
            <w:tcW w:w="0" w:type="auto"/>
            <w:hideMark/>
            <w:tcPrChange w:id="3638" w:author="Awet Teka" w:date="2025-09-22T10:38:00Z" w16du:dateUtc="2025-09-22T07:38:00Z">
              <w:tcPr>
                <w:tcW w:w="0" w:type="auto"/>
                <w:gridSpan w:val="2"/>
                <w:vAlign w:val="center"/>
                <w:hideMark/>
              </w:tcPr>
            </w:tcPrChange>
          </w:tcPr>
          <w:p w14:paraId="5420D191" w14:textId="77777777" w:rsidR="00715E21" w:rsidRPr="00E43B3C" w:rsidRDefault="00715E21" w:rsidP="00715E21">
            <w:pPr>
              <w:spacing w:line="276" w:lineRule="auto"/>
              <w:cnfStyle w:val="000000100000" w:firstRow="0" w:lastRow="0" w:firstColumn="0" w:lastColumn="0" w:oddVBand="0" w:evenVBand="0" w:oddHBand="1" w:evenHBand="0" w:firstRowFirstColumn="0" w:firstRowLastColumn="0" w:lastRowFirstColumn="0" w:lastRowLastColumn="0"/>
              <w:rPr>
                <w:ins w:id="3639" w:author="Awet Teka" w:date="2025-09-22T10:37:00Z"/>
              </w:rPr>
              <w:pPrChange w:id="3640" w:author="Awet Teka" w:date="2025-09-22T10:38:00Z" w16du:dateUtc="2025-09-22T07:38:00Z">
                <w:pPr>
                  <w:spacing w:after="200" w:line="276" w:lineRule="auto"/>
                  <w:cnfStyle w:val="000000100000" w:firstRow="0" w:lastRow="0" w:firstColumn="0" w:lastColumn="0" w:oddVBand="0" w:evenVBand="0" w:oddHBand="1" w:evenHBand="0" w:firstRowFirstColumn="0" w:firstRowLastColumn="0" w:lastRowFirstColumn="0" w:lastRowLastColumn="0"/>
                </w:pPr>
              </w:pPrChange>
            </w:pPr>
            <w:proofErr w:type="gramStart"/>
            <w:ins w:id="3641" w:author="Awet Teka" w:date="2025-09-22T10:37:00Z">
              <w:r w:rsidRPr="00E43B3C">
                <w:t>VARCHAR(</w:t>
              </w:r>
              <w:proofErr w:type="gramEnd"/>
              <w:r w:rsidRPr="00E43B3C">
                <w:t>150), NULL</w:t>
              </w:r>
            </w:ins>
          </w:p>
        </w:tc>
        <w:tc>
          <w:tcPr>
            <w:tcW w:w="0" w:type="auto"/>
            <w:hideMark/>
            <w:tcPrChange w:id="3642" w:author="Awet Teka" w:date="2025-09-22T10:38:00Z" w16du:dateUtc="2025-09-22T07:38:00Z">
              <w:tcPr>
                <w:tcW w:w="0" w:type="auto"/>
                <w:gridSpan w:val="3"/>
                <w:vAlign w:val="center"/>
                <w:hideMark/>
              </w:tcPr>
            </w:tcPrChange>
          </w:tcPr>
          <w:p w14:paraId="0A147C33" w14:textId="77777777" w:rsidR="00715E21" w:rsidRPr="00E43B3C" w:rsidRDefault="00715E21" w:rsidP="00715E21">
            <w:pPr>
              <w:spacing w:line="276" w:lineRule="auto"/>
              <w:cnfStyle w:val="000000100000" w:firstRow="0" w:lastRow="0" w:firstColumn="0" w:lastColumn="0" w:oddVBand="0" w:evenVBand="0" w:oddHBand="1" w:evenHBand="0" w:firstRowFirstColumn="0" w:firstRowLastColumn="0" w:lastRowFirstColumn="0" w:lastRowLastColumn="0"/>
              <w:rPr>
                <w:ins w:id="3643" w:author="Awet Teka" w:date="2025-09-22T10:37:00Z"/>
              </w:rPr>
              <w:pPrChange w:id="3644" w:author="Awet Teka" w:date="2025-09-22T10:38:00Z" w16du:dateUtc="2025-09-22T07:38: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3645" w:author="Awet Teka" w:date="2025-09-22T10:37:00Z">
              <w:r w:rsidRPr="00E43B3C">
                <w:t>Surveyor name</w:t>
              </w:r>
            </w:ins>
          </w:p>
        </w:tc>
      </w:tr>
      <w:tr w:rsidR="00715E21" w:rsidRPr="00E43B3C" w14:paraId="38D03DDA" w14:textId="77777777" w:rsidTr="00E43B3C">
        <w:trPr>
          <w:ins w:id="3646" w:author="Awet Teka" w:date="2025-09-22T10:37:00Z"/>
          <w:trPrChange w:id="3647" w:author="Awet Teka" w:date="2025-09-22T10:38:00Z" w16du:dateUtc="2025-09-22T07:38: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3648" w:author="Awet Teka" w:date="2025-09-22T10:38:00Z" w16du:dateUtc="2025-09-22T07:38:00Z">
              <w:tcPr>
                <w:tcW w:w="0" w:type="auto"/>
                <w:gridSpan w:val="2"/>
                <w:vAlign w:val="center"/>
                <w:hideMark/>
              </w:tcPr>
            </w:tcPrChange>
          </w:tcPr>
          <w:p w14:paraId="03815348" w14:textId="77777777" w:rsidR="00715E21" w:rsidRPr="00E43B3C" w:rsidRDefault="00715E21" w:rsidP="00715E21">
            <w:pPr>
              <w:spacing w:line="276" w:lineRule="auto"/>
              <w:rPr>
                <w:ins w:id="3649" w:author="Awet Teka" w:date="2025-09-22T10:37:00Z"/>
              </w:rPr>
              <w:pPrChange w:id="3650" w:author="Awet Teka" w:date="2025-09-22T10:38:00Z" w16du:dateUtc="2025-09-22T07:38:00Z">
                <w:pPr>
                  <w:spacing w:after="200" w:line="276" w:lineRule="auto"/>
                </w:pPr>
              </w:pPrChange>
            </w:pPr>
            <w:proofErr w:type="spellStart"/>
            <w:ins w:id="3651" w:author="Awet Teka" w:date="2025-09-22T10:37:00Z">
              <w:r w:rsidRPr="00E43B3C">
                <w:t>inspection_date</w:t>
              </w:r>
              <w:proofErr w:type="spellEnd"/>
            </w:ins>
          </w:p>
        </w:tc>
        <w:tc>
          <w:tcPr>
            <w:tcW w:w="0" w:type="auto"/>
            <w:hideMark/>
            <w:tcPrChange w:id="3652" w:author="Awet Teka" w:date="2025-09-22T10:38:00Z" w16du:dateUtc="2025-09-22T07:38:00Z">
              <w:tcPr>
                <w:tcW w:w="0" w:type="auto"/>
                <w:gridSpan w:val="2"/>
                <w:vAlign w:val="center"/>
                <w:hideMark/>
              </w:tcPr>
            </w:tcPrChange>
          </w:tcPr>
          <w:p w14:paraId="1364A4C9" w14:textId="77777777" w:rsidR="00715E21" w:rsidRPr="00E43B3C" w:rsidRDefault="00715E21" w:rsidP="00715E21">
            <w:pPr>
              <w:spacing w:line="276" w:lineRule="auto"/>
              <w:cnfStyle w:val="000000000000" w:firstRow="0" w:lastRow="0" w:firstColumn="0" w:lastColumn="0" w:oddVBand="0" w:evenVBand="0" w:oddHBand="0" w:evenHBand="0" w:firstRowFirstColumn="0" w:firstRowLastColumn="0" w:lastRowFirstColumn="0" w:lastRowLastColumn="0"/>
              <w:rPr>
                <w:ins w:id="3653" w:author="Awet Teka" w:date="2025-09-22T10:37:00Z"/>
              </w:rPr>
              <w:pPrChange w:id="3654" w:author="Awet Teka" w:date="2025-09-22T10:38:00Z" w16du:dateUtc="2025-09-22T07:38:00Z">
                <w:pPr>
                  <w:spacing w:after="200" w:line="276" w:lineRule="auto"/>
                  <w:cnfStyle w:val="000000000000" w:firstRow="0" w:lastRow="0" w:firstColumn="0" w:lastColumn="0" w:oddVBand="0" w:evenVBand="0" w:oddHBand="0" w:evenHBand="0" w:firstRowFirstColumn="0" w:firstRowLastColumn="0" w:lastRowFirstColumn="0" w:lastRowLastColumn="0"/>
                </w:pPr>
              </w:pPrChange>
            </w:pPr>
            <w:ins w:id="3655" w:author="Awet Teka" w:date="2025-09-22T10:37:00Z">
              <w:r w:rsidRPr="00E43B3C">
                <w:t>DATE</w:t>
              </w:r>
            </w:ins>
          </w:p>
        </w:tc>
        <w:tc>
          <w:tcPr>
            <w:tcW w:w="0" w:type="auto"/>
            <w:hideMark/>
            <w:tcPrChange w:id="3656" w:author="Awet Teka" w:date="2025-09-22T10:38:00Z" w16du:dateUtc="2025-09-22T07:38:00Z">
              <w:tcPr>
                <w:tcW w:w="0" w:type="auto"/>
                <w:gridSpan w:val="3"/>
                <w:vAlign w:val="center"/>
                <w:hideMark/>
              </w:tcPr>
            </w:tcPrChange>
          </w:tcPr>
          <w:p w14:paraId="17126C44" w14:textId="77777777" w:rsidR="00715E21" w:rsidRPr="00E43B3C" w:rsidRDefault="00715E21" w:rsidP="00715E21">
            <w:pPr>
              <w:spacing w:line="276" w:lineRule="auto"/>
              <w:cnfStyle w:val="000000000000" w:firstRow="0" w:lastRow="0" w:firstColumn="0" w:lastColumn="0" w:oddVBand="0" w:evenVBand="0" w:oddHBand="0" w:evenHBand="0" w:firstRowFirstColumn="0" w:firstRowLastColumn="0" w:lastRowFirstColumn="0" w:lastRowLastColumn="0"/>
              <w:rPr>
                <w:ins w:id="3657" w:author="Awet Teka" w:date="2025-09-22T10:37:00Z"/>
              </w:rPr>
              <w:pPrChange w:id="3658" w:author="Awet Teka" w:date="2025-09-22T10:38:00Z" w16du:dateUtc="2025-09-22T07:38:00Z">
                <w:pPr>
                  <w:spacing w:after="200" w:line="276" w:lineRule="auto"/>
                  <w:cnfStyle w:val="000000000000" w:firstRow="0" w:lastRow="0" w:firstColumn="0" w:lastColumn="0" w:oddVBand="0" w:evenVBand="0" w:oddHBand="0" w:evenHBand="0" w:firstRowFirstColumn="0" w:firstRowLastColumn="0" w:lastRowFirstColumn="0" w:lastRowLastColumn="0"/>
                </w:pPr>
              </w:pPrChange>
            </w:pPr>
            <w:ins w:id="3659" w:author="Awet Teka" w:date="2025-09-22T10:37:00Z">
              <w:r w:rsidRPr="00E43B3C">
                <w:t>Date of inspection</w:t>
              </w:r>
            </w:ins>
          </w:p>
        </w:tc>
      </w:tr>
      <w:tr w:rsidR="00715E21" w:rsidRPr="00E43B3C" w14:paraId="6CBE3C5F" w14:textId="77777777" w:rsidTr="00E43B3C">
        <w:trPr>
          <w:cnfStyle w:val="000000100000" w:firstRow="0" w:lastRow="0" w:firstColumn="0" w:lastColumn="0" w:oddVBand="0" w:evenVBand="0" w:oddHBand="1" w:evenHBand="0" w:firstRowFirstColumn="0" w:firstRowLastColumn="0" w:lastRowFirstColumn="0" w:lastRowLastColumn="0"/>
          <w:ins w:id="3660" w:author="Awet Teka" w:date="2025-09-22T10:37:00Z"/>
          <w:trPrChange w:id="3661" w:author="Awet Teka" w:date="2025-09-22T10:38:00Z" w16du:dateUtc="2025-09-22T07:38: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3662" w:author="Awet Teka" w:date="2025-09-22T10:38:00Z" w16du:dateUtc="2025-09-22T07:38:00Z">
              <w:tcPr>
                <w:tcW w:w="0" w:type="auto"/>
                <w:gridSpan w:val="2"/>
                <w:vAlign w:val="center"/>
                <w:hideMark/>
              </w:tcPr>
            </w:tcPrChange>
          </w:tcPr>
          <w:p w14:paraId="27E1A32C" w14:textId="48ADF168" w:rsidR="00715E21" w:rsidRPr="00E43B3C" w:rsidRDefault="00715E21" w:rsidP="00715E21">
            <w:pPr>
              <w:spacing w:line="276" w:lineRule="auto"/>
              <w:cnfStyle w:val="001000100000" w:firstRow="0" w:lastRow="0" w:firstColumn="1" w:lastColumn="0" w:oddVBand="0" w:evenVBand="0" w:oddHBand="1" w:evenHBand="0" w:firstRowFirstColumn="0" w:firstRowLastColumn="0" w:lastRowFirstColumn="0" w:lastRowLastColumn="0"/>
              <w:rPr>
                <w:ins w:id="3663" w:author="Awet Teka" w:date="2025-09-22T10:37:00Z"/>
              </w:rPr>
              <w:pPrChange w:id="3664" w:author="Awet Teka" w:date="2025-09-22T10:38:00Z" w16du:dateUtc="2025-09-22T07:38:00Z">
                <w:pPr>
                  <w:spacing w:after="200" w:line="276" w:lineRule="auto"/>
                  <w:cnfStyle w:val="001000100000" w:firstRow="0" w:lastRow="0" w:firstColumn="1" w:lastColumn="0" w:oddVBand="0" w:evenVBand="0" w:oddHBand="1" w:evenHBand="0" w:firstRowFirstColumn="0" w:firstRowLastColumn="0" w:lastRowFirstColumn="0" w:lastRowLastColumn="0"/>
                </w:pPr>
              </w:pPrChange>
            </w:pPr>
            <w:ins w:id="3665" w:author="Awet Teka" w:date="2025-09-22T10:37:00Z">
              <w:r w:rsidRPr="00E43B3C">
                <w:t>Comments</w:t>
              </w:r>
            </w:ins>
          </w:p>
        </w:tc>
        <w:tc>
          <w:tcPr>
            <w:tcW w:w="0" w:type="auto"/>
            <w:hideMark/>
            <w:tcPrChange w:id="3666" w:author="Awet Teka" w:date="2025-09-22T10:38:00Z" w16du:dateUtc="2025-09-22T07:38:00Z">
              <w:tcPr>
                <w:tcW w:w="0" w:type="auto"/>
                <w:gridSpan w:val="2"/>
                <w:vAlign w:val="center"/>
                <w:hideMark/>
              </w:tcPr>
            </w:tcPrChange>
          </w:tcPr>
          <w:p w14:paraId="163D93B2" w14:textId="77777777" w:rsidR="00715E21" w:rsidRPr="00E43B3C" w:rsidRDefault="00715E21" w:rsidP="00715E21">
            <w:pPr>
              <w:spacing w:line="276" w:lineRule="auto"/>
              <w:cnfStyle w:val="000000100000" w:firstRow="0" w:lastRow="0" w:firstColumn="0" w:lastColumn="0" w:oddVBand="0" w:evenVBand="0" w:oddHBand="1" w:evenHBand="0" w:firstRowFirstColumn="0" w:firstRowLastColumn="0" w:lastRowFirstColumn="0" w:lastRowLastColumn="0"/>
              <w:rPr>
                <w:ins w:id="3667" w:author="Awet Teka" w:date="2025-09-22T10:37:00Z"/>
              </w:rPr>
              <w:pPrChange w:id="3668" w:author="Awet Teka" w:date="2025-09-22T10:38:00Z" w16du:dateUtc="2025-09-22T07:38: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3669" w:author="Awet Teka" w:date="2025-09-22T10:37:00Z">
              <w:r w:rsidRPr="00E43B3C">
                <w:t>TEXT, NULL</w:t>
              </w:r>
            </w:ins>
          </w:p>
        </w:tc>
        <w:tc>
          <w:tcPr>
            <w:tcW w:w="0" w:type="auto"/>
            <w:hideMark/>
            <w:tcPrChange w:id="3670" w:author="Awet Teka" w:date="2025-09-22T10:38:00Z" w16du:dateUtc="2025-09-22T07:38:00Z">
              <w:tcPr>
                <w:tcW w:w="0" w:type="auto"/>
                <w:gridSpan w:val="3"/>
                <w:vAlign w:val="center"/>
                <w:hideMark/>
              </w:tcPr>
            </w:tcPrChange>
          </w:tcPr>
          <w:p w14:paraId="5357DCCB" w14:textId="77777777" w:rsidR="00715E21" w:rsidRPr="00E43B3C" w:rsidRDefault="00715E21" w:rsidP="00715E21">
            <w:pPr>
              <w:spacing w:line="276" w:lineRule="auto"/>
              <w:cnfStyle w:val="000000100000" w:firstRow="0" w:lastRow="0" w:firstColumn="0" w:lastColumn="0" w:oddVBand="0" w:evenVBand="0" w:oddHBand="1" w:evenHBand="0" w:firstRowFirstColumn="0" w:firstRowLastColumn="0" w:lastRowFirstColumn="0" w:lastRowLastColumn="0"/>
              <w:rPr>
                <w:ins w:id="3671" w:author="Awet Teka" w:date="2025-09-22T10:37:00Z"/>
              </w:rPr>
              <w:pPrChange w:id="3672" w:author="Awet Teka" w:date="2025-09-22T10:38:00Z" w16du:dateUtc="2025-09-22T07:38: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3673" w:author="Awet Teka" w:date="2025-09-22T10:37:00Z">
              <w:r w:rsidRPr="00E43B3C">
                <w:t>Free-text notes</w:t>
              </w:r>
            </w:ins>
          </w:p>
        </w:tc>
      </w:tr>
      <w:tr w:rsidR="00715E21" w:rsidRPr="00E43B3C" w14:paraId="12541D14" w14:textId="77777777" w:rsidTr="00E43B3C">
        <w:trPr>
          <w:ins w:id="3674" w:author="Awet Teka" w:date="2025-09-22T10:37:00Z"/>
          <w:trPrChange w:id="3675" w:author="Awet Teka" w:date="2025-09-22T10:38:00Z" w16du:dateUtc="2025-09-22T07:38: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3676" w:author="Awet Teka" w:date="2025-09-22T10:38:00Z" w16du:dateUtc="2025-09-22T07:38:00Z">
              <w:tcPr>
                <w:tcW w:w="0" w:type="auto"/>
                <w:gridSpan w:val="2"/>
                <w:vAlign w:val="center"/>
                <w:hideMark/>
              </w:tcPr>
            </w:tcPrChange>
          </w:tcPr>
          <w:p w14:paraId="591F068A" w14:textId="77777777" w:rsidR="00715E21" w:rsidRPr="00E43B3C" w:rsidRDefault="00715E21" w:rsidP="00715E21">
            <w:pPr>
              <w:spacing w:line="276" w:lineRule="auto"/>
              <w:rPr>
                <w:ins w:id="3677" w:author="Awet Teka" w:date="2025-09-22T10:37:00Z"/>
              </w:rPr>
              <w:pPrChange w:id="3678" w:author="Awet Teka" w:date="2025-09-22T10:38:00Z" w16du:dateUtc="2025-09-22T07:38:00Z">
                <w:pPr>
                  <w:spacing w:after="200" w:line="276" w:lineRule="auto"/>
                </w:pPr>
              </w:pPrChange>
            </w:pPr>
            <w:proofErr w:type="spellStart"/>
            <w:ins w:id="3679" w:author="Awet Teka" w:date="2025-09-22T10:37:00Z">
              <w:r w:rsidRPr="00E43B3C">
                <w:t>qa_status_id</w:t>
              </w:r>
              <w:proofErr w:type="spellEnd"/>
            </w:ins>
          </w:p>
        </w:tc>
        <w:tc>
          <w:tcPr>
            <w:tcW w:w="0" w:type="auto"/>
            <w:hideMark/>
            <w:tcPrChange w:id="3680" w:author="Awet Teka" w:date="2025-09-22T10:38:00Z" w16du:dateUtc="2025-09-22T07:38:00Z">
              <w:tcPr>
                <w:tcW w:w="0" w:type="auto"/>
                <w:gridSpan w:val="2"/>
                <w:vAlign w:val="center"/>
                <w:hideMark/>
              </w:tcPr>
            </w:tcPrChange>
          </w:tcPr>
          <w:p w14:paraId="164ACA0E" w14:textId="77777777" w:rsidR="00715E21" w:rsidRPr="00E43B3C" w:rsidRDefault="00715E21" w:rsidP="00715E21">
            <w:pPr>
              <w:spacing w:line="276" w:lineRule="auto"/>
              <w:cnfStyle w:val="000000000000" w:firstRow="0" w:lastRow="0" w:firstColumn="0" w:lastColumn="0" w:oddVBand="0" w:evenVBand="0" w:oddHBand="0" w:evenHBand="0" w:firstRowFirstColumn="0" w:firstRowLastColumn="0" w:lastRowFirstColumn="0" w:lastRowLastColumn="0"/>
              <w:rPr>
                <w:ins w:id="3681" w:author="Awet Teka" w:date="2025-09-22T10:37:00Z"/>
              </w:rPr>
              <w:pPrChange w:id="3682" w:author="Awet Teka" w:date="2025-09-22T10:38:00Z" w16du:dateUtc="2025-09-22T07:38:00Z">
                <w:pPr>
                  <w:spacing w:after="200" w:line="276" w:lineRule="auto"/>
                  <w:cnfStyle w:val="000000000000" w:firstRow="0" w:lastRow="0" w:firstColumn="0" w:lastColumn="0" w:oddVBand="0" w:evenVBand="0" w:oddHBand="0" w:evenHBand="0" w:firstRowFirstColumn="0" w:firstRowLastColumn="0" w:lastRowFirstColumn="0" w:lastRowLastColumn="0"/>
                </w:pPr>
              </w:pPrChange>
            </w:pPr>
            <w:ins w:id="3683" w:author="Awet Teka" w:date="2025-09-22T10:37:00Z">
              <w:r w:rsidRPr="00E43B3C">
                <w:t xml:space="preserve">INT, FK → </w:t>
              </w:r>
              <w:proofErr w:type="spellStart"/>
              <w:r w:rsidRPr="00E43B3C">
                <w:t>qa_status</w:t>
              </w:r>
              <w:proofErr w:type="spellEnd"/>
            </w:ins>
          </w:p>
        </w:tc>
        <w:tc>
          <w:tcPr>
            <w:tcW w:w="0" w:type="auto"/>
            <w:hideMark/>
            <w:tcPrChange w:id="3684" w:author="Awet Teka" w:date="2025-09-22T10:38:00Z" w16du:dateUtc="2025-09-22T07:38:00Z">
              <w:tcPr>
                <w:tcW w:w="0" w:type="auto"/>
                <w:gridSpan w:val="3"/>
                <w:vAlign w:val="center"/>
                <w:hideMark/>
              </w:tcPr>
            </w:tcPrChange>
          </w:tcPr>
          <w:p w14:paraId="4E364078" w14:textId="77777777" w:rsidR="00715E21" w:rsidRPr="00E43B3C" w:rsidRDefault="00715E21" w:rsidP="00715E21">
            <w:pPr>
              <w:spacing w:line="276" w:lineRule="auto"/>
              <w:cnfStyle w:val="000000000000" w:firstRow="0" w:lastRow="0" w:firstColumn="0" w:lastColumn="0" w:oddVBand="0" w:evenVBand="0" w:oddHBand="0" w:evenHBand="0" w:firstRowFirstColumn="0" w:firstRowLastColumn="0" w:lastRowFirstColumn="0" w:lastRowLastColumn="0"/>
              <w:rPr>
                <w:ins w:id="3685" w:author="Awet Teka" w:date="2025-09-22T10:37:00Z"/>
              </w:rPr>
              <w:pPrChange w:id="3686" w:author="Awet Teka" w:date="2025-09-22T10:38:00Z" w16du:dateUtc="2025-09-22T07:38:00Z">
                <w:pPr>
                  <w:spacing w:after="200" w:line="276" w:lineRule="auto"/>
                  <w:cnfStyle w:val="000000000000" w:firstRow="0" w:lastRow="0" w:firstColumn="0" w:lastColumn="0" w:oddVBand="0" w:evenVBand="0" w:oddHBand="0" w:evenHBand="0" w:firstRowFirstColumn="0" w:firstRowLastColumn="0" w:lastRowFirstColumn="0" w:lastRowLastColumn="0"/>
                </w:pPr>
              </w:pPrChange>
            </w:pPr>
            <w:ins w:id="3687" w:author="Awet Teka" w:date="2025-09-22T10:37:00Z">
              <w:r w:rsidRPr="00E43B3C">
                <w:t>QA status</w:t>
              </w:r>
            </w:ins>
          </w:p>
        </w:tc>
      </w:tr>
      <w:tr w:rsidR="00715E21" w:rsidRPr="00E43B3C" w14:paraId="5D0F46F4" w14:textId="77777777" w:rsidTr="00E43B3C">
        <w:trPr>
          <w:cnfStyle w:val="000000100000" w:firstRow="0" w:lastRow="0" w:firstColumn="0" w:lastColumn="0" w:oddVBand="0" w:evenVBand="0" w:oddHBand="1" w:evenHBand="0" w:firstRowFirstColumn="0" w:firstRowLastColumn="0" w:lastRowFirstColumn="0" w:lastRowLastColumn="0"/>
          <w:ins w:id="3688" w:author="Awet Teka" w:date="2025-09-22T10:37:00Z"/>
          <w:trPrChange w:id="3689" w:author="Awet Teka" w:date="2025-09-22T10:38:00Z" w16du:dateUtc="2025-09-22T07:38: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3690" w:author="Awet Teka" w:date="2025-09-22T10:38:00Z" w16du:dateUtc="2025-09-22T07:38:00Z">
              <w:tcPr>
                <w:tcW w:w="0" w:type="auto"/>
                <w:gridSpan w:val="2"/>
                <w:vAlign w:val="center"/>
                <w:hideMark/>
              </w:tcPr>
            </w:tcPrChange>
          </w:tcPr>
          <w:p w14:paraId="3FEC47CE" w14:textId="77777777" w:rsidR="00715E21" w:rsidRPr="00E43B3C" w:rsidRDefault="00715E21" w:rsidP="00715E21">
            <w:pPr>
              <w:spacing w:line="276" w:lineRule="auto"/>
              <w:cnfStyle w:val="001000100000" w:firstRow="0" w:lastRow="0" w:firstColumn="1" w:lastColumn="0" w:oddVBand="0" w:evenVBand="0" w:oddHBand="1" w:evenHBand="0" w:firstRowFirstColumn="0" w:firstRowLastColumn="0" w:lastRowFirstColumn="0" w:lastRowLastColumn="0"/>
              <w:rPr>
                <w:ins w:id="3691" w:author="Awet Teka" w:date="2025-09-22T10:37:00Z"/>
              </w:rPr>
              <w:pPrChange w:id="3692" w:author="Awet Teka" w:date="2025-09-22T10:38:00Z" w16du:dateUtc="2025-09-22T07:38:00Z">
                <w:pPr>
                  <w:spacing w:after="200" w:line="276" w:lineRule="auto"/>
                  <w:cnfStyle w:val="001000100000" w:firstRow="0" w:lastRow="0" w:firstColumn="1" w:lastColumn="0" w:oddVBand="0" w:evenVBand="0" w:oddHBand="1" w:evenHBand="0" w:firstRowFirstColumn="0" w:firstRowLastColumn="0" w:lastRowFirstColumn="0" w:lastRowLastColumn="0"/>
                </w:pPr>
              </w:pPrChange>
            </w:pPr>
            <w:proofErr w:type="spellStart"/>
            <w:ins w:id="3693" w:author="Awet Teka" w:date="2025-09-22T10:37:00Z">
              <w:r w:rsidRPr="00E43B3C">
                <w:t>created_at</w:t>
              </w:r>
              <w:proofErr w:type="spellEnd"/>
            </w:ins>
          </w:p>
        </w:tc>
        <w:tc>
          <w:tcPr>
            <w:tcW w:w="0" w:type="auto"/>
            <w:hideMark/>
            <w:tcPrChange w:id="3694" w:author="Awet Teka" w:date="2025-09-22T10:38:00Z" w16du:dateUtc="2025-09-22T07:38:00Z">
              <w:tcPr>
                <w:tcW w:w="0" w:type="auto"/>
                <w:gridSpan w:val="2"/>
                <w:vAlign w:val="center"/>
                <w:hideMark/>
              </w:tcPr>
            </w:tcPrChange>
          </w:tcPr>
          <w:p w14:paraId="668B84DF" w14:textId="77777777" w:rsidR="00715E21" w:rsidRPr="00E43B3C" w:rsidRDefault="00715E21" w:rsidP="00715E21">
            <w:pPr>
              <w:spacing w:line="276" w:lineRule="auto"/>
              <w:cnfStyle w:val="000000100000" w:firstRow="0" w:lastRow="0" w:firstColumn="0" w:lastColumn="0" w:oddVBand="0" w:evenVBand="0" w:oddHBand="1" w:evenHBand="0" w:firstRowFirstColumn="0" w:firstRowLastColumn="0" w:lastRowFirstColumn="0" w:lastRowLastColumn="0"/>
              <w:rPr>
                <w:ins w:id="3695" w:author="Awet Teka" w:date="2025-09-22T10:37:00Z"/>
              </w:rPr>
              <w:pPrChange w:id="3696" w:author="Awet Teka" w:date="2025-09-22T10:38:00Z" w16du:dateUtc="2025-09-22T07:38: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3697" w:author="Awet Teka" w:date="2025-09-22T10:37:00Z">
              <w:r w:rsidRPr="00E43B3C">
                <w:t xml:space="preserve">TIMESTAMP DEFAULT </w:t>
              </w:r>
              <w:proofErr w:type="gramStart"/>
              <w:r w:rsidRPr="00E43B3C">
                <w:t>now(</w:t>
              </w:r>
              <w:proofErr w:type="gramEnd"/>
              <w:r w:rsidRPr="00E43B3C">
                <w:t>)</w:t>
              </w:r>
            </w:ins>
          </w:p>
        </w:tc>
        <w:tc>
          <w:tcPr>
            <w:tcW w:w="0" w:type="auto"/>
            <w:hideMark/>
            <w:tcPrChange w:id="3698" w:author="Awet Teka" w:date="2025-09-22T10:38:00Z" w16du:dateUtc="2025-09-22T07:38:00Z">
              <w:tcPr>
                <w:tcW w:w="0" w:type="auto"/>
                <w:gridSpan w:val="3"/>
                <w:vAlign w:val="center"/>
                <w:hideMark/>
              </w:tcPr>
            </w:tcPrChange>
          </w:tcPr>
          <w:p w14:paraId="11755374" w14:textId="77777777" w:rsidR="00715E21" w:rsidRPr="00E43B3C" w:rsidRDefault="00715E21" w:rsidP="00715E21">
            <w:pPr>
              <w:spacing w:line="276" w:lineRule="auto"/>
              <w:cnfStyle w:val="000000100000" w:firstRow="0" w:lastRow="0" w:firstColumn="0" w:lastColumn="0" w:oddVBand="0" w:evenVBand="0" w:oddHBand="1" w:evenHBand="0" w:firstRowFirstColumn="0" w:firstRowLastColumn="0" w:lastRowFirstColumn="0" w:lastRowLastColumn="0"/>
              <w:rPr>
                <w:ins w:id="3699" w:author="Awet Teka" w:date="2025-09-22T10:37:00Z"/>
              </w:rPr>
              <w:pPrChange w:id="3700" w:author="Awet Teka" w:date="2025-09-22T10:38:00Z" w16du:dateUtc="2025-09-22T07:38: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3701" w:author="Awet Teka" w:date="2025-09-22T10:37:00Z">
              <w:r w:rsidRPr="00E43B3C">
                <w:t>Record created</w:t>
              </w:r>
            </w:ins>
          </w:p>
        </w:tc>
      </w:tr>
      <w:tr w:rsidR="00715E21" w:rsidRPr="00E43B3C" w14:paraId="009C769E" w14:textId="77777777" w:rsidTr="00E43B3C">
        <w:trPr>
          <w:ins w:id="3702" w:author="Awet Teka" w:date="2025-09-22T10:37:00Z"/>
          <w:trPrChange w:id="3703" w:author="Awet Teka" w:date="2025-09-22T10:38:00Z" w16du:dateUtc="2025-09-22T07:38: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3704" w:author="Awet Teka" w:date="2025-09-22T10:38:00Z" w16du:dateUtc="2025-09-22T07:38:00Z">
              <w:tcPr>
                <w:tcW w:w="0" w:type="auto"/>
                <w:gridSpan w:val="2"/>
                <w:vAlign w:val="center"/>
                <w:hideMark/>
              </w:tcPr>
            </w:tcPrChange>
          </w:tcPr>
          <w:p w14:paraId="2E21F93A" w14:textId="77777777" w:rsidR="00715E21" w:rsidRPr="00E43B3C" w:rsidRDefault="00715E21" w:rsidP="00715E21">
            <w:pPr>
              <w:spacing w:line="276" w:lineRule="auto"/>
              <w:rPr>
                <w:ins w:id="3705" w:author="Awet Teka" w:date="2025-09-22T10:37:00Z"/>
              </w:rPr>
              <w:pPrChange w:id="3706" w:author="Awet Teka" w:date="2025-09-22T10:38:00Z" w16du:dateUtc="2025-09-22T07:38:00Z">
                <w:pPr>
                  <w:spacing w:after="200" w:line="276" w:lineRule="auto"/>
                </w:pPr>
              </w:pPrChange>
            </w:pPr>
            <w:proofErr w:type="spellStart"/>
            <w:ins w:id="3707" w:author="Awet Teka" w:date="2025-09-22T10:37:00Z">
              <w:r w:rsidRPr="00E43B3C">
                <w:t>updated_at</w:t>
              </w:r>
              <w:proofErr w:type="spellEnd"/>
            </w:ins>
          </w:p>
        </w:tc>
        <w:tc>
          <w:tcPr>
            <w:tcW w:w="0" w:type="auto"/>
            <w:hideMark/>
            <w:tcPrChange w:id="3708" w:author="Awet Teka" w:date="2025-09-22T10:38:00Z" w16du:dateUtc="2025-09-22T07:38:00Z">
              <w:tcPr>
                <w:tcW w:w="0" w:type="auto"/>
                <w:gridSpan w:val="2"/>
                <w:vAlign w:val="center"/>
                <w:hideMark/>
              </w:tcPr>
            </w:tcPrChange>
          </w:tcPr>
          <w:p w14:paraId="6862DFD6" w14:textId="77777777" w:rsidR="00715E21" w:rsidRPr="00E43B3C" w:rsidRDefault="00715E21" w:rsidP="00715E21">
            <w:pPr>
              <w:spacing w:line="276" w:lineRule="auto"/>
              <w:cnfStyle w:val="000000000000" w:firstRow="0" w:lastRow="0" w:firstColumn="0" w:lastColumn="0" w:oddVBand="0" w:evenVBand="0" w:oddHBand="0" w:evenHBand="0" w:firstRowFirstColumn="0" w:firstRowLastColumn="0" w:lastRowFirstColumn="0" w:lastRowLastColumn="0"/>
              <w:rPr>
                <w:ins w:id="3709" w:author="Awet Teka" w:date="2025-09-22T10:37:00Z"/>
              </w:rPr>
              <w:pPrChange w:id="3710" w:author="Awet Teka" w:date="2025-09-22T10:38:00Z" w16du:dateUtc="2025-09-22T07:38:00Z">
                <w:pPr>
                  <w:spacing w:after="200" w:line="276" w:lineRule="auto"/>
                  <w:cnfStyle w:val="000000000000" w:firstRow="0" w:lastRow="0" w:firstColumn="0" w:lastColumn="0" w:oddVBand="0" w:evenVBand="0" w:oddHBand="0" w:evenHBand="0" w:firstRowFirstColumn="0" w:firstRowLastColumn="0" w:lastRowFirstColumn="0" w:lastRowLastColumn="0"/>
                </w:pPr>
              </w:pPrChange>
            </w:pPr>
            <w:ins w:id="3711" w:author="Awet Teka" w:date="2025-09-22T10:37:00Z">
              <w:r w:rsidRPr="00E43B3C">
                <w:t xml:space="preserve">TIMESTAMP DEFAULT </w:t>
              </w:r>
              <w:proofErr w:type="gramStart"/>
              <w:r w:rsidRPr="00E43B3C">
                <w:t>now(</w:t>
              </w:r>
              <w:proofErr w:type="gramEnd"/>
              <w:r w:rsidRPr="00E43B3C">
                <w:t>)</w:t>
              </w:r>
            </w:ins>
          </w:p>
        </w:tc>
        <w:tc>
          <w:tcPr>
            <w:tcW w:w="0" w:type="auto"/>
            <w:hideMark/>
            <w:tcPrChange w:id="3712" w:author="Awet Teka" w:date="2025-09-22T10:38:00Z" w16du:dateUtc="2025-09-22T07:38:00Z">
              <w:tcPr>
                <w:tcW w:w="0" w:type="auto"/>
                <w:gridSpan w:val="3"/>
                <w:vAlign w:val="center"/>
                <w:hideMark/>
              </w:tcPr>
            </w:tcPrChange>
          </w:tcPr>
          <w:p w14:paraId="343216AB" w14:textId="77777777" w:rsidR="00715E21" w:rsidRPr="00E43B3C" w:rsidRDefault="00715E21" w:rsidP="00715E21">
            <w:pPr>
              <w:spacing w:line="276" w:lineRule="auto"/>
              <w:cnfStyle w:val="000000000000" w:firstRow="0" w:lastRow="0" w:firstColumn="0" w:lastColumn="0" w:oddVBand="0" w:evenVBand="0" w:oddHBand="0" w:evenHBand="0" w:firstRowFirstColumn="0" w:firstRowLastColumn="0" w:lastRowFirstColumn="0" w:lastRowLastColumn="0"/>
              <w:rPr>
                <w:ins w:id="3713" w:author="Awet Teka" w:date="2025-09-22T10:37:00Z"/>
              </w:rPr>
              <w:pPrChange w:id="3714" w:author="Awet Teka" w:date="2025-09-22T10:38:00Z" w16du:dateUtc="2025-09-22T07:38:00Z">
                <w:pPr>
                  <w:spacing w:after="200" w:line="276" w:lineRule="auto"/>
                  <w:cnfStyle w:val="000000000000" w:firstRow="0" w:lastRow="0" w:firstColumn="0" w:lastColumn="0" w:oddVBand="0" w:evenVBand="0" w:oddHBand="0" w:evenHBand="0" w:firstRowFirstColumn="0" w:firstRowLastColumn="0" w:lastRowFirstColumn="0" w:lastRowLastColumn="0"/>
                </w:pPr>
              </w:pPrChange>
            </w:pPr>
            <w:ins w:id="3715" w:author="Awet Teka" w:date="2025-09-22T10:37:00Z">
              <w:r w:rsidRPr="00E43B3C">
                <w:t>Last updated</w:t>
              </w:r>
            </w:ins>
          </w:p>
        </w:tc>
      </w:tr>
    </w:tbl>
    <w:p w14:paraId="15ABBB72" w14:textId="77777777" w:rsidR="003B44A8" w:rsidRPr="00100121" w:rsidRDefault="003B44A8" w:rsidP="003B44A8">
      <w:pPr>
        <w:spacing w:before="240" w:after="160" w:line="360" w:lineRule="auto"/>
        <w:rPr>
          <w:ins w:id="3716" w:author="Awet Teka" w:date="2025-09-24T14:41:00Z" w16du:dateUtc="2025-09-24T11:41:00Z"/>
        </w:rPr>
        <w:pPrChange w:id="3717" w:author="Awet Teka" w:date="2025-09-24T14:42:00Z" w16du:dateUtc="2025-09-24T11:42:00Z">
          <w:pPr>
            <w:spacing w:after="160" w:line="278" w:lineRule="auto"/>
          </w:pPr>
        </w:pPrChange>
      </w:pPr>
      <w:ins w:id="3718" w:author="Awet Teka" w:date="2025-09-24T14:41:00Z" w16du:dateUtc="2025-09-24T11:41:00Z">
        <w:r w:rsidRPr="00100121">
          <w:lastRenderedPageBreak/>
          <w:t>Purpose: capture in-depth condition data for structures (culverts, outfall scours, structural damage) including check-dam needs.</w:t>
        </w:r>
        <w:r w:rsidRPr="00100121">
          <w:br/>
          <w:t xml:space="preserve">Stores: distress type, severity/extent, measured volume/area, </w:t>
        </w:r>
        <w:proofErr w:type="spellStart"/>
        <w:r w:rsidRPr="00100121">
          <w:t>check_dam_count</w:t>
        </w:r>
        <w:proofErr w:type="spellEnd"/>
        <w:r w:rsidRPr="00100121">
          <w:t>, activity suggestion and computed quantity.</w:t>
        </w:r>
        <w:r w:rsidRPr="00100121">
          <w:br/>
          <w:t xml:space="preserve">Relations: FK → </w:t>
        </w:r>
        <w:proofErr w:type="spellStart"/>
        <w:r w:rsidRPr="00100121">
          <w:t>structure_inventory</w:t>
        </w:r>
        <w:proofErr w:type="spellEnd"/>
        <w:r w:rsidRPr="00100121">
          <w:t xml:space="preserve">; used to generate BOQ lines in </w:t>
        </w:r>
        <w:proofErr w:type="spellStart"/>
        <w:r w:rsidRPr="00100121">
          <w:t>quantity_estimation</w:t>
        </w:r>
        <w:proofErr w:type="spellEnd"/>
        <w:r w:rsidRPr="00100121">
          <w:t>.</w:t>
        </w:r>
        <w:r w:rsidRPr="00100121">
          <w:br/>
          <w:t>Who uses it: structure inspectors and engineers.</w:t>
        </w:r>
        <w:r w:rsidRPr="00100121">
          <w:br/>
          <w:t>When populated: whenever a structure is inspected in detail (post prioritization or after severe events).</w:t>
        </w:r>
        <w:r w:rsidRPr="00100121">
          <w:br/>
          <w:t xml:space="preserve">Example: </w:t>
        </w:r>
        <w:proofErr w:type="spellStart"/>
        <w:r w:rsidRPr="00100121">
          <w:t>culvert_outfall_scour</w:t>
        </w:r>
        <w:proofErr w:type="spellEnd"/>
        <w:r w:rsidRPr="00100121">
          <w:t xml:space="preserve"> severity 3 extent 3 → repair 80 m³ + 6 check dams (two BOQ items).</w:t>
        </w:r>
      </w:ins>
    </w:p>
    <w:p w14:paraId="029327A9" w14:textId="77777777" w:rsidR="00E43B3C" w:rsidRPr="00E43B3C" w:rsidRDefault="00E43B3C">
      <w:pPr>
        <w:spacing w:after="0"/>
        <w:rPr>
          <w:ins w:id="3719" w:author="Awet Teka" w:date="2025-09-22T10:36:00Z" w16du:dateUtc="2025-09-22T07:36:00Z"/>
        </w:rPr>
        <w:pPrChange w:id="3720" w:author="Awet Teka" w:date="2025-09-22T10:37:00Z" w16du:dateUtc="2025-09-22T07:37:00Z">
          <w:pPr>
            <w:pStyle w:val="Heading3"/>
          </w:pPr>
        </w:pPrChange>
      </w:pPr>
    </w:p>
    <w:p w14:paraId="58C3DE45" w14:textId="3FF23771" w:rsidR="00E43B3C" w:rsidRDefault="00E43B3C" w:rsidP="00E43B3C">
      <w:pPr>
        <w:pStyle w:val="Heading3"/>
        <w:rPr>
          <w:ins w:id="3721" w:author="Awet Teka" w:date="2025-09-22T10:37:00Z" w16du:dateUtc="2025-09-22T07:37:00Z"/>
        </w:rPr>
      </w:pPr>
      <w:ins w:id="3722" w:author="Awet Teka" w:date="2025-09-22T10:36:00Z">
        <w:r w:rsidRPr="00E43B3C">
          <w:t>Road Furniture Condition Detailed Survey</w:t>
        </w:r>
      </w:ins>
    </w:p>
    <w:tbl>
      <w:tblPr>
        <w:tblStyle w:val="LightList"/>
        <w:tblW w:w="0" w:type="auto"/>
        <w:tblLook w:val="04A0" w:firstRow="1" w:lastRow="0" w:firstColumn="1" w:lastColumn="0" w:noHBand="0" w:noVBand="1"/>
        <w:tblPrChange w:id="3723" w:author="Awet Teka" w:date="2025-09-22T10:38:00Z" w16du:dateUtc="2025-09-22T07:38:00Z">
          <w:tblPr>
            <w:tblW w:w="0" w:type="auto"/>
            <w:tblCellSpacing w:w="15" w:type="dxa"/>
            <w:tblCellMar>
              <w:top w:w="15" w:type="dxa"/>
              <w:left w:w="15" w:type="dxa"/>
              <w:bottom w:w="15" w:type="dxa"/>
              <w:right w:w="15" w:type="dxa"/>
            </w:tblCellMar>
            <w:tblLook w:val="04A0" w:firstRow="1" w:lastRow="0" w:firstColumn="1" w:lastColumn="0" w:noHBand="0" w:noVBand="1"/>
          </w:tblPr>
        </w:tblPrChange>
      </w:tblPr>
      <w:tblGrid>
        <w:gridCol w:w="2246"/>
        <w:gridCol w:w="3180"/>
        <w:gridCol w:w="3194"/>
        <w:tblGridChange w:id="3724">
          <w:tblGrid>
            <w:gridCol w:w="10"/>
            <w:gridCol w:w="1984"/>
            <w:gridCol w:w="262"/>
            <w:gridCol w:w="2778"/>
            <w:gridCol w:w="402"/>
            <w:gridCol w:w="3194"/>
            <w:gridCol w:w="10"/>
          </w:tblGrid>
        </w:tblGridChange>
      </w:tblGrid>
      <w:tr w:rsidR="00E43B3C" w:rsidRPr="00E43B3C" w14:paraId="1516F412" w14:textId="77777777" w:rsidTr="00E43B3C">
        <w:trPr>
          <w:cnfStyle w:val="100000000000" w:firstRow="1" w:lastRow="0" w:firstColumn="0" w:lastColumn="0" w:oddVBand="0" w:evenVBand="0" w:oddHBand="0" w:evenHBand="0" w:firstRowFirstColumn="0" w:firstRowLastColumn="0" w:lastRowFirstColumn="0" w:lastRowLastColumn="0"/>
          <w:ins w:id="3725" w:author="Awet Teka" w:date="2025-09-22T10:37:00Z"/>
          <w:trPrChange w:id="3726" w:author="Awet Teka" w:date="2025-09-22T10:38:00Z" w16du:dateUtc="2025-09-22T07:38:00Z">
            <w:trPr>
              <w:tblHeade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3727" w:author="Awet Teka" w:date="2025-09-22T10:38:00Z" w16du:dateUtc="2025-09-22T07:38:00Z">
              <w:tcPr>
                <w:tcW w:w="0" w:type="auto"/>
                <w:gridSpan w:val="2"/>
                <w:vAlign w:val="center"/>
                <w:hideMark/>
              </w:tcPr>
            </w:tcPrChange>
          </w:tcPr>
          <w:p w14:paraId="0DF14C02" w14:textId="77777777" w:rsidR="00E43B3C" w:rsidRPr="00E43B3C" w:rsidRDefault="00E43B3C">
            <w:pPr>
              <w:spacing w:line="276" w:lineRule="auto"/>
              <w:cnfStyle w:val="101000000000" w:firstRow="1" w:lastRow="0" w:firstColumn="1" w:lastColumn="0" w:oddVBand="0" w:evenVBand="0" w:oddHBand="0" w:evenHBand="0" w:firstRowFirstColumn="0" w:firstRowLastColumn="0" w:lastRowFirstColumn="0" w:lastRowLastColumn="0"/>
              <w:rPr>
                <w:ins w:id="3728" w:author="Awet Teka" w:date="2025-09-22T10:37:00Z"/>
              </w:rPr>
              <w:pPrChange w:id="3729" w:author="Awet Teka" w:date="2025-09-22T10:38:00Z" w16du:dateUtc="2025-09-22T07:38:00Z">
                <w:pPr>
                  <w:spacing w:after="200" w:line="276" w:lineRule="auto"/>
                  <w:cnfStyle w:val="101000000000" w:firstRow="1" w:lastRow="0" w:firstColumn="1" w:lastColumn="0" w:oddVBand="0" w:evenVBand="0" w:oddHBand="0" w:evenHBand="0" w:firstRowFirstColumn="0" w:firstRowLastColumn="0" w:lastRowFirstColumn="0" w:lastRowLastColumn="0"/>
                </w:pPr>
              </w:pPrChange>
            </w:pPr>
            <w:ins w:id="3730" w:author="Awet Teka" w:date="2025-09-22T10:37:00Z">
              <w:r w:rsidRPr="00E43B3C">
                <w:t>Column Name</w:t>
              </w:r>
            </w:ins>
          </w:p>
        </w:tc>
        <w:tc>
          <w:tcPr>
            <w:tcW w:w="0" w:type="auto"/>
            <w:hideMark/>
            <w:tcPrChange w:id="3731" w:author="Awet Teka" w:date="2025-09-22T10:38:00Z" w16du:dateUtc="2025-09-22T07:38:00Z">
              <w:tcPr>
                <w:tcW w:w="0" w:type="auto"/>
                <w:gridSpan w:val="2"/>
                <w:vAlign w:val="center"/>
                <w:hideMark/>
              </w:tcPr>
            </w:tcPrChange>
          </w:tcPr>
          <w:p w14:paraId="7CFD9109" w14:textId="77777777" w:rsidR="00E43B3C" w:rsidRPr="00E43B3C" w:rsidRDefault="00E43B3C">
            <w:pPr>
              <w:spacing w:line="276" w:lineRule="auto"/>
              <w:cnfStyle w:val="100000000000" w:firstRow="1" w:lastRow="0" w:firstColumn="0" w:lastColumn="0" w:oddVBand="0" w:evenVBand="0" w:oddHBand="0" w:evenHBand="0" w:firstRowFirstColumn="0" w:firstRowLastColumn="0" w:lastRowFirstColumn="0" w:lastRowLastColumn="0"/>
              <w:rPr>
                <w:ins w:id="3732" w:author="Awet Teka" w:date="2025-09-22T10:37:00Z"/>
              </w:rPr>
              <w:pPrChange w:id="3733" w:author="Awet Teka" w:date="2025-09-22T10:38:00Z" w16du:dateUtc="2025-09-22T07:38:00Z">
                <w:pPr>
                  <w:spacing w:after="200" w:line="276" w:lineRule="auto"/>
                  <w:cnfStyle w:val="100000000000" w:firstRow="1" w:lastRow="0" w:firstColumn="0" w:lastColumn="0" w:oddVBand="0" w:evenVBand="0" w:oddHBand="0" w:evenHBand="0" w:firstRowFirstColumn="0" w:firstRowLastColumn="0" w:lastRowFirstColumn="0" w:lastRowLastColumn="0"/>
                </w:pPr>
              </w:pPrChange>
            </w:pPr>
            <w:ins w:id="3734" w:author="Awet Teka" w:date="2025-09-22T10:37:00Z">
              <w:r w:rsidRPr="00E43B3C">
                <w:t>Data Type / Notes</w:t>
              </w:r>
            </w:ins>
          </w:p>
        </w:tc>
        <w:tc>
          <w:tcPr>
            <w:tcW w:w="0" w:type="auto"/>
            <w:hideMark/>
            <w:tcPrChange w:id="3735" w:author="Awet Teka" w:date="2025-09-22T10:38:00Z" w16du:dateUtc="2025-09-22T07:38:00Z">
              <w:tcPr>
                <w:tcW w:w="0" w:type="auto"/>
                <w:gridSpan w:val="3"/>
                <w:vAlign w:val="center"/>
                <w:hideMark/>
              </w:tcPr>
            </w:tcPrChange>
          </w:tcPr>
          <w:p w14:paraId="26B1FBD5" w14:textId="77777777" w:rsidR="00E43B3C" w:rsidRPr="00E43B3C" w:rsidRDefault="00E43B3C">
            <w:pPr>
              <w:spacing w:line="276" w:lineRule="auto"/>
              <w:cnfStyle w:val="100000000000" w:firstRow="1" w:lastRow="0" w:firstColumn="0" w:lastColumn="0" w:oddVBand="0" w:evenVBand="0" w:oddHBand="0" w:evenHBand="0" w:firstRowFirstColumn="0" w:firstRowLastColumn="0" w:lastRowFirstColumn="0" w:lastRowLastColumn="0"/>
              <w:rPr>
                <w:ins w:id="3736" w:author="Awet Teka" w:date="2025-09-22T10:37:00Z"/>
              </w:rPr>
              <w:pPrChange w:id="3737" w:author="Awet Teka" w:date="2025-09-22T10:38:00Z" w16du:dateUtc="2025-09-22T07:38:00Z">
                <w:pPr>
                  <w:spacing w:after="200" w:line="276" w:lineRule="auto"/>
                  <w:cnfStyle w:val="100000000000" w:firstRow="1" w:lastRow="0" w:firstColumn="0" w:lastColumn="0" w:oddVBand="0" w:evenVBand="0" w:oddHBand="0" w:evenHBand="0" w:firstRowFirstColumn="0" w:firstRowLastColumn="0" w:lastRowFirstColumn="0" w:lastRowLastColumn="0"/>
                </w:pPr>
              </w:pPrChange>
            </w:pPr>
            <w:ins w:id="3738" w:author="Awet Teka" w:date="2025-09-22T10:37:00Z">
              <w:r w:rsidRPr="00E43B3C">
                <w:t>Description</w:t>
              </w:r>
            </w:ins>
          </w:p>
        </w:tc>
      </w:tr>
      <w:tr w:rsidR="00E43B3C" w:rsidRPr="00E43B3C" w14:paraId="6A1289AD" w14:textId="77777777" w:rsidTr="00E43B3C">
        <w:trPr>
          <w:cnfStyle w:val="000000100000" w:firstRow="0" w:lastRow="0" w:firstColumn="0" w:lastColumn="0" w:oddVBand="0" w:evenVBand="0" w:oddHBand="1" w:evenHBand="0" w:firstRowFirstColumn="0" w:firstRowLastColumn="0" w:lastRowFirstColumn="0" w:lastRowLastColumn="0"/>
          <w:ins w:id="3739" w:author="Awet Teka" w:date="2025-09-22T10:37:00Z"/>
          <w:trPrChange w:id="3740" w:author="Awet Teka" w:date="2025-09-22T10:38:00Z" w16du:dateUtc="2025-09-22T07:38: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3741" w:author="Awet Teka" w:date="2025-09-22T10:38:00Z" w16du:dateUtc="2025-09-22T07:38:00Z">
              <w:tcPr>
                <w:tcW w:w="0" w:type="auto"/>
                <w:gridSpan w:val="2"/>
                <w:vAlign w:val="center"/>
                <w:hideMark/>
              </w:tcPr>
            </w:tcPrChange>
          </w:tcPr>
          <w:p w14:paraId="2C9E1A47" w14:textId="77777777" w:rsidR="00E43B3C" w:rsidRPr="00E43B3C" w:rsidRDefault="00E43B3C">
            <w:pPr>
              <w:spacing w:line="276" w:lineRule="auto"/>
              <w:cnfStyle w:val="001000100000" w:firstRow="0" w:lastRow="0" w:firstColumn="1" w:lastColumn="0" w:oddVBand="0" w:evenVBand="0" w:oddHBand="1" w:evenHBand="0" w:firstRowFirstColumn="0" w:firstRowLastColumn="0" w:lastRowFirstColumn="0" w:lastRowLastColumn="0"/>
              <w:rPr>
                <w:ins w:id="3742" w:author="Awet Teka" w:date="2025-09-22T10:37:00Z"/>
              </w:rPr>
              <w:pPrChange w:id="3743" w:author="Awet Teka" w:date="2025-09-22T10:38:00Z" w16du:dateUtc="2025-09-22T07:38:00Z">
                <w:pPr>
                  <w:spacing w:after="200" w:line="276" w:lineRule="auto"/>
                  <w:cnfStyle w:val="001000100000" w:firstRow="0" w:lastRow="0" w:firstColumn="1" w:lastColumn="0" w:oddVBand="0" w:evenVBand="0" w:oddHBand="1" w:evenHBand="0" w:firstRowFirstColumn="0" w:firstRowLastColumn="0" w:lastRowFirstColumn="0" w:lastRowLastColumn="0"/>
                </w:pPr>
              </w:pPrChange>
            </w:pPr>
            <w:proofErr w:type="spellStart"/>
            <w:ins w:id="3744" w:author="Awet Teka" w:date="2025-09-22T10:37:00Z">
              <w:r w:rsidRPr="00E43B3C">
                <w:t>survey_id</w:t>
              </w:r>
              <w:proofErr w:type="spellEnd"/>
            </w:ins>
          </w:p>
        </w:tc>
        <w:tc>
          <w:tcPr>
            <w:tcW w:w="0" w:type="auto"/>
            <w:hideMark/>
            <w:tcPrChange w:id="3745" w:author="Awet Teka" w:date="2025-09-22T10:38:00Z" w16du:dateUtc="2025-09-22T07:38:00Z">
              <w:tcPr>
                <w:tcW w:w="0" w:type="auto"/>
                <w:gridSpan w:val="2"/>
                <w:vAlign w:val="center"/>
                <w:hideMark/>
              </w:tcPr>
            </w:tcPrChange>
          </w:tcPr>
          <w:p w14:paraId="4862D110" w14:textId="77777777" w:rsidR="00E43B3C" w:rsidRPr="00E43B3C" w:rsidRDefault="00E43B3C">
            <w:pPr>
              <w:spacing w:line="276" w:lineRule="auto"/>
              <w:cnfStyle w:val="000000100000" w:firstRow="0" w:lastRow="0" w:firstColumn="0" w:lastColumn="0" w:oddVBand="0" w:evenVBand="0" w:oddHBand="1" w:evenHBand="0" w:firstRowFirstColumn="0" w:firstRowLastColumn="0" w:lastRowFirstColumn="0" w:lastRowLastColumn="0"/>
              <w:rPr>
                <w:ins w:id="3746" w:author="Awet Teka" w:date="2025-09-22T10:37:00Z"/>
              </w:rPr>
              <w:pPrChange w:id="3747" w:author="Awet Teka" w:date="2025-09-22T10:38:00Z" w16du:dateUtc="2025-09-22T07:38: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3748" w:author="Awet Teka" w:date="2025-09-22T10:37:00Z">
              <w:r w:rsidRPr="00E43B3C">
                <w:t>BIGSERIAL (PK)</w:t>
              </w:r>
            </w:ins>
          </w:p>
        </w:tc>
        <w:tc>
          <w:tcPr>
            <w:tcW w:w="0" w:type="auto"/>
            <w:hideMark/>
            <w:tcPrChange w:id="3749" w:author="Awet Teka" w:date="2025-09-22T10:38:00Z" w16du:dateUtc="2025-09-22T07:38:00Z">
              <w:tcPr>
                <w:tcW w:w="0" w:type="auto"/>
                <w:gridSpan w:val="3"/>
                <w:vAlign w:val="center"/>
                <w:hideMark/>
              </w:tcPr>
            </w:tcPrChange>
          </w:tcPr>
          <w:p w14:paraId="11FB204B" w14:textId="77777777" w:rsidR="00E43B3C" w:rsidRPr="00E43B3C" w:rsidRDefault="00E43B3C">
            <w:pPr>
              <w:spacing w:line="276" w:lineRule="auto"/>
              <w:cnfStyle w:val="000000100000" w:firstRow="0" w:lastRow="0" w:firstColumn="0" w:lastColumn="0" w:oddVBand="0" w:evenVBand="0" w:oddHBand="1" w:evenHBand="0" w:firstRowFirstColumn="0" w:firstRowLastColumn="0" w:lastRowFirstColumn="0" w:lastRowLastColumn="0"/>
              <w:rPr>
                <w:ins w:id="3750" w:author="Awet Teka" w:date="2025-09-22T10:37:00Z"/>
              </w:rPr>
              <w:pPrChange w:id="3751" w:author="Awet Teka" w:date="2025-09-22T10:38:00Z" w16du:dateUtc="2025-09-22T07:38: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3752" w:author="Awet Teka" w:date="2025-09-22T10:37:00Z">
              <w:r w:rsidRPr="00E43B3C">
                <w:t>Unique record ID</w:t>
              </w:r>
            </w:ins>
          </w:p>
        </w:tc>
      </w:tr>
      <w:tr w:rsidR="003C0AFB" w:rsidRPr="00E43B3C" w14:paraId="0A48BF24" w14:textId="77777777" w:rsidTr="00E43B3C">
        <w:trPr>
          <w:ins w:id="3753" w:author="Awet Teka" w:date="2025-09-24T13:55:00Z" w16du:dateUtc="2025-09-24T10:55:00Z"/>
        </w:trPr>
        <w:tc>
          <w:tcPr>
            <w:cnfStyle w:val="001000000000" w:firstRow="0" w:lastRow="0" w:firstColumn="1" w:lastColumn="0" w:oddVBand="0" w:evenVBand="0" w:oddHBand="0" w:evenHBand="0" w:firstRowFirstColumn="0" w:firstRowLastColumn="0" w:lastRowFirstColumn="0" w:lastRowLastColumn="0"/>
            <w:tcW w:w="0" w:type="auto"/>
          </w:tcPr>
          <w:p w14:paraId="796504B4" w14:textId="1FE5DE90" w:rsidR="003C0AFB" w:rsidRPr="00E43B3C" w:rsidRDefault="003C0AFB" w:rsidP="003C0AFB">
            <w:pPr>
              <w:rPr>
                <w:ins w:id="3754" w:author="Awet Teka" w:date="2025-09-24T13:55:00Z" w16du:dateUtc="2025-09-24T10:55:00Z"/>
              </w:rPr>
            </w:pPr>
            <w:proofErr w:type="spellStart"/>
            <w:ins w:id="3755" w:author="Awet Teka" w:date="2025-09-24T13:55:00Z" w16du:dateUtc="2025-09-24T10:55:00Z">
              <w:r w:rsidRPr="0004441D">
                <w:t>survey_level</w:t>
              </w:r>
              <w:proofErr w:type="spellEnd"/>
            </w:ins>
          </w:p>
        </w:tc>
        <w:tc>
          <w:tcPr>
            <w:tcW w:w="0" w:type="auto"/>
          </w:tcPr>
          <w:p w14:paraId="33725385" w14:textId="5098004B" w:rsidR="003C0AFB" w:rsidRPr="00E43B3C" w:rsidRDefault="003C0AFB" w:rsidP="003C0AFB">
            <w:pPr>
              <w:cnfStyle w:val="000000000000" w:firstRow="0" w:lastRow="0" w:firstColumn="0" w:lastColumn="0" w:oddVBand="0" w:evenVBand="0" w:oddHBand="0" w:evenHBand="0" w:firstRowFirstColumn="0" w:firstRowLastColumn="0" w:lastRowFirstColumn="0" w:lastRowLastColumn="0"/>
              <w:rPr>
                <w:ins w:id="3756" w:author="Awet Teka" w:date="2025-09-24T13:55:00Z" w16du:dateUtc="2025-09-24T10:55:00Z"/>
              </w:rPr>
            </w:pPr>
            <w:ins w:id="3757" w:author="Awet Teka" w:date="2025-09-24T13:55:00Z" w16du:dateUtc="2025-09-24T10:55:00Z">
              <w:r w:rsidRPr="0004441D">
                <w:t>ENUM('</w:t>
              </w:r>
              <w:proofErr w:type="spellStart"/>
              <w:r w:rsidRPr="0004441D">
                <w:t>network','detailed</w:t>
              </w:r>
              <w:proofErr w:type="spellEnd"/>
              <w:r w:rsidRPr="0004441D">
                <w:t>')</w:t>
              </w:r>
            </w:ins>
          </w:p>
        </w:tc>
        <w:tc>
          <w:tcPr>
            <w:tcW w:w="0" w:type="auto"/>
          </w:tcPr>
          <w:p w14:paraId="43FADEF9" w14:textId="7250301C" w:rsidR="003C0AFB" w:rsidRPr="00E43B3C" w:rsidRDefault="003C0AFB" w:rsidP="003C0AFB">
            <w:pPr>
              <w:cnfStyle w:val="000000000000" w:firstRow="0" w:lastRow="0" w:firstColumn="0" w:lastColumn="0" w:oddVBand="0" w:evenVBand="0" w:oddHBand="0" w:evenHBand="0" w:firstRowFirstColumn="0" w:firstRowLastColumn="0" w:lastRowFirstColumn="0" w:lastRowLastColumn="0"/>
              <w:rPr>
                <w:ins w:id="3758" w:author="Awet Teka" w:date="2025-09-24T13:55:00Z" w16du:dateUtc="2025-09-24T10:55:00Z"/>
              </w:rPr>
            </w:pPr>
            <w:ins w:id="3759" w:author="Awet Teka" w:date="2025-09-24T13:55:00Z" w16du:dateUtc="2025-09-24T10:55:00Z">
              <w:r w:rsidRPr="0004441D">
                <w:t>Defines whether the record is part of a general survey or a detailed survey</w:t>
              </w:r>
            </w:ins>
          </w:p>
        </w:tc>
      </w:tr>
      <w:tr w:rsidR="003C0AFB" w:rsidRPr="00E43B3C" w14:paraId="0E47D033" w14:textId="77777777" w:rsidTr="00E43B3C">
        <w:trPr>
          <w:cnfStyle w:val="000000100000" w:firstRow="0" w:lastRow="0" w:firstColumn="0" w:lastColumn="0" w:oddVBand="0" w:evenVBand="0" w:oddHBand="1" w:evenHBand="0" w:firstRowFirstColumn="0" w:firstRowLastColumn="0" w:lastRowFirstColumn="0" w:lastRowLastColumn="0"/>
          <w:ins w:id="3760" w:author="Awet Teka" w:date="2025-09-22T10:37:00Z"/>
          <w:trPrChange w:id="3761" w:author="Awet Teka" w:date="2025-09-22T10:38:00Z" w16du:dateUtc="2025-09-22T07:38: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3762" w:author="Awet Teka" w:date="2025-09-22T10:38:00Z" w16du:dateUtc="2025-09-22T07:38:00Z">
              <w:tcPr>
                <w:tcW w:w="0" w:type="auto"/>
                <w:gridSpan w:val="2"/>
                <w:vAlign w:val="center"/>
                <w:hideMark/>
              </w:tcPr>
            </w:tcPrChange>
          </w:tcPr>
          <w:p w14:paraId="6438A709" w14:textId="3F0A12A1" w:rsidR="003C0AFB" w:rsidRPr="00E43B3C" w:rsidRDefault="003C0AFB" w:rsidP="003C0AFB">
            <w:pPr>
              <w:spacing w:line="276" w:lineRule="auto"/>
              <w:cnfStyle w:val="001000100000" w:firstRow="0" w:lastRow="0" w:firstColumn="1" w:lastColumn="0" w:oddVBand="0" w:evenVBand="0" w:oddHBand="1" w:evenHBand="0" w:firstRowFirstColumn="0" w:firstRowLastColumn="0" w:lastRowFirstColumn="0" w:lastRowLastColumn="0"/>
              <w:rPr>
                <w:ins w:id="3763" w:author="Awet Teka" w:date="2025-09-22T10:37:00Z"/>
              </w:rPr>
              <w:pPrChange w:id="3764" w:author="Awet Teka" w:date="2025-09-22T10:38:00Z" w16du:dateUtc="2025-09-22T07:38:00Z">
                <w:pPr>
                  <w:spacing w:after="200" w:line="276" w:lineRule="auto"/>
                  <w:cnfStyle w:val="001000100000" w:firstRow="0" w:lastRow="0" w:firstColumn="1" w:lastColumn="0" w:oddVBand="0" w:evenVBand="0" w:oddHBand="1" w:evenHBand="0" w:firstRowFirstColumn="0" w:firstRowLastColumn="0" w:lastRowFirstColumn="0" w:lastRowLastColumn="0"/>
                </w:pPr>
              </w:pPrChange>
            </w:pPr>
            <w:proofErr w:type="spellStart"/>
            <w:ins w:id="3765" w:author="Awet Teka" w:date="2025-09-24T13:55:00Z" w16du:dateUtc="2025-09-24T10:55:00Z">
              <w:r w:rsidRPr="0004441D">
                <w:t>awp_id</w:t>
              </w:r>
            </w:ins>
            <w:proofErr w:type="spellEnd"/>
          </w:p>
        </w:tc>
        <w:tc>
          <w:tcPr>
            <w:tcW w:w="0" w:type="auto"/>
            <w:hideMark/>
            <w:tcPrChange w:id="3766" w:author="Awet Teka" w:date="2025-09-22T10:38:00Z" w16du:dateUtc="2025-09-22T07:38:00Z">
              <w:tcPr>
                <w:tcW w:w="0" w:type="auto"/>
                <w:gridSpan w:val="2"/>
                <w:vAlign w:val="center"/>
                <w:hideMark/>
              </w:tcPr>
            </w:tcPrChange>
          </w:tcPr>
          <w:p w14:paraId="6C6CE167" w14:textId="5099FEE7" w:rsidR="003C0AFB" w:rsidRPr="00E43B3C" w:rsidRDefault="003C0AFB" w:rsidP="003C0AFB">
            <w:pPr>
              <w:spacing w:line="276" w:lineRule="auto"/>
              <w:cnfStyle w:val="000000100000" w:firstRow="0" w:lastRow="0" w:firstColumn="0" w:lastColumn="0" w:oddVBand="0" w:evenVBand="0" w:oddHBand="1" w:evenHBand="0" w:firstRowFirstColumn="0" w:firstRowLastColumn="0" w:lastRowFirstColumn="0" w:lastRowLastColumn="0"/>
              <w:rPr>
                <w:ins w:id="3767" w:author="Awet Teka" w:date="2025-09-22T10:37:00Z"/>
              </w:rPr>
              <w:pPrChange w:id="3768" w:author="Awet Teka" w:date="2025-09-22T10:38:00Z" w16du:dateUtc="2025-09-22T07:38: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3769" w:author="Awet Teka" w:date="2025-09-24T13:55:00Z" w16du:dateUtc="2025-09-24T10:55:00Z">
              <w:r w:rsidRPr="0004441D">
                <w:t xml:space="preserve">INT, FK → </w:t>
              </w:r>
              <w:proofErr w:type="spellStart"/>
              <w:r w:rsidRPr="0004441D">
                <w:t>annual_work_program</w:t>
              </w:r>
              <w:proofErr w:type="spellEnd"/>
              <w:r w:rsidRPr="0004441D">
                <w:t>, NULL allowed</w:t>
              </w:r>
            </w:ins>
          </w:p>
        </w:tc>
        <w:tc>
          <w:tcPr>
            <w:tcW w:w="0" w:type="auto"/>
            <w:hideMark/>
            <w:tcPrChange w:id="3770" w:author="Awet Teka" w:date="2025-09-22T10:38:00Z" w16du:dateUtc="2025-09-22T07:38:00Z">
              <w:tcPr>
                <w:tcW w:w="0" w:type="auto"/>
                <w:gridSpan w:val="3"/>
                <w:vAlign w:val="center"/>
                <w:hideMark/>
              </w:tcPr>
            </w:tcPrChange>
          </w:tcPr>
          <w:p w14:paraId="28102428" w14:textId="03E7E873" w:rsidR="003C0AFB" w:rsidRPr="00E43B3C" w:rsidRDefault="003C0AFB" w:rsidP="003C0AFB">
            <w:pPr>
              <w:spacing w:line="276" w:lineRule="auto"/>
              <w:cnfStyle w:val="000000100000" w:firstRow="0" w:lastRow="0" w:firstColumn="0" w:lastColumn="0" w:oddVBand="0" w:evenVBand="0" w:oddHBand="1" w:evenHBand="0" w:firstRowFirstColumn="0" w:firstRowLastColumn="0" w:lastRowFirstColumn="0" w:lastRowLastColumn="0"/>
              <w:rPr>
                <w:ins w:id="3771" w:author="Awet Teka" w:date="2025-09-22T10:37:00Z"/>
              </w:rPr>
              <w:pPrChange w:id="3772" w:author="Awet Teka" w:date="2025-09-22T10:38:00Z" w16du:dateUtc="2025-09-22T07:38: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3773" w:author="Awet Teka" w:date="2025-09-24T13:55:00Z" w16du:dateUtc="2025-09-24T10:55:00Z">
              <w:r w:rsidRPr="0004441D">
                <w:t>Link to prioritized annual work (nullable if survey done pre-prioritization)</w:t>
              </w:r>
            </w:ins>
          </w:p>
        </w:tc>
      </w:tr>
      <w:tr w:rsidR="003C0AFB" w:rsidRPr="00E43B3C" w14:paraId="204D0E63" w14:textId="77777777" w:rsidTr="00E43B3C">
        <w:trPr>
          <w:ins w:id="3774" w:author="Awet Teka" w:date="2025-09-22T10:37:00Z"/>
          <w:trPrChange w:id="3775" w:author="Awet Teka" w:date="2025-09-22T10:38:00Z" w16du:dateUtc="2025-09-22T07:38: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3776" w:author="Awet Teka" w:date="2025-09-22T10:38:00Z" w16du:dateUtc="2025-09-22T07:38:00Z">
              <w:tcPr>
                <w:tcW w:w="0" w:type="auto"/>
                <w:gridSpan w:val="2"/>
                <w:vAlign w:val="center"/>
                <w:hideMark/>
              </w:tcPr>
            </w:tcPrChange>
          </w:tcPr>
          <w:p w14:paraId="740AFACF" w14:textId="77777777" w:rsidR="003C0AFB" w:rsidRPr="00E43B3C" w:rsidRDefault="003C0AFB" w:rsidP="003C0AFB">
            <w:pPr>
              <w:spacing w:line="276" w:lineRule="auto"/>
              <w:rPr>
                <w:ins w:id="3777" w:author="Awet Teka" w:date="2025-09-22T10:37:00Z"/>
              </w:rPr>
              <w:pPrChange w:id="3778" w:author="Awet Teka" w:date="2025-09-22T10:38:00Z" w16du:dateUtc="2025-09-22T07:38:00Z">
                <w:pPr>
                  <w:spacing w:after="200" w:line="276" w:lineRule="auto"/>
                </w:pPr>
              </w:pPrChange>
            </w:pPr>
            <w:proofErr w:type="spellStart"/>
            <w:ins w:id="3779" w:author="Awet Teka" w:date="2025-09-22T10:37:00Z">
              <w:r w:rsidRPr="00E43B3C">
                <w:t>furniture_id</w:t>
              </w:r>
              <w:proofErr w:type="spellEnd"/>
            </w:ins>
          </w:p>
        </w:tc>
        <w:tc>
          <w:tcPr>
            <w:tcW w:w="0" w:type="auto"/>
            <w:hideMark/>
            <w:tcPrChange w:id="3780" w:author="Awet Teka" w:date="2025-09-22T10:38:00Z" w16du:dateUtc="2025-09-22T07:38:00Z">
              <w:tcPr>
                <w:tcW w:w="0" w:type="auto"/>
                <w:gridSpan w:val="2"/>
                <w:vAlign w:val="center"/>
                <w:hideMark/>
              </w:tcPr>
            </w:tcPrChange>
          </w:tcPr>
          <w:p w14:paraId="6444BF93" w14:textId="77777777" w:rsidR="003C0AFB" w:rsidRPr="00E43B3C" w:rsidRDefault="003C0AFB" w:rsidP="003C0AFB">
            <w:pPr>
              <w:spacing w:line="276" w:lineRule="auto"/>
              <w:cnfStyle w:val="000000000000" w:firstRow="0" w:lastRow="0" w:firstColumn="0" w:lastColumn="0" w:oddVBand="0" w:evenVBand="0" w:oddHBand="0" w:evenHBand="0" w:firstRowFirstColumn="0" w:firstRowLastColumn="0" w:lastRowFirstColumn="0" w:lastRowLastColumn="0"/>
              <w:rPr>
                <w:ins w:id="3781" w:author="Awet Teka" w:date="2025-09-22T10:37:00Z"/>
              </w:rPr>
              <w:pPrChange w:id="3782" w:author="Awet Teka" w:date="2025-09-22T10:38:00Z" w16du:dateUtc="2025-09-22T07:38:00Z">
                <w:pPr>
                  <w:spacing w:after="200" w:line="276" w:lineRule="auto"/>
                  <w:cnfStyle w:val="000000000000" w:firstRow="0" w:lastRow="0" w:firstColumn="0" w:lastColumn="0" w:oddVBand="0" w:evenVBand="0" w:oddHBand="0" w:evenHBand="0" w:firstRowFirstColumn="0" w:firstRowLastColumn="0" w:lastRowFirstColumn="0" w:lastRowLastColumn="0"/>
                </w:pPr>
              </w:pPrChange>
            </w:pPr>
            <w:ins w:id="3783" w:author="Awet Teka" w:date="2025-09-22T10:37:00Z">
              <w:r w:rsidRPr="00E43B3C">
                <w:t xml:space="preserve">INT, FK → </w:t>
              </w:r>
              <w:proofErr w:type="spellStart"/>
              <w:r w:rsidRPr="00E43B3C">
                <w:t>furniture_inventory</w:t>
              </w:r>
              <w:proofErr w:type="spellEnd"/>
            </w:ins>
          </w:p>
        </w:tc>
        <w:tc>
          <w:tcPr>
            <w:tcW w:w="0" w:type="auto"/>
            <w:hideMark/>
            <w:tcPrChange w:id="3784" w:author="Awet Teka" w:date="2025-09-22T10:38:00Z" w16du:dateUtc="2025-09-22T07:38:00Z">
              <w:tcPr>
                <w:tcW w:w="0" w:type="auto"/>
                <w:gridSpan w:val="3"/>
                <w:vAlign w:val="center"/>
                <w:hideMark/>
              </w:tcPr>
            </w:tcPrChange>
          </w:tcPr>
          <w:p w14:paraId="3C76454A" w14:textId="77777777" w:rsidR="003C0AFB" w:rsidRPr="00E43B3C" w:rsidRDefault="003C0AFB" w:rsidP="003C0AFB">
            <w:pPr>
              <w:spacing w:line="276" w:lineRule="auto"/>
              <w:cnfStyle w:val="000000000000" w:firstRow="0" w:lastRow="0" w:firstColumn="0" w:lastColumn="0" w:oddVBand="0" w:evenVBand="0" w:oddHBand="0" w:evenHBand="0" w:firstRowFirstColumn="0" w:firstRowLastColumn="0" w:lastRowFirstColumn="0" w:lastRowLastColumn="0"/>
              <w:rPr>
                <w:ins w:id="3785" w:author="Awet Teka" w:date="2025-09-22T10:37:00Z"/>
              </w:rPr>
              <w:pPrChange w:id="3786" w:author="Awet Teka" w:date="2025-09-22T10:38:00Z" w16du:dateUtc="2025-09-22T07:38:00Z">
                <w:pPr>
                  <w:spacing w:after="200" w:line="276" w:lineRule="auto"/>
                  <w:cnfStyle w:val="000000000000" w:firstRow="0" w:lastRow="0" w:firstColumn="0" w:lastColumn="0" w:oddVBand="0" w:evenVBand="0" w:oddHBand="0" w:evenHBand="0" w:firstRowFirstColumn="0" w:firstRowLastColumn="0" w:lastRowFirstColumn="0" w:lastRowLastColumn="0"/>
                </w:pPr>
              </w:pPrChange>
            </w:pPr>
            <w:ins w:id="3787" w:author="Awet Teka" w:date="2025-09-22T10:37:00Z">
              <w:r w:rsidRPr="00E43B3C">
                <w:t>Furniture item surveyed (sign, guardrail, km post, etc.)</w:t>
              </w:r>
            </w:ins>
          </w:p>
        </w:tc>
      </w:tr>
      <w:tr w:rsidR="003C0AFB" w:rsidRPr="00E43B3C" w14:paraId="46B25318" w14:textId="77777777" w:rsidTr="00E43B3C">
        <w:trPr>
          <w:cnfStyle w:val="000000100000" w:firstRow="0" w:lastRow="0" w:firstColumn="0" w:lastColumn="0" w:oddVBand="0" w:evenVBand="0" w:oddHBand="1" w:evenHBand="0" w:firstRowFirstColumn="0" w:firstRowLastColumn="0" w:lastRowFirstColumn="0" w:lastRowLastColumn="0"/>
          <w:ins w:id="3788" w:author="Awet Teka" w:date="2025-09-22T10:37:00Z"/>
          <w:trPrChange w:id="3789" w:author="Awet Teka" w:date="2025-09-22T10:38:00Z" w16du:dateUtc="2025-09-22T07:38: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3790" w:author="Awet Teka" w:date="2025-09-22T10:38:00Z" w16du:dateUtc="2025-09-22T07:38:00Z">
              <w:tcPr>
                <w:tcW w:w="0" w:type="auto"/>
                <w:gridSpan w:val="2"/>
                <w:vAlign w:val="center"/>
                <w:hideMark/>
              </w:tcPr>
            </w:tcPrChange>
          </w:tcPr>
          <w:p w14:paraId="472DB206" w14:textId="77777777" w:rsidR="003C0AFB" w:rsidRPr="00E43B3C" w:rsidRDefault="003C0AFB" w:rsidP="003C0AFB">
            <w:pPr>
              <w:spacing w:line="276" w:lineRule="auto"/>
              <w:cnfStyle w:val="001000100000" w:firstRow="0" w:lastRow="0" w:firstColumn="1" w:lastColumn="0" w:oddVBand="0" w:evenVBand="0" w:oddHBand="1" w:evenHBand="0" w:firstRowFirstColumn="0" w:firstRowLastColumn="0" w:lastRowFirstColumn="0" w:lastRowLastColumn="0"/>
              <w:rPr>
                <w:ins w:id="3791" w:author="Awet Teka" w:date="2025-09-22T10:37:00Z"/>
              </w:rPr>
              <w:pPrChange w:id="3792" w:author="Awet Teka" w:date="2025-09-22T10:38:00Z" w16du:dateUtc="2025-09-22T07:38:00Z">
                <w:pPr>
                  <w:spacing w:after="200" w:line="276" w:lineRule="auto"/>
                  <w:cnfStyle w:val="001000100000" w:firstRow="0" w:lastRow="0" w:firstColumn="1" w:lastColumn="0" w:oddVBand="0" w:evenVBand="0" w:oddHBand="1" w:evenHBand="0" w:firstRowFirstColumn="0" w:firstRowLastColumn="0" w:lastRowFirstColumn="0" w:lastRowLastColumn="0"/>
                </w:pPr>
              </w:pPrChange>
            </w:pPr>
            <w:proofErr w:type="spellStart"/>
            <w:ins w:id="3793" w:author="Awet Teka" w:date="2025-09-22T10:37:00Z">
              <w:r w:rsidRPr="00E43B3C">
                <w:t>distress_type</w:t>
              </w:r>
              <w:proofErr w:type="spellEnd"/>
            </w:ins>
          </w:p>
        </w:tc>
        <w:tc>
          <w:tcPr>
            <w:tcW w:w="0" w:type="auto"/>
            <w:hideMark/>
            <w:tcPrChange w:id="3794" w:author="Awet Teka" w:date="2025-09-22T10:38:00Z" w16du:dateUtc="2025-09-22T07:38:00Z">
              <w:tcPr>
                <w:tcW w:w="0" w:type="auto"/>
                <w:gridSpan w:val="2"/>
                <w:vAlign w:val="center"/>
                <w:hideMark/>
              </w:tcPr>
            </w:tcPrChange>
          </w:tcPr>
          <w:p w14:paraId="3F1363A6" w14:textId="77777777" w:rsidR="003C0AFB" w:rsidRPr="00E43B3C" w:rsidRDefault="003C0AFB" w:rsidP="003C0AFB">
            <w:pPr>
              <w:spacing w:line="276" w:lineRule="auto"/>
              <w:cnfStyle w:val="000000100000" w:firstRow="0" w:lastRow="0" w:firstColumn="0" w:lastColumn="0" w:oddVBand="0" w:evenVBand="0" w:oddHBand="1" w:evenHBand="0" w:firstRowFirstColumn="0" w:firstRowLastColumn="0" w:lastRowFirstColumn="0" w:lastRowLastColumn="0"/>
              <w:rPr>
                <w:ins w:id="3795" w:author="Awet Teka" w:date="2025-09-22T10:37:00Z"/>
              </w:rPr>
              <w:pPrChange w:id="3796" w:author="Awet Teka" w:date="2025-09-22T10:38:00Z" w16du:dateUtc="2025-09-22T07:38:00Z">
                <w:pPr>
                  <w:spacing w:after="200" w:line="276" w:lineRule="auto"/>
                  <w:cnfStyle w:val="000000100000" w:firstRow="0" w:lastRow="0" w:firstColumn="0" w:lastColumn="0" w:oddVBand="0" w:evenVBand="0" w:oddHBand="1" w:evenHBand="0" w:firstRowFirstColumn="0" w:firstRowLastColumn="0" w:lastRowFirstColumn="0" w:lastRowLastColumn="0"/>
                </w:pPr>
              </w:pPrChange>
            </w:pPr>
            <w:proofErr w:type="gramStart"/>
            <w:ins w:id="3797" w:author="Awet Teka" w:date="2025-09-22T10:37:00Z">
              <w:r w:rsidRPr="00E43B3C">
                <w:t>VARCHAR(</w:t>
              </w:r>
              <w:proofErr w:type="gramEnd"/>
              <w:r w:rsidRPr="00E43B3C">
                <w:t>50)</w:t>
              </w:r>
            </w:ins>
          </w:p>
        </w:tc>
        <w:tc>
          <w:tcPr>
            <w:tcW w:w="0" w:type="auto"/>
            <w:hideMark/>
            <w:tcPrChange w:id="3798" w:author="Awet Teka" w:date="2025-09-22T10:38:00Z" w16du:dateUtc="2025-09-22T07:38:00Z">
              <w:tcPr>
                <w:tcW w:w="0" w:type="auto"/>
                <w:gridSpan w:val="3"/>
                <w:vAlign w:val="center"/>
                <w:hideMark/>
              </w:tcPr>
            </w:tcPrChange>
          </w:tcPr>
          <w:p w14:paraId="65E2BE7B" w14:textId="77777777" w:rsidR="003C0AFB" w:rsidRPr="00E43B3C" w:rsidRDefault="003C0AFB" w:rsidP="003C0AFB">
            <w:pPr>
              <w:spacing w:line="276" w:lineRule="auto"/>
              <w:cnfStyle w:val="000000100000" w:firstRow="0" w:lastRow="0" w:firstColumn="0" w:lastColumn="0" w:oddVBand="0" w:evenVBand="0" w:oddHBand="1" w:evenHBand="0" w:firstRowFirstColumn="0" w:firstRowLastColumn="0" w:lastRowFirstColumn="0" w:lastRowLastColumn="0"/>
              <w:rPr>
                <w:ins w:id="3799" w:author="Awet Teka" w:date="2025-09-22T10:37:00Z"/>
              </w:rPr>
              <w:pPrChange w:id="3800" w:author="Awet Teka" w:date="2025-09-22T10:38:00Z" w16du:dateUtc="2025-09-22T07:38: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3801" w:author="Awet Teka" w:date="2025-09-22T10:37:00Z">
              <w:r w:rsidRPr="00E43B3C">
                <w:t xml:space="preserve">Defect (e.g., </w:t>
              </w:r>
              <w:proofErr w:type="spellStart"/>
              <w:r w:rsidRPr="00E43B3C">
                <w:t>sign_dirty</w:t>
              </w:r>
              <w:proofErr w:type="spellEnd"/>
              <w:r w:rsidRPr="00E43B3C">
                <w:t xml:space="preserve">, </w:t>
              </w:r>
              <w:proofErr w:type="spellStart"/>
              <w:r w:rsidRPr="00E43B3C">
                <w:t>sign_damaged</w:t>
              </w:r>
              <w:proofErr w:type="spellEnd"/>
              <w:r w:rsidRPr="00E43B3C">
                <w:t xml:space="preserve">, </w:t>
              </w:r>
              <w:proofErr w:type="spellStart"/>
              <w:r w:rsidRPr="00E43B3C">
                <w:t>guardrail_corroded</w:t>
              </w:r>
              <w:proofErr w:type="spellEnd"/>
              <w:r w:rsidRPr="00E43B3C">
                <w:t>)</w:t>
              </w:r>
            </w:ins>
          </w:p>
        </w:tc>
      </w:tr>
      <w:tr w:rsidR="003C0AFB" w:rsidRPr="00E43B3C" w14:paraId="4D91A5AE" w14:textId="77777777" w:rsidTr="00E43B3C">
        <w:trPr>
          <w:ins w:id="3802" w:author="Awet Teka" w:date="2025-09-22T10:37:00Z"/>
          <w:trPrChange w:id="3803" w:author="Awet Teka" w:date="2025-09-22T10:38:00Z" w16du:dateUtc="2025-09-22T07:38: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3804" w:author="Awet Teka" w:date="2025-09-22T10:38:00Z" w16du:dateUtc="2025-09-22T07:38:00Z">
              <w:tcPr>
                <w:tcW w:w="0" w:type="auto"/>
                <w:gridSpan w:val="2"/>
                <w:vAlign w:val="center"/>
                <w:hideMark/>
              </w:tcPr>
            </w:tcPrChange>
          </w:tcPr>
          <w:p w14:paraId="422A9476" w14:textId="77777777" w:rsidR="003C0AFB" w:rsidRPr="00E43B3C" w:rsidRDefault="003C0AFB" w:rsidP="003C0AFB">
            <w:pPr>
              <w:spacing w:line="276" w:lineRule="auto"/>
              <w:rPr>
                <w:ins w:id="3805" w:author="Awet Teka" w:date="2025-09-22T10:37:00Z"/>
              </w:rPr>
              <w:pPrChange w:id="3806" w:author="Awet Teka" w:date="2025-09-22T10:38:00Z" w16du:dateUtc="2025-09-22T07:38:00Z">
                <w:pPr>
                  <w:spacing w:after="200" w:line="276" w:lineRule="auto"/>
                </w:pPr>
              </w:pPrChange>
            </w:pPr>
            <w:proofErr w:type="spellStart"/>
            <w:ins w:id="3807" w:author="Awet Teka" w:date="2025-09-22T10:37:00Z">
              <w:r w:rsidRPr="00E43B3C">
                <w:t>severity_code</w:t>
              </w:r>
              <w:proofErr w:type="spellEnd"/>
            </w:ins>
          </w:p>
        </w:tc>
        <w:tc>
          <w:tcPr>
            <w:tcW w:w="0" w:type="auto"/>
            <w:hideMark/>
            <w:tcPrChange w:id="3808" w:author="Awet Teka" w:date="2025-09-22T10:38:00Z" w16du:dateUtc="2025-09-22T07:38:00Z">
              <w:tcPr>
                <w:tcW w:w="0" w:type="auto"/>
                <w:gridSpan w:val="2"/>
                <w:vAlign w:val="center"/>
                <w:hideMark/>
              </w:tcPr>
            </w:tcPrChange>
          </w:tcPr>
          <w:p w14:paraId="768E5D6A" w14:textId="77777777" w:rsidR="003C0AFB" w:rsidRPr="00E43B3C" w:rsidRDefault="003C0AFB" w:rsidP="003C0AFB">
            <w:pPr>
              <w:spacing w:line="276" w:lineRule="auto"/>
              <w:cnfStyle w:val="000000000000" w:firstRow="0" w:lastRow="0" w:firstColumn="0" w:lastColumn="0" w:oddVBand="0" w:evenVBand="0" w:oddHBand="0" w:evenHBand="0" w:firstRowFirstColumn="0" w:firstRowLastColumn="0" w:lastRowFirstColumn="0" w:lastRowLastColumn="0"/>
              <w:rPr>
                <w:ins w:id="3809" w:author="Awet Teka" w:date="2025-09-22T10:37:00Z"/>
              </w:rPr>
              <w:pPrChange w:id="3810" w:author="Awet Teka" w:date="2025-09-22T10:38:00Z" w16du:dateUtc="2025-09-22T07:38:00Z">
                <w:pPr>
                  <w:spacing w:after="200" w:line="276" w:lineRule="auto"/>
                  <w:cnfStyle w:val="000000000000" w:firstRow="0" w:lastRow="0" w:firstColumn="0" w:lastColumn="0" w:oddVBand="0" w:evenVBand="0" w:oddHBand="0" w:evenHBand="0" w:firstRowFirstColumn="0" w:firstRowLastColumn="0" w:lastRowFirstColumn="0" w:lastRowLastColumn="0"/>
                </w:pPr>
              </w:pPrChange>
            </w:pPr>
            <w:ins w:id="3811" w:author="Awet Teka" w:date="2025-09-22T10:37:00Z">
              <w:r w:rsidRPr="00E43B3C">
                <w:t>SMALLINT (1–3)</w:t>
              </w:r>
            </w:ins>
          </w:p>
        </w:tc>
        <w:tc>
          <w:tcPr>
            <w:tcW w:w="0" w:type="auto"/>
            <w:hideMark/>
            <w:tcPrChange w:id="3812" w:author="Awet Teka" w:date="2025-09-22T10:38:00Z" w16du:dateUtc="2025-09-22T07:38:00Z">
              <w:tcPr>
                <w:tcW w:w="0" w:type="auto"/>
                <w:gridSpan w:val="3"/>
                <w:vAlign w:val="center"/>
                <w:hideMark/>
              </w:tcPr>
            </w:tcPrChange>
          </w:tcPr>
          <w:p w14:paraId="4EA29096" w14:textId="77777777" w:rsidR="003C0AFB" w:rsidRPr="00E43B3C" w:rsidRDefault="003C0AFB" w:rsidP="003C0AFB">
            <w:pPr>
              <w:spacing w:line="276" w:lineRule="auto"/>
              <w:cnfStyle w:val="000000000000" w:firstRow="0" w:lastRow="0" w:firstColumn="0" w:lastColumn="0" w:oddVBand="0" w:evenVBand="0" w:oddHBand="0" w:evenHBand="0" w:firstRowFirstColumn="0" w:firstRowLastColumn="0" w:lastRowFirstColumn="0" w:lastRowLastColumn="0"/>
              <w:rPr>
                <w:ins w:id="3813" w:author="Awet Teka" w:date="2025-09-22T10:37:00Z"/>
              </w:rPr>
              <w:pPrChange w:id="3814" w:author="Awet Teka" w:date="2025-09-22T10:38:00Z" w16du:dateUtc="2025-09-22T07:38:00Z">
                <w:pPr>
                  <w:spacing w:after="200" w:line="276" w:lineRule="auto"/>
                  <w:cnfStyle w:val="000000000000" w:firstRow="0" w:lastRow="0" w:firstColumn="0" w:lastColumn="0" w:oddVBand="0" w:evenVBand="0" w:oddHBand="0" w:evenHBand="0" w:firstRowFirstColumn="0" w:firstRowLastColumn="0" w:lastRowFirstColumn="0" w:lastRowLastColumn="0"/>
                </w:pPr>
              </w:pPrChange>
            </w:pPr>
            <w:ins w:id="3815" w:author="Awet Teka" w:date="2025-09-22T10:37:00Z">
              <w:r w:rsidRPr="00E43B3C">
                <w:t>Severity rating</w:t>
              </w:r>
            </w:ins>
          </w:p>
        </w:tc>
      </w:tr>
      <w:tr w:rsidR="003C0AFB" w:rsidRPr="00E43B3C" w14:paraId="31C8CFBC" w14:textId="77777777" w:rsidTr="00E43B3C">
        <w:trPr>
          <w:cnfStyle w:val="000000100000" w:firstRow="0" w:lastRow="0" w:firstColumn="0" w:lastColumn="0" w:oddVBand="0" w:evenVBand="0" w:oddHBand="1" w:evenHBand="0" w:firstRowFirstColumn="0" w:firstRowLastColumn="0" w:lastRowFirstColumn="0" w:lastRowLastColumn="0"/>
          <w:ins w:id="3816" w:author="Awet Teka" w:date="2025-09-22T10:37:00Z"/>
          <w:trPrChange w:id="3817" w:author="Awet Teka" w:date="2025-09-22T10:38:00Z" w16du:dateUtc="2025-09-22T07:38: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3818" w:author="Awet Teka" w:date="2025-09-22T10:38:00Z" w16du:dateUtc="2025-09-22T07:38:00Z">
              <w:tcPr>
                <w:tcW w:w="0" w:type="auto"/>
                <w:gridSpan w:val="2"/>
                <w:vAlign w:val="center"/>
                <w:hideMark/>
              </w:tcPr>
            </w:tcPrChange>
          </w:tcPr>
          <w:p w14:paraId="678DE039" w14:textId="77777777" w:rsidR="003C0AFB" w:rsidRPr="00E43B3C" w:rsidRDefault="003C0AFB" w:rsidP="003C0AFB">
            <w:pPr>
              <w:spacing w:line="276" w:lineRule="auto"/>
              <w:cnfStyle w:val="001000100000" w:firstRow="0" w:lastRow="0" w:firstColumn="1" w:lastColumn="0" w:oddVBand="0" w:evenVBand="0" w:oddHBand="1" w:evenHBand="0" w:firstRowFirstColumn="0" w:firstRowLastColumn="0" w:lastRowFirstColumn="0" w:lastRowLastColumn="0"/>
              <w:rPr>
                <w:ins w:id="3819" w:author="Awet Teka" w:date="2025-09-22T10:37:00Z"/>
              </w:rPr>
              <w:pPrChange w:id="3820" w:author="Awet Teka" w:date="2025-09-22T10:38:00Z" w16du:dateUtc="2025-09-22T07:38:00Z">
                <w:pPr>
                  <w:spacing w:after="200" w:line="276" w:lineRule="auto"/>
                  <w:cnfStyle w:val="001000100000" w:firstRow="0" w:lastRow="0" w:firstColumn="1" w:lastColumn="0" w:oddVBand="0" w:evenVBand="0" w:oddHBand="1" w:evenHBand="0" w:firstRowFirstColumn="0" w:firstRowLastColumn="0" w:lastRowFirstColumn="0" w:lastRowLastColumn="0"/>
                </w:pPr>
              </w:pPrChange>
            </w:pPr>
            <w:proofErr w:type="spellStart"/>
            <w:ins w:id="3821" w:author="Awet Teka" w:date="2025-09-22T10:37:00Z">
              <w:r w:rsidRPr="00E43B3C">
                <w:t>extent_code</w:t>
              </w:r>
              <w:proofErr w:type="spellEnd"/>
            </w:ins>
          </w:p>
        </w:tc>
        <w:tc>
          <w:tcPr>
            <w:tcW w:w="0" w:type="auto"/>
            <w:hideMark/>
            <w:tcPrChange w:id="3822" w:author="Awet Teka" w:date="2025-09-22T10:38:00Z" w16du:dateUtc="2025-09-22T07:38:00Z">
              <w:tcPr>
                <w:tcW w:w="0" w:type="auto"/>
                <w:gridSpan w:val="2"/>
                <w:vAlign w:val="center"/>
                <w:hideMark/>
              </w:tcPr>
            </w:tcPrChange>
          </w:tcPr>
          <w:p w14:paraId="48DFC6A5" w14:textId="77777777" w:rsidR="003C0AFB" w:rsidRPr="00E43B3C" w:rsidRDefault="003C0AFB" w:rsidP="003C0AFB">
            <w:pPr>
              <w:spacing w:line="276" w:lineRule="auto"/>
              <w:cnfStyle w:val="000000100000" w:firstRow="0" w:lastRow="0" w:firstColumn="0" w:lastColumn="0" w:oddVBand="0" w:evenVBand="0" w:oddHBand="1" w:evenHBand="0" w:firstRowFirstColumn="0" w:firstRowLastColumn="0" w:lastRowFirstColumn="0" w:lastRowLastColumn="0"/>
              <w:rPr>
                <w:ins w:id="3823" w:author="Awet Teka" w:date="2025-09-22T10:37:00Z"/>
              </w:rPr>
              <w:pPrChange w:id="3824" w:author="Awet Teka" w:date="2025-09-22T10:38:00Z" w16du:dateUtc="2025-09-22T07:38: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3825" w:author="Awet Teka" w:date="2025-09-22T10:37:00Z">
              <w:r w:rsidRPr="00E43B3C">
                <w:t>SMALLINT (1–3), NULL</w:t>
              </w:r>
            </w:ins>
          </w:p>
        </w:tc>
        <w:tc>
          <w:tcPr>
            <w:tcW w:w="0" w:type="auto"/>
            <w:hideMark/>
            <w:tcPrChange w:id="3826" w:author="Awet Teka" w:date="2025-09-22T10:38:00Z" w16du:dateUtc="2025-09-22T07:38:00Z">
              <w:tcPr>
                <w:tcW w:w="0" w:type="auto"/>
                <w:gridSpan w:val="3"/>
                <w:vAlign w:val="center"/>
                <w:hideMark/>
              </w:tcPr>
            </w:tcPrChange>
          </w:tcPr>
          <w:p w14:paraId="4BD47CE9" w14:textId="77777777" w:rsidR="003C0AFB" w:rsidRPr="00E43B3C" w:rsidRDefault="003C0AFB" w:rsidP="003C0AFB">
            <w:pPr>
              <w:spacing w:line="276" w:lineRule="auto"/>
              <w:cnfStyle w:val="000000100000" w:firstRow="0" w:lastRow="0" w:firstColumn="0" w:lastColumn="0" w:oddVBand="0" w:evenVBand="0" w:oddHBand="1" w:evenHBand="0" w:firstRowFirstColumn="0" w:firstRowLastColumn="0" w:lastRowFirstColumn="0" w:lastRowLastColumn="0"/>
              <w:rPr>
                <w:ins w:id="3827" w:author="Awet Teka" w:date="2025-09-22T10:37:00Z"/>
              </w:rPr>
              <w:pPrChange w:id="3828" w:author="Awet Teka" w:date="2025-09-22T10:38:00Z" w16du:dateUtc="2025-09-22T07:38: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3829" w:author="Awet Teka" w:date="2025-09-22T10:37:00Z">
              <w:r w:rsidRPr="00E43B3C">
                <w:t>Extent rating (only for repetitive items, e.g., multiple signs)</w:t>
              </w:r>
            </w:ins>
          </w:p>
        </w:tc>
      </w:tr>
      <w:tr w:rsidR="003C0AFB" w:rsidRPr="00E43B3C" w14:paraId="3C62DE1D" w14:textId="77777777" w:rsidTr="00E43B3C">
        <w:trPr>
          <w:ins w:id="3830" w:author="Awet Teka" w:date="2025-09-22T10:37:00Z"/>
          <w:trPrChange w:id="3831" w:author="Awet Teka" w:date="2025-09-22T10:38:00Z" w16du:dateUtc="2025-09-22T07:38: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3832" w:author="Awet Teka" w:date="2025-09-22T10:38:00Z" w16du:dateUtc="2025-09-22T07:38:00Z">
              <w:tcPr>
                <w:tcW w:w="0" w:type="auto"/>
                <w:gridSpan w:val="2"/>
                <w:vAlign w:val="center"/>
                <w:hideMark/>
              </w:tcPr>
            </w:tcPrChange>
          </w:tcPr>
          <w:p w14:paraId="7FD63802" w14:textId="77777777" w:rsidR="003C0AFB" w:rsidRPr="00E43B3C" w:rsidRDefault="003C0AFB" w:rsidP="003C0AFB">
            <w:pPr>
              <w:spacing w:line="276" w:lineRule="auto"/>
              <w:rPr>
                <w:ins w:id="3833" w:author="Awet Teka" w:date="2025-09-22T10:37:00Z"/>
              </w:rPr>
              <w:pPrChange w:id="3834" w:author="Awet Teka" w:date="2025-09-22T10:38:00Z" w16du:dateUtc="2025-09-22T07:38:00Z">
                <w:pPr>
                  <w:spacing w:after="200" w:line="276" w:lineRule="auto"/>
                </w:pPr>
              </w:pPrChange>
            </w:pPr>
            <w:proofErr w:type="spellStart"/>
            <w:ins w:id="3835" w:author="Awet Teka" w:date="2025-09-22T10:37:00Z">
              <w:r w:rsidRPr="00E43B3C">
                <w:t>quantity_unit</w:t>
              </w:r>
              <w:proofErr w:type="spellEnd"/>
            </w:ins>
          </w:p>
        </w:tc>
        <w:tc>
          <w:tcPr>
            <w:tcW w:w="0" w:type="auto"/>
            <w:hideMark/>
            <w:tcPrChange w:id="3836" w:author="Awet Teka" w:date="2025-09-22T10:38:00Z" w16du:dateUtc="2025-09-22T07:38:00Z">
              <w:tcPr>
                <w:tcW w:w="0" w:type="auto"/>
                <w:gridSpan w:val="2"/>
                <w:vAlign w:val="center"/>
                <w:hideMark/>
              </w:tcPr>
            </w:tcPrChange>
          </w:tcPr>
          <w:p w14:paraId="582FA753" w14:textId="77777777" w:rsidR="003C0AFB" w:rsidRPr="00E43B3C" w:rsidRDefault="003C0AFB" w:rsidP="003C0AFB">
            <w:pPr>
              <w:spacing w:line="276" w:lineRule="auto"/>
              <w:cnfStyle w:val="000000000000" w:firstRow="0" w:lastRow="0" w:firstColumn="0" w:lastColumn="0" w:oddVBand="0" w:evenVBand="0" w:oddHBand="0" w:evenHBand="0" w:firstRowFirstColumn="0" w:firstRowLastColumn="0" w:lastRowFirstColumn="0" w:lastRowLastColumn="0"/>
              <w:rPr>
                <w:ins w:id="3837" w:author="Awet Teka" w:date="2025-09-22T10:37:00Z"/>
              </w:rPr>
              <w:pPrChange w:id="3838" w:author="Awet Teka" w:date="2025-09-22T10:38:00Z" w16du:dateUtc="2025-09-22T07:38:00Z">
                <w:pPr>
                  <w:spacing w:after="200" w:line="276" w:lineRule="auto"/>
                  <w:cnfStyle w:val="000000000000" w:firstRow="0" w:lastRow="0" w:firstColumn="0" w:lastColumn="0" w:oddVBand="0" w:evenVBand="0" w:oddHBand="0" w:evenHBand="0" w:firstRowFirstColumn="0" w:firstRowLastColumn="0" w:lastRowFirstColumn="0" w:lastRowLastColumn="0"/>
                </w:pPr>
              </w:pPrChange>
            </w:pPr>
            <w:ins w:id="3839" w:author="Awet Teka" w:date="2025-09-22T10:37:00Z">
              <w:r w:rsidRPr="00E43B3C">
                <w:t>ENUM('</w:t>
              </w:r>
              <w:proofErr w:type="spellStart"/>
              <w:r w:rsidRPr="00E43B3C">
                <w:t>item','m</w:t>
              </w:r>
              <w:proofErr w:type="spellEnd"/>
              <w:r w:rsidRPr="00E43B3C">
                <w:t>')</w:t>
              </w:r>
            </w:ins>
          </w:p>
        </w:tc>
        <w:tc>
          <w:tcPr>
            <w:tcW w:w="0" w:type="auto"/>
            <w:hideMark/>
            <w:tcPrChange w:id="3840" w:author="Awet Teka" w:date="2025-09-22T10:38:00Z" w16du:dateUtc="2025-09-22T07:38:00Z">
              <w:tcPr>
                <w:tcW w:w="0" w:type="auto"/>
                <w:gridSpan w:val="3"/>
                <w:vAlign w:val="center"/>
                <w:hideMark/>
              </w:tcPr>
            </w:tcPrChange>
          </w:tcPr>
          <w:p w14:paraId="37330C12" w14:textId="77777777" w:rsidR="003C0AFB" w:rsidRPr="00E43B3C" w:rsidRDefault="003C0AFB" w:rsidP="003C0AFB">
            <w:pPr>
              <w:spacing w:line="276" w:lineRule="auto"/>
              <w:cnfStyle w:val="000000000000" w:firstRow="0" w:lastRow="0" w:firstColumn="0" w:lastColumn="0" w:oddVBand="0" w:evenVBand="0" w:oddHBand="0" w:evenHBand="0" w:firstRowFirstColumn="0" w:firstRowLastColumn="0" w:lastRowFirstColumn="0" w:lastRowLastColumn="0"/>
              <w:rPr>
                <w:ins w:id="3841" w:author="Awet Teka" w:date="2025-09-22T10:37:00Z"/>
              </w:rPr>
              <w:pPrChange w:id="3842" w:author="Awet Teka" w:date="2025-09-22T10:38:00Z" w16du:dateUtc="2025-09-22T07:38:00Z">
                <w:pPr>
                  <w:spacing w:after="200" w:line="276" w:lineRule="auto"/>
                  <w:cnfStyle w:val="000000000000" w:firstRow="0" w:lastRow="0" w:firstColumn="0" w:lastColumn="0" w:oddVBand="0" w:evenVBand="0" w:oddHBand="0" w:evenHBand="0" w:firstRowFirstColumn="0" w:firstRowLastColumn="0" w:lastRowFirstColumn="0" w:lastRowLastColumn="0"/>
                </w:pPr>
              </w:pPrChange>
            </w:pPr>
            <w:ins w:id="3843" w:author="Awet Teka" w:date="2025-09-22T10:37:00Z">
              <w:r w:rsidRPr="00E43B3C">
                <w:t>Unit for measurement</w:t>
              </w:r>
            </w:ins>
          </w:p>
        </w:tc>
      </w:tr>
      <w:tr w:rsidR="003C0AFB" w:rsidRPr="00E43B3C" w14:paraId="011FCB57" w14:textId="77777777" w:rsidTr="00E43B3C">
        <w:trPr>
          <w:cnfStyle w:val="000000100000" w:firstRow="0" w:lastRow="0" w:firstColumn="0" w:lastColumn="0" w:oddVBand="0" w:evenVBand="0" w:oddHBand="1" w:evenHBand="0" w:firstRowFirstColumn="0" w:firstRowLastColumn="0" w:lastRowFirstColumn="0" w:lastRowLastColumn="0"/>
          <w:ins w:id="3844" w:author="Awet Teka" w:date="2025-09-22T10:37:00Z"/>
          <w:trPrChange w:id="3845" w:author="Awet Teka" w:date="2025-09-22T10:38:00Z" w16du:dateUtc="2025-09-22T07:38: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3846" w:author="Awet Teka" w:date="2025-09-22T10:38:00Z" w16du:dateUtc="2025-09-22T07:38:00Z">
              <w:tcPr>
                <w:tcW w:w="0" w:type="auto"/>
                <w:gridSpan w:val="2"/>
                <w:vAlign w:val="center"/>
                <w:hideMark/>
              </w:tcPr>
            </w:tcPrChange>
          </w:tcPr>
          <w:p w14:paraId="37EFD4A1" w14:textId="77777777" w:rsidR="003C0AFB" w:rsidRPr="00E43B3C" w:rsidRDefault="003C0AFB" w:rsidP="003C0AFB">
            <w:pPr>
              <w:spacing w:line="276" w:lineRule="auto"/>
              <w:cnfStyle w:val="001000100000" w:firstRow="0" w:lastRow="0" w:firstColumn="1" w:lastColumn="0" w:oddVBand="0" w:evenVBand="0" w:oddHBand="1" w:evenHBand="0" w:firstRowFirstColumn="0" w:firstRowLastColumn="0" w:lastRowFirstColumn="0" w:lastRowLastColumn="0"/>
              <w:rPr>
                <w:ins w:id="3847" w:author="Awet Teka" w:date="2025-09-22T10:37:00Z"/>
              </w:rPr>
              <w:pPrChange w:id="3848" w:author="Awet Teka" w:date="2025-09-22T10:38:00Z" w16du:dateUtc="2025-09-22T07:38:00Z">
                <w:pPr>
                  <w:spacing w:after="200" w:line="276" w:lineRule="auto"/>
                  <w:cnfStyle w:val="001000100000" w:firstRow="0" w:lastRow="0" w:firstColumn="1" w:lastColumn="0" w:oddVBand="0" w:evenVBand="0" w:oddHBand="1" w:evenHBand="0" w:firstRowFirstColumn="0" w:firstRowLastColumn="0" w:lastRowFirstColumn="0" w:lastRowLastColumn="0"/>
                </w:pPr>
              </w:pPrChange>
            </w:pPr>
            <w:proofErr w:type="spellStart"/>
            <w:ins w:id="3849" w:author="Awet Teka" w:date="2025-09-22T10:37:00Z">
              <w:r w:rsidRPr="00E43B3C">
                <w:t>quantity_estimated</w:t>
              </w:r>
              <w:proofErr w:type="spellEnd"/>
            </w:ins>
          </w:p>
        </w:tc>
        <w:tc>
          <w:tcPr>
            <w:tcW w:w="0" w:type="auto"/>
            <w:hideMark/>
            <w:tcPrChange w:id="3850" w:author="Awet Teka" w:date="2025-09-22T10:38:00Z" w16du:dateUtc="2025-09-22T07:38:00Z">
              <w:tcPr>
                <w:tcW w:w="0" w:type="auto"/>
                <w:gridSpan w:val="2"/>
                <w:vAlign w:val="center"/>
                <w:hideMark/>
              </w:tcPr>
            </w:tcPrChange>
          </w:tcPr>
          <w:p w14:paraId="06BCF304" w14:textId="77777777" w:rsidR="003C0AFB" w:rsidRPr="00E43B3C" w:rsidRDefault="003C0AFB" w:rsidP="003C0AFB">
            <w:pPr>
              <w:spacing w:line="276" w:lineRule="auto"/>
              <w:cnfStyle w:val="000000100000" w:firstRow="0" w:lastRow="0" w:firstColumn="0" w:lastColumn="0" w:oddVBand="0" w:evenVBand="0" w:oddHBand="1" w:evenHBand="0" w:firstRowFirstColumn="0" w:firstRowLastColumn="0" w:lastRowFirstColumn="0" w:lastRowLastColumn="0"/>
              <w:rPr>
                <w:ins w:id="3851" w:author="Awet Teka" w:date="2025-09-22T10:37:00Z"/>
              </w:rPr>
              <w:pPrChange w:id="3852" w:author="Awet Teka" w:date="2025-09-22T10:38:00Z" w16du:dateUtc="2025-09-22T07:38:00Z">
                <w:pPr>
                  <w:spacing w:after="200" w:line="276" w:lineRule="auto"/>
                  <w:cnfStyle w:val="000000100000" w:firstRow="0" w:lastRow="0" w:firstColumn="0" w:lastColumn="0" w:oddVBand="0" w:evenVBand="0" w:oddHBand="1" w:evenHBand="0" w:firstRowFirstColumn="0" w:firstRowLastColumn="0" w:lastRowFirstColumn="0" w:lastRowLastColumn="0"/>
                </w:pPr>
              </w:pPrChange>
            </w:pPr>
            <w:proofErr w:type="gramStart"/>
            <w:ins w:id="3853" w:author="Awet Teka" w:date="2025-09-22T10:37:00Z">
              <w:r w:rsidRPr="00E43B3C">
                <w:t>DECIMAL(</w:t>
              </w:r>
              <w:proofErr w:type="gramEnd"/>
              <w:r w:rsidRPr="00E43B3C">
                <w:t>12,3), NULL</w:t>
              </w:r>
            </w:ins>
          </w:p>
        </w:tc>
        <w:tc>
          <w:tcPr>
            <w:tcW w:w="0" w:type="auto"/>
            <w:hideMark/>
            <w:tcPrChange w:id="3854" w:author="Awet Teka" w:date="2025-09-22T10:38:00Z" w16du:dateUtc="2025-09-22T07:38:00Z">
              <w:tcPr>
                <w:tcW w:w="0" w:type="auto"/>
                <w:gridSpan w:val="3"/>
                <w:vAlign w:val="center"/>
                <w:hideMark/>
              </w:tcPr>
            </w:tcPrChange>
          </w:tcPr>
          <w:p w14:paraId="19C3A1B8" w14:textId="77777777" w:rsidR="003C0AFB" w:rsidRPr="00E43B3C" w:rsidRDefault="003C0AFB" w:rsidP="003C0AFB">
            <w:pPr>
              <w:spacing w:line="276" w:lineRule="auto"/>
              <w:cnfStyle w:val="000000100000" w:firstRow="0" w:lastRow="0" w:firstColumn="0" w:lastColumn="0" w:oddVBand="0" w:evenVBand="0" w:oddHBand="1" w:evenHBand="0" w:firstRowFirstColumn="0" w:firstRowLastColumn="0" w:lastRowFirstColumn="0" w:lastRowLastColumn="0"/>
              <w:rPr>
                <w:ins w:id="3855" w:author="Awet Teka" w:date="2025-09-22T10:37:00Z"/>
              </w:rPr>
              <w:pPrChange w:id="3856" w:author="Awet Teka" w:date="2025-09-22T10:38:00Z" w16du:dateUtc="2025-09-22T07:38: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3857" w:author="Awet Teka" w:date="2025-09-22T10:37:00Z">
              <w:r w:rsidRPr="00E43B3C">
                <w:t>Number of items/meters requiring intervention</w:t>
              </w:r>
            </w:ins>
          </w:p>
        </w:tc>
      </w:tr>
      <w:tr w:rsidR="003C0AFB" w:rsidRPr="00E43B3C" w14:paraId="5D0A9356" w14:textId="77777777" w:rsidTr="00E43B3C">
        <w:trPr>
          <w:ins w:id="3858" w:author="Awet Teka" w:date="2025-09-22T10:37:00Z"/>
          <w:trPrChange w:id="3859" w:author="Awet Teka" w:date="2025-09-22T10:38:00Z" w16du:dateUtc="2025-09-22T07:38: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3860" w:author="Awet Teka" w:date="2025-09-22T10:38:00Z" w16du:dateUtc="2025-09-22T07:38:00Z">
              <w:tcPr>
                <w:tcW w:w="0" w:type="auto"/>
                <w:gridSpan w:val="2"/>
                <w:vAlign w:val="center"/>
                <w:hideMark/>
              </w:tcPr>
            </w:tcPrChange>
          </w:tcPr>
          <w:p w14:paraId="3BC884A0" w14:textId="77777777" w:rsidR="003C0AFB" w:rsidRPr="00E43B3C" w:rsidRDefault="003C0AFB" w:rsidP="003C0AFB">
            <w:pPr>
              <w:spacing w:line="276" w:lineRule="auto"/>
              <w:rPr>
                <w:ins w:id="3861" w:author="Awet Teka" w:date="2025-09-22T10:37:00Z"/>
              </w:rPr>
              <w:pPrChange w:id="3862" w:author="Awet Teka" w:date="2025-09-22T10:38:00Z" w16du:dateUtc="2025-09-22T07:38:00Z">
                <w:pPr>
                  <w:spacing w:after="200" w:line="276" w:lineRule="auto"/>
                </w:pPr>
              </w:pPrChange>
            </w:pPr>
            <w:proofErr w:type="spellStart"/>
            <w:ins w:id="3863" w:author="Awet Teka" w:date="2025-09-22T10:37:00Z">
              <w:r w:rsidRPr="00E43B3C">
                <w:t>activity_code</w:t>
              </w:r>
              <w:proofErr w:type="spellEnd"/>
            </w:ins>
          </w:p>
        </w:tc>
        <w:tc>
          <w:tcPr>
            <w:tcW w:w="0" w:type="auto"/>
            <w:hideMark/>
            <w:tcPrChange w:id="3864" w:author="Awet Teka" w:date="2025-09-22T10:38:00Z" w16du:dateUtc="2025-09-22T07:38:00Z">
              <w:tcPr>
                <w:tcW w:w="0" w:type="auto"/>
                <w:gridSpan w:val="2"/>
                <w:vAlign w:val="center"/>
                <w:hideMark/>
              </w:tcPr>
            </w:tcPrChange>
          </w:tcPr>
          <w:p w14:paraId="1694B490" w14:textId="77777777" w:rsidR="003C0AFB" w:rsidRPr="00E43B3C" w:rsidRDefault="003C0AFB" w:rsidP="003C0AFB">
            <w:pPr>
              <w:spacing w:line="276" w:lineRule="auto"/>
              <w:cnfStyle w:val="000000000000" w:firstRow="0" w:lastRow="0" w:firstColumn="0" w:lastColumn="0" w:oddVBand="0" w:evenVBand="0" w:oddHBand="0" w:evenHBand="0" w:firstRowFirstColumn="0" w:firstRowLastColumn="0" w:lastRowFirstColumn="0" w:lastRowLastColumn="0"/>
              <w:rPr>
                <w:ins w:id="3865" w:author="Awet Teka" w:date="2025-09-22T10:37:00Z"/>
              </w:rPr>
              <w:pPrChange w:id="3866" w:author="Awet Teka" w:date="2025-09-22T10:38:00Z" w16du:dateUtc="2025-09-22T07:38:00Z">
                <w:pPr>
                  <w:spacing w:after="200" w:line="276" w:lineRule="auto"/>
                  <w:cnfStyle w:val="000000000000" w:firstRow="0" w:lastRow="0" w:firstColumn="0" w:lastColumn="0" w:oddVBand="0" w:evenVBand="0" w:oddHBand="0" w:evenHBand="0" w:firstRowFirstColumn="0" w:firstRowLastColumn="0" w:lastRowFirstColumn="0" w:lastRowLastColumn="0"/>
                </w:pPr>
              </w:pPrChange>
            </w:pPr>
            <w:proofErr w:type="gramStart"/>
            <w:ins w:id="3867" w:author="Awet Teka" w:date="2025-09-22T10:37:00Z">
              <w:r w:rsidRPr="00E43B3C">
                <w:t>VARCHAR(</w:t>
              </w:r>
              <w:proofErr w:type="gramEnd"/>
              <w:r w:rsidRPr="00E43B3C">
                <w:t xml:space="preserve">20), FK → </w:t>
              </w:r>
              <w:proofErr w:type="spellStart"/>
              <w:r w:rsidRPr="00E43B3C">
                <w:t>intervention_lookup</w:t>
              </w:r>
              <w:proofErr w:type="spellEnd"/>
            </w:ins>
          </w:p>
        </w:tc>
        <w:tc>
          <w:tcPr>
            <w:tcW w:w="0" w:type="auto"/>
            <w:hideMark/>
            <w:tcPrChange w:id="3868" w:author="Awet Teka" w:date="2025-09-22T10:38:00Z" w16du:dateUtc="2025-09-22T07:38:00Z">
              <w:tcPr>
                <w:tcW w:w="0" w:type="auto"/>
                <w:gridSpan w:val="3"/>
                <w:vAlign w:val="center"/>
                <w:hideMark/>
              </w:tcPr>
            </w:tcPrChange>
          </w:tcPr>
          <w:p w14:paraId="61DFAD5C" w14:textId="77777777" w:rsidR="003C0AFB" w:rsidRPr="00E43B3C" w:rsidRDefault="003C0AFB" w:rsidP="003C0AFB">
            <w:pPr>
              <w:spacing w:line="276" w:lineRule="auto"/>
              <w:cnfStyle w:val="000000000000" w:firstRow="0" w:lastRow="0" w:firstColumn="0" w:lastColumn="0" w:oddVBand="0" w:evenVBand="0" w:oddHBand="0" w:evenHBand="0" w:firstRowFirstColumn="0" w:firstRowLastColumn="0" w:lastRowFirstColumn="0" w:lastRowLastColumn="0"/>
              <w:rPr>
                <w:ins w:id="3869" w:author="Awet Teka" w:date="2025-09-22T10:37:00Z"/>
              </w:rPr>
              <w:pPrChange w:id="3870" w:author="Awet Teka" w:date="2025-09-22T10:38:00Z" w16du:dateUtc="2025-09-22T07:38:00Z">
                <w:pPr>
                  <w:spacing w:after="200" w:line="276" w:lineRule="auto"/>
                  <w:cnfStyle w:val="000000000000" w:firstRow="0" w:lastRow="0" w:firstColumn="0" w:lastColumn="0" w:oddVBand="0" w:evenVBand="0" w:oddHBand="0" w:evenHBand="0" w:firstRowFirstColumn="0" w:firstRowLastColumn="0" w:lastRowFirstColumn="0" w:lastRowLastColumn="0"/>
                </w:pPr>
              </w:pPrChange>
            </w:pPr>
            <w:ins w:id="3871" w:author="Awet Teka" w:date="2025-09-22T10:37:00Z">
              <w:r w:rsidRPr="00E43B3C">
                <w:t>ERA activity code</w:t>
              </w:r>
            </w:ins>
          </w:p>
        </w:tc>
      </w:tr>
      <w:tr w:rsidR="003C0AFB" w:rsidRPr="00E43B3C" w14:paraId="3948B3EB" w14:textId="77777777" w:rsidTr="00E43B3C">
        <w:trPr>
          <w:cnfStyle w:val="000000100000" w:firstRow="0" w:lastRow="0" w:firstColumn="0" w:lastColumn="0" w:oddVBand="0" w:evenVBand="0" w:oddHBand="1" w:evenHBand="0" w:firstRowFirstColumn="0" w:firstRowLastColumn="0" w:lastRowFirstColumn="0" w:lastRowLastColumn="0"/>
          <w:ins w:id="3872" w:author="Awet Teka" w:date="2025-09-22T10:37:00Z"/>
          <w:trPrChange w:id="3873" w:author="Awet Teka" w:date="2025-09-22T10:38:00Z" w16du:dateUtc="2025-09-22T07:38: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3874" w:author="Awet Teka" w:date="2025-09-22T10:38:00Z" w16du:dateUtc="2025-09-22T07:38:00Z">
              <w:tcPr>
                <w:tcW w:w="0" w:type="auto"/>
                <w:gridSpan w:val="2"/>
                <w:vAlign w:val="center"/>
                <w:hideMark/>
              </w:tcPr>
            </w:tcPrChange>
          </w:tcPr>
          <w:p w14:paraId="79C3402D" w14:textId="77777777" w:rsidR="003C0AFB" w:rsidRPr="00E43B3C" w:rsidRDefault="003C0AFB" w:rsidP="003C0AFB">
            <w:pPr>
              <w:spacing w:line="276" w:lineRule="auto"/>
              <w:cnfStyle w:val="001000100000" w:firstRow="0" w:lastRow="0" w:firstColumn="1" w:lastColumn="0" w:oddVBand="0" w:evenVBand="0" w:oddHBand="1" w:evenHBand="0" w:firstRowFirstColumn="0" w:firstRowLastColumn="0" w:lastRowFirstColumn="0" w:lastRowLastColumn="0"/>
              <w:rPr>
                <w:ins w:id="3875" w:author="Awet Teka" w:date="2025-09-22T10:37:00Z"/>
              </w:rPr>
              <w:pPrChange w:id="3876" w:author="Awet Teka" w:date="2025-09-22T10:38:00Z" w16du:dateUtc="2025-09-22T07:38:00Z">
                <w:pPr>
                  <w:spacing w:after="200" w:line="276" w:lineRule="auto"/>
                  <w:cnfStyle w:val="001000100000" w:firstRow="0" w:lastRow="0" w:firstColumn="1" w:lastColumn="0" w:oddVBand="0" w:evenVBand="0" w:oddHBand="1" w:evenHBand="0" w:firstRowFirstColumn="0" w:firstRowLastColumn="0" w:lastRowFirstColumn="0" w:lastRowLastColumn="0"/>
                </w:pPr>
              </w:pPrChange>
            </w:pPr>
            <w:proofErr w:type="spellStart"/>
            <w:ins w:id="3877" w:author="Awet Teka" w:date="2025-09-22T10:37:00Z">
              <w:r w:rsidRPr="00E43B3C">
                <w:t>computed_by_lookup</w:t>
              </w:r>
              <w:proofErr w:type="spellEnd"/>
            </w:ins>
          </w:p>
        </w:tc>
        <w:tc>
          <w:tcPr>
            <w:tcW w:w="0" w:type="auto"/>
            <w:hideMark/>
            <w:tcPrChange w:id="3878" w:author="Awet Teka" w:date="2025-09-22T10:38:00Z" w16du:dateUtc="2025-09-22T07:38:00Z">
              <w:tcPr>
                <w:tcW w:w="0" w:type="auto"/>
                <w:gridSpan w:val="2"/>
                <w:vAlign w:val="center"/>
                <w:hideMark/>
              </w:tcPr>
            </w:tcPrChange>
          </w:tcPr>
          <w:p w14:paraId="5281FACE" w14:textId="77777777" w:rsidR="003C0AFB" w:rsidRPr="00E43B3C" w:rsidRDefault="003C0AFB" w:rsidP="003C0AFB">
            <w:pPr>
              <w:spacing w:line="276" w:lineRule="auto"/>
              <w:cnfStyle w:val="000000100000" w:firstRow="0" w:lastRow="0" w:firstColumn="0" w:lastColumn="0" w:oddVBand="0" w:evenVBand="0" w:oddHBand="1" w:evenHBand="0" w:firstRowFirstColumn="0" w:firstRowLastColumn="0" w:lastRowFirstColumn="0" w:lastRowLastColumn="0"/>
              <w:rPr>
                <w:ins w:id="3879" w:author="Awet Teka" w:date="2025-09-22T10:37:00Z"/>
              </w:rPr>
              <w:pPrChange w:id="3880" w:author="Awet Teka" w:date="2025-09-22T10:38:00Z" w16du:dateUtc="2025-09-22T07:38: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3881" w:author="Awet Teka" w:date="2025-09-22T10:37:00Z">
              <w:r w:rsidRPr="00E43B3C">
                <w:t>BOOLEAN DEFAULT TRUE</w:t>
              </w:r>
            </w:ins>
          </w:p>
        </w:tc>
        <w:tc>
          <w:tcPr>
            <w:tcW w:w="0" w:type="auto"/>
            <w:hideMark/>
            <w:tcPrChange w:id="3882" w:author="Awet Teka" w:date="2025-09-22T10:38:00Z" w16du:dateUtc="2025-09-22T07:38:00Z">
              <w:tcPr>
                <w:tcW w:w="0" w:type="auto"/>
                <w:gridSpan w:val="3"/>
                <w:vAlign w:val="center"/>
                <w:hideMark/>
              </w:tcPr>
            </w:tcPrChange>
          </w:tcPr>
          <w:p w14:paraId="5F7F7F6F" w14:textId="77777777" w:rsidR="003C0AFB" w:rsidRPr="00E43B3C" w:rsidRDefault="003C0AFB" w:rsidP="003C0AFB">
            <w:pPr>
              <w:spacing w:line="276" w:lineRule="auto"/>
              <w:cnfStyle w:val="000000100000" w:firstRow="0" w:lastRow="0" w:firstColumn="0" w:lastColumn="0" w:oddVBand="0" w:evenVBand="0" w:oddHBand="1" w:evenHBand="0" w:firstRowFirstColumn="0" w:firstRowLastColumn="0" w:lastRowFirstColumn="0" w:lastRowLastColumn="0"/>
              <w:rPr>
                <w:ins w:id="3883" w:author="Awet Teka" w:date="2025-09-22T10:37:00Z"/>
              </w:rPr>
              <w:pPrChange w:id="3884" w:author="Awet Teka" w:date="2025-09-22T10:38:00Z" w16du:dateUtc="2025-09-22T07:38: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3885" w:author="Awet Teka" w:date="2025-09-22T10:37:00Z">
              <w:r w:rsidRPr="00E43B3C">
                <w:t>TRUE if auto-computed</w:t>
              </w:r>
            </w:ins>
          </w:p>
        </w:tc>
      </w:tr>
      <w:tr w:rsidR="003C0AFB" w:rsidRPr="00E43B3C" w14:paraId="32F12F33" w14:textId="77777777" w:rsidTr="00E43B3C">
        <w:trPr>
          <w:ins w:id="3886" w:author="Awet Teka" w:date="2025-09-22T10:37:00Z"/>
          <w:trPrChange w:id="3887" w:author="Awet Teka" w:date="2025-09-22T10:38:00Z" w16du:dateUtc="2025-09-22T07:38: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3888" w:author="Awet Teka" w:date="2025-09-22T10:38:00Z" w16du:dateUtc="2025-09-22T07:38:00Z">
              <w:tcPr>
                <w:tcW w:w="0" w:type="auto"/>
                <w:gridSpan w:val="2"/>
                <w:vAlign w:val="center"/>
                <w:hideMark/>
              </w:tcPr>
            </w:tcPrChange>
          </w:tcPr>
          <w:p w14:paraId="352B1C1B" w14:textId="77777777" w:rsidR="003C0AFB" w:rsidRPr="00E43B3C" w:rsidRDefault="003C0AFB" w:rsidP="003C0AFB">
            <w:pPr>
              <w:spacing w:line="276" w:lineRule="auto"/>
              <w:rPr>
                <w:ins w:id="3889" w:author="Awet Teka" w:date="2025-09-22T10:37:00Z"/>
              </w:rPr>
              <w:pPrChange w:id="3890" w:author="Awet Teka" w:date="2025-09-22T10:38:00Z" w16du:dateUtc="2025-09-22T07:38:00Z">
                <w:pPr>
                  <w:spacing w:after="200" w:line="276" w:lineRule="auto"/>
                </w:pPr>
              </w:pPrChange>
            </w:pPr>
            <w:proofErr w:type="spellStart"/>
            <w:ins w:id="3891" w:author="Awet Teka" w:date="2025-09-22T10:37:00Z">
              <w:r w:rsidRPr="00E43B3C">
                <w:t>severity_notes</w:t>
              </w:r>
              <w:proofErr w:type="spellEnd"/>
            </w:ins>
          </w:p>
        </w:tc>
        <w:tc>
          <w:tcPr>
            <w:tcW w:w="0" w:type="auto"/>
            <w:hideMark/>
            <w:tcPrChange w:id="3892" w:author="Awet Teka" w:date="2025-09-22T10:38:00Z" w16du:dateUtc="2025-09-22T07:38:00Z">
              <w:tcPr>
                <w:tcW w:w="0" w:type="auto"/>
                <w:gridSpan w:val="2"/>
                <w:vAlign w:val="center"/>
                <w:hideMark/>
              </w:tcPr>
            </w:tcPrChange>
          </w:tcPr>
          <w:p w14:paraId="51E21A90" w14:textId="77777777" w:rsidR="003C0AFB" w:rsidRPr="00E43B3C" w:rsidRDefault="003C0AFB" w:rsidP="003C0AFB">
            <w:pPr>
              <w:spacing w:line="276" w:lineRule="auto"/>
              <w:cnfStyle w:val="000000000000" w:firstRow="0" w:lastRow="0" w:firstColumn="0" w:lastColumn="0" w:oddVBand="0" w:evenVBand="0" w:oddHBand="0" w:evenHBand="0" w:firstRowFirstColumn="0" w:firstRowLastColumn="0" w:lastRowFirstColumn="0" w:lastRowLastColumn="0"/>
              <w:rPr>
                <w:ins w:id="3893" w:author="Awet Teka" w:date="2025-09-22T10:37:00Z"/>
              </w:rPr>
              <w:pPrChange w:id="3894" w:author="Awet Teka" w:date="2025-09-22T10:38:00Z" w16du:dateUtc="2025-09-22T07:38:00Z">
                <w:pPr>
                  <w:spacing w:after="200" w:line="276" w:lineRule="auto"/>
                  <w:cnfStyle w:val="000000000000" w:firstRow="0" w:lastRow="0" w:firstColumn="0" w:lastColumn="0" w:oddVBand="0" w:evenVBand="0" w:oddHBand="0" w:evenHBand="0" w:firstRowFirstColumn="0" w:firstRowLastColumn="0" w:lastRowFirstColumn="0" w:lastRowLastColumn="0"/>
                </w:pPr>
              </w:pPrChange>
            </w:pPr>
            <w:ins w:id="3895" w:author="Awet Teka" w:date="2025-09-22T10:37:00Z">
              <w:r w:rsidRPr="00E43B3C">
                <w:t>TEXT, NULL</w:t>
              </w:r>
            </w:ins>
          </w:p>
        </w:tc>
        <w:tc>
          <w:tcPr>
            <w:tcW w:w="0" w:type="auto"/>
            <w:hideMark/>
            <w:tcPrChange w:id="3896" w:author="Awet Teka" w:date="2025-09-22T10:38:00Z" w16du:dateUtc="2025-09-22T07:38:00Z">
              <w:tcPr>
                <w:tcW w:w="0" w:type="auto"/>
                <w:gridSpan w:val="3"/>
                <w:vAlign w:val="center"/>
                <w:hideMark/>
              </w:tcPr>
            </w:tcPrChange>
          </w:tcPr>
          <w:p w14:paraId="6A21EF96" w14:textId="77777777" w:rsidR="003C0AFB" w:rsidRPr="00E43B3C" w:rsidRDefault="003C0AFB" w:rsidP="003C0AFB">
            <w:pPr>
              <w:spacing w:line="276" w:lineRule="auto"/>
              <w:cnfStyle w:val="000000000000" w:firstRow="0" w:lastRow="0" w:firstColumn="0" w:lastColumn="0" w:oddVBand="0" w:evenVBand="0" w:oddHBand="0" w:evenHBand="0" w:firstRowFirstColumn="0" w:firstRowLastColumn="0" w:lastRowFirstColumn="0" w:lastRowLastColumn="0"/>
              <w:rPr>
                <w:ins w:id="3897" w:author="Awet Teka" w:date="2025-09-22T10:37:00Z"/>
              </w:rPr>
              <w:pPrChange w:id="3898" w:author="Awet Teka" w:date="2025-09-22T10:38:00Z" w16du:dateUtc="2025-09-22T07:38:00Z">
                <w:pPr>
                  <w:spacing w:after="200" w:line="276" w:lineRule="auto"/>
                  <w:cnfStyle w:val="000000000000" w:firstRow="0" w:lastRow="0" w:firstColumn="0" w:lastColumn="0" w:oddVBand="0" w:evenVBand="0" w:oddHBand="0" w:evenHBand="0" w:firstRowFirstColumn="0" w:firstRowLastColumn="0" w:lastRowFirstColumn="0" w:lastRowLastColumn="0"/>
                </w:pPr>
              </w:pPrChange>
            </w:pPr>
            <w:ins w:id="3899" w:author="Awet Teka" w:date="2025-09-22T10:37:00Z">
              <w:r w:rsidRPr="00E43B3C">
                <w:t>Notes (e.g., repaint vs replace)</w:t>
              </w:r>
            </w:ins>
          </w:p>
        </w:tc>
      </w:tr>
      <w:tr w:rsidR="003C0AFB" w:rsidRPr="00E43B3C" w14:paraId="0320F3D7" w14:textId="77777777" w:rsidTr="00E43B3C">
        <w:trPr>
          <w:cnfStyle w:val="000000100000" w:firstRow="0" w:lastRow="0" w:firstColumn="0" w:lastColumn="0" w:oddVBand="0" w:evenVBand="0" w:oddHBand="1" w:evenHBand="0" w:firstRowFirstColumn="0" w:firstRowLastColumn="0" w:lastRowFirstColumn="0" w:lastRowLastColumn="0"/>
          <w:ins w:id="3900" w:author="Awet Teka" w:date="2025-09-22T10:37:00Z"/>
          <w:trPrChange w:id="3901" w:author="Awet Teka" w:date="2025-09-22T10:38:00Z" w16du:dateUtc="2025-09-22T07:38: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3902" w:author="Awet Teka" w:date="2025-09-22T10:38:00Z" w16du:dateUtc="2025-09-22T07:38:00Z">
              <w:tcPr>
                <w:tcW w:w="0" w:type="auto"/>
                <w:gridSpan w:val="2"/>
                <w:vAlign w:val="center"/>
                <w:hideMark/>
              </w:tcPr>
            </w:tcPrChange>
          </w:tcPr>
          <w:p w14:paraId="69AC8BF8" w14:textId="77777777" w:rsidR="003C0AFB" w:rsidRPr="00E43B3C" w:rsidRDefault="003C0AFB" w:rsidP="003C0AFB">
            <w:pPr>
              <w:spacing w:line="276" w:lineRule="auto"/>
              <w:cnfStyle w:val="001000100000" w:firstRow="0" w:lastRow="0" w:firstColumn="1" w:lastColumn="0" w:oddVBand="0" w:evenVBand="0" w:oddHBand="1" w:evenHBand="0" w:firstRowFirstColumn="0" w:firstRowLastColumn="0" w:lastRowFirstColumn="0" w:lastRowLastColumn="0"/>
              <w:rPr>
                <w:ins w:id="3903" w:author="Awet Teka" w:date="2025-09-22T10:37:00Z"/>
              </w:rPr>
              <w:pPrChange w:id="3904" w:author="Awet Teka" w:date="2025-09-22T10:38:00Z" w16du:dateUtc="2025-09-22T07:38:00Z">
                <w:pPr>
                  <w:spacing w:after="200" w:line="276" w:lineRule="auto"/>
                  <w:cnfStyle w:val="001000100000" w:firstRow="0" w:lastRow="0" w:firstColumn="1" w:lastColumn="0" w:oddVBand="0" w:evenVBand="0" w:oddHBand="1" w:evenHBand="0" w:firstRowFirstColumn="0" w:firstRowLastColumn="0" w:lastRowFirstColumn="0" w:lastRowLastColumn="0"/>
                </w:pPr>
              </w:pPrChange>
            </w:pPr>
            <w:proofErr w:type="spellStart"/>
            <w:ins w:id="3905" w:author="Awet Teka" w:date="2025-09-22T10:37:00Z">
              <w:r w:rsidRPr="00E43B3C">
                <w:t>inspected_by</w:t>
              </w:r>
              <w:proofErr w:type="spellEnd"/>
            </w:ins>
          </w:p>
        </w:tc>
        <w:tc>
          <w:tcPr>
            <w:tcW w:w="0" w:type="auto"/>
            <w:hideMark/>
            <w:tcPrChange w:id="3906" w:author="Awet Teka" w:date="2025-09-22T10:38:00Z" w16du:dateUtc="2025-09-22T07:38:00Z">
              <w:tcPr>
                <w:tcW w:w="0" w:type="auto"/>
                <w:gridSpan w:val="2"/>
                <w:vAlign w:val="center"/>
                <w:hideMark/>
              </w:tcPr>
            </w:tcPrChange>
          </w:tcPr>
          <w:p w14:paraId="1B829E22" w14:textId="77777777" w:rsidR="003C0AFB" w:rsidRPr="00E43B3C" w:rsidRDefault="003C0AFB" w:rsidP="003C0AFB">
            <w:pPr>
              <w:spacing w:line="276" w:lineRule="auto"/>
              <w:cnfStyle w:val="000000100000" w:firstRow="0" w:lastRow="0" w:firstColumn="0" w:lastColumn="0" w:oddVBand="0" w:evenVBand="0" w:oddHBand="1" w:evenHBand="0" w:firstRowFirstColumn="0" w:firstRowLastColumn="0" w:lastRowFirstColumn="0" w:lastRowLastColumn="0"/>
              <w:rPr>
                <w:ins w:id="3907" w:author="Awet Teka" w:date="2025-09-22T10:37:00Z"/>
              </w:rPr>
              <w:pPrChange w:id="3908" w:author="Awet Teka" w:date="2025-09-22T10:38:00Z" w16du:dateUtc="2025-09-22T07:38:00Z">
                <w:pPr>
                  <w:spacing w:after="200" w:line="276" w:lineRule="auto"/>
                  <w:cnfStyle w:val="000000100000" w:firstRow="0" w:lastRow="0" w:firstColumn="0" w:lastColumn="0" w:oddVBand="0" w:evenVBand="0" w:oddHBand="1" w:evenHBand="0" w:firstRowFirstColumn="0" w:firstRowLastColumn="0" w:lastRowFirstColumn="0" w:lastRowLastColumn="0"/>
                </w:pPr>
              </w:pPrChange>
            </w:pPr>
            <w:proofErr w:type="gramStart"/>
            <w:ins w:id="3909" w:author="Awet Teka" w:date="2025-09-22T10:37:00Z">
              <w:r w:rsidRPr="00E43B3C">
                <w:t>VARCHAR(</w:t>
              </w:r>
              <w:proofErr w:type="gramEnd"/>
              <w:r w:rsidRPr="00E43B3C">
                <w:t>150), NULL</w:t>
              </w:r>
            </w:ins>
          </w:p>
        </w:tc>
        <w:tc>
          <w:tcPr>
            <w:tcW w:w="0" w:type="auto"/>
            <w:hideMark/>
            <w:tcPrChange w:id="3910" w:author="Awet Teka" w:date="2025-09-22T10:38:00Z" w16du:dateUtc="2025-09-22T07:38:00Z">
              <w:tcPr>
                <w:tcW w:w="0" w:type="auto"/>
                <w:gridSpan w:val="3"/>
                <w:vAlign w:val="center"/>
                <w:hideMark/>
              </w:tcPr>
            </w:tcPrChange>
          </w:tcPr>
          <w:p w14:paraId="7CF94D8C" w14:textId="77777777" w:rsidR="003C0AFB" w:rsidRPr="00E43B3C" w:rsidRDefault="003C0AFB" w:rsidP="003C0AFB">
            <w:pPr>
              <w:spacing w:line="276" w:lineRule="auto"/>
              <w:cnfStyle w:val="000000100000" w:firstRow="0" w:lastRow="0" w:firstColumn="0" w:lastColumn="0" w:oddVBand="0" w:evenVBand="0" w:oddHBand="1" w:evenHBand="0" w:firstRowFirstColumn="0" w:firstRowLastColumn="0" w:lastRowFirstColumn="0" w:lastRowLastColumn="0"/>
              <w:rPr>
                <w:ins w:id="3911" w:author="Awet Teka" w:date="2025-09-22T10:37:00Z"/>
              </w:rPr>
              <w:pPrChange w:id="3912" w:author="Awet Teka" w:date="2025-09-22T10:38:00Z" w16du:dateUtc="2025-09-22T07:38: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3913" w:author="Awet Teka" w:date="2025-09-22T10:37:00Z">
              <w:r w:rsidRPr="00E43B3C">
                <w:t>Surveyor</w:t>
              </w:r>
            </w:ins>
          </w:p>
        </w:tc>
      </w:tr>
      <w:tr w:rsidR="003C0AFB" w:rsidRPr="00E43B3C" w14:paraId="69FDF1F3" w14:textId="77777777" w:rsidTr="00E43B3C">
        <w:trPr>
          <w:ins w:id="3914" w:author="Awet Teka" w:date="2025-09-22T10:37:00Z"/>
          <w:trPrChange w:id="3915" w:author="Awet Teka" w:date="2025-09-22T10:38:00Z" w16du:dateUtc="2025-09-22T07:38: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3916" w:author="Awet Teka" w:date="2025-09-22T10:38:00Z" w16du:dateUtc="2025-09-22T07:38:00Z">
              <w:tcPr>
                <w:tcW w:w="0" w:type="auto"/>
                <w:gridSpan w:val="2"/>
                <w:vAlign w:val="center"/>
                <w:hideMark/>
              </w:tcPr>
            </w:tcPrChange>
          </w:tcPr>
          <w:p w14:paraId="22373BE0" w14:textId="77777777" w:rsidR="003C0AFB" w:rsidRPr="00E43B3C" w:rsidRDefault="003C0AFB" w:rsidP="003C0AFB">
            <w:pPr>
              <w:spacing w:line="276" w:lineRule="auto"/>
              <w:rPr>
                <w:ins w:id="3917" w:author="Awet Teka" w:date="2025-09-22T10:37:00Z"/>
              </w:rPr>
              <w:pPrChange w:id="3918" w:author="Awet Teka" w:date="2025-09-22T10:38:00Z" w16du:dateUtc="2025-09-22T07:38:00Z">
                <w:pPr>
                  <w:spacing w:after="200" w:line="276" w:lineRule="auto"/>
                </w:pPr>
              </w:pPrChange>
            </w:pPr>
            <w:proofErr w:type="spellStart"/>
            <w:ins w:id="3919" w:author="Awet Teka" w:date="2025-09-22T10:37:00Z">
              <w:r w:rsidRPr="00E43B3C">
                <w:t>inspection_date</w:t>
              </w:r>
              <w:proofErr w:type="spellEnd"/>
            </w:ins>
          </w:p>
        </w:tc>
        <w:tc>
          <w:tcPr>
            <w:tcW w:w="0" w:type="auto"/>
            <w:hideMark/>
            <w:tcPrChange w:id="3920" w:author="Awet Teka" w:date="2025-09-22T10:38:00Z" w16du:dateUtc="2025-09-22T07:38:00Z">
              <w:tcPr>
                <w:tcW w:w="0" w:type="auto"/>
                <w:gridSpan w:val="2"/>
                <w:vAlign w:val="center"/>
                <w:hideMark/>
              </w:tcPr>
            </w:tcPrChange>
          </w:tcPr>
          <w:p w14:paraId="3C00BFC4" w14:textId="77777777" w:rsidR="003C0AFB" w:rsidRPr="00E43B3C" w:rsidRDefault="003C0AFB" w:rsidP="003C0AFB">
            <w:pPr>
              <w:spacing w:line="276" w:lineRule="auto"/>
              <w:cnfStyle w:val="000000000000" w:firstRow="0" w:lastRow="0" w:firstColumn="0" w:lastColumn="0" w:oddVBand="0" w:evenVBand="0" w:oddHBand="0" w:evenHBand="0" w:firstRowFirstColumn="0" w:firstRowLastColumn="0" w:lastRowFirstColumn="0" w:lastRowLastColumn="0"/>
              <w:rPr>
                <w:ins w:id="3921" w:author="Awet Teka" w:date="2025-09-22T10:37:00Z"/>
              </w:rPr>
              <w:pPrChange w:id="3922" w:author="Awet Teka" w:date="2025-09-22T10:38:00Z" w16du:dateUtc="2025-09-22T07:38:00Z">
                <w:pPr>
                  <w:spacing w:after="200" w:line="276" w:lineRule="auto"/>
                  <w:cnfStyle w:val="000000000000" w:firstRow="0" w:lastRow="0" w:firstColumn="0" w:lastColumn="0" w:oddVBand="0" w:evenVBand="0" w:oddHBand="0" w:evenHBand="0" w:firstRowFirstColumn="0" w:firstRowLastColumn="0" w:lastRowFirstColumn="0" w:lastRowLastColumn="0"/>
                </w:pPr>
              </w:pPrChange>
            </w:pPr>
            <w:ins w:id="3923" w:author="Awet Teka" w:date="2025-09-22T10:37:00Z">
              <w:r w:rsidRPr="00E43B3C">
                <w:t>DATE</w:t>
              </w:r>
            </w:ins>
          </w:p>
        </w:tc>
        <w:tc>
          <w:tcPr>
            <w:tcW w:w="0" w:type="auto"/>
            <w:hideMark/>
            <w:tcPrChange w:id="3924" w:author="Awet Teka" w:date="2025-09-22T10:38:00Z" w16du:dateUtc="2025-09-22T07:38:00Z">
              <w:tcPr>
                <w:tcW w:w="0" w:type="auto"/>
                <w:gridSpan w:val="3"/>
                <w:vAlign w:val="center"/>
                <w:hideMark/>
              </w:tcPr>
            </w:tcPrChange>
          </w:tcPr>
          <w:p w14:paraId="03C9A650" w14:textId="77777777" w:rsidR="003C0AFB" w:rsidRPr="00E43B3C" w:rsidRDefault="003C0AFB" w:rsidP="003C0AFB">
            <w:pPr>
              <w:spacing w:line="276" w:lineRule="auto"/>
              <w:cnfStyle w:val="000000000000" w:firstRow="0" w:lastRow="0" w:firstColumn="0" w:lastColumn="0" w:oddVBand="0" w:evenVBand="0" w:oddHBand="0" w:evenHBand="0" w:firstRowFirstColumn="0" w:firstRowLastColumn="0" w:lastRowFirstColumn="0" w:lastRowLastColumn="0"/>
              <w:rPr>
                <w:ins w:id="3925" w:author="Awet Teka" w:date="2025-09-22T10:37:00Z"/>
              </w:rPr>
              <w:pPrChange w:id="3926" w:author="Awet Teka" w:date="2025-09-22T10:38:00Z" w16du:dateUtc="2025-09-22T07:38:00Z">
                <w:pPr>
                  <w:spacing w:after="200" w:line="276" w:lineRule="auto"/>
                  <w:cnfStyle w:val="000000000000" w:firstRow="0" w:lastRow="0" w:firstColumn="0" w:lastColumn="0" w:oddVBand="0" w:evenVBand="0" w:oddHBand="0" w:evenHBand="0" w:firstRowFirstColumn="0" w:firstRowLastColumn="0" w:lastRowFirstColumn="0" w:lastRowLastColumn="0"/>
                </w:pPr>
              </w:pPrChange>
            </w:pPr>
            <w:ins w:id="3927" w:author="Awet Teka" w:date="2025-09-22T10:37:00Z">
              <w:r w:rsidRPr="00E43B3C">
                <w:t>Date of inspection</w:t>
              </w:r>
            </w:ins>
          </w:p>
        </w:tc>
      </w:tr>
      <w:tr w:rsidR="003C0AFB" w:rsidRPr="00E43B3C" w14:paraId="06CD4D60" w14:textId="77777777" w:rsidTr="00E43B3C">
        <w:trPr>
          <w:cnfStyle w:val="000000100000" w:firstRow="0" w:lastRow="0" w:firstColumn="0" w:lastColumn="0" w:oddVBand="0" w:evenVBand="0" w:oddHBand="1" w:evenHBand="0" w:firstRowFirstColumn="0" w:firstRowLastColumn="0" w:lastRowFirstColumn="0" w:lastRowLastColumn="0"/>
          <w:ins w:id="3928" w:author="Awet Teka" w:date="2025-09-22T10:37:00Z"/>
          <w:trPrChange w:id="3929" w:author="Awet Teka" w:date="2025-09-22T10:38:00Z" w16du:dateUtc="2025-09-22T07:38: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3930" w:author="Awet Teka" w:date="2025-09-22T10:38:00Z" w16du:dateUtc="2025-09-22T07:38:00Z">
              <w:tcPr>
                <w:tcW w:w="0" w:type="auto"/>
                <w:gridSpan w:val="2"/>
                <w:vAlign w:val="center"/>
                <w:hideMark/>
              </w:tcPr>
            </w:tcPrChange>
          </w:tcPr>
          <w:p w14:paraId="4E37DB88" w14:textId="77777777" w:rsidR="003C0AFB" w:rsidRPr="00E43B3C" w:rsidRDefault="003C0AFB" w:rsidP="003C0AFB">
            <w:pPr>
              <w:spacing w:line="276" w:lineRule="auto"/>
              <w:cnfStyle w:val="001000100000" w:firstRow="0" w:lastRow="0" w:firstColumn="1" w:lastColumn="0" w:oddVBand="0" w:evenVBand="0" w:oddHBand="1" w:evenHBand="0" w:firstRowFirstColumn="0" w:firstRowLastColumn="0" w:lastRowFirstColumn="0" w:lastRowLastColumn="0"/>
              <w:rPr>
                <w:ins w:id="3931" w:author="Awet Teka" w:date="2025-09-22T10:37:00Z"/>
              </w:rPr>
              <w:pPrChange w:id="3932" w:author="Awet Teka" w:date="2025-09-22T10:38:00Z" w16du:dateUtc="2025-09-22T07:38:00Z">
                <w:pPr>
                  <w:spacing w:after="200" w:line="276" w:lineRule="auto"/>
                  <w:cnfStyle w:val="001000100000" w:firstRow="0" w:lastRow="0" w:firstColumn="1" w:lastColumn="0" w:oddVBand="0" w:evenVBand="0" w:oddHBand="1" w:evenHBand="0" w:firstRowFirstColumn="0" w:firstRowLastColumn="0" w:lastRowFirstColumn="0" w:lastRowLastColumn="0"/>
                </w:pPr>
              </w:pPrChange>
            </w:pPr>
            <w:ins w:id="3933" w:author="Awet Teka" w:date="2025-09-22T10:37:00Z">
              <w:r w:rsidRPr="00E43B3C">
                <w:t>comments</w:t>
              </w:r>
            </w:ins>
          </w:p>
        </w:tc>
        <w:tc>
          <w:tcPr>
            <w:tcW w:w="0" w:type="auto"/>
            <w:hideMark/>
            <w:tcPrChange w:id="3934" w:author="Awet Teka" w:date="2025-09-22T10:38:00Z" w16du:dateUtc="2025-09-22T07:38:00Z">
              <w:tcPr>
                <w:tcW w:w="0" w:type="auto"/>
                <w:gridSpan w:val="2"/>
                <w:vAlign w:val="center"/>
                <w:hideMark/>
              </w:tcPr>
            </w:tcPrChange>
          </w:tcPr>
          <w:p w14:paraId="4FEDCB98" w14:textId="77777777" w:rsidR="003C0AFB" w:rsidRPr="00E43B3C" w:rsidRDefault="003C0AFB" w:rsidP="003C0AFB">
            <w:pPr>
              <w:spacing w:line="276" w:lineRule="auto"/>
              <w:cnfStyle w:val="000000100000" w:firstRow="0" w:lastRow="0" w:firstColumn="0" w:lastColumn="0" w:oddVBand="0" w:evenVBand="0" w:oddHBand="1" w:evenHBand="0" w:firstRowFirstColumn="0" w:firstRowLastColumn="0" w:lastRowFirstColumn="0" w:lastRowLastColumn="0"/>
              <w:rPr>
                <w:ins w:id="3935" w:author="Awet Teka" w:date="2025-09-22T10:37:00Z"/>
              </w:rPr>
              <w:pPrChange w:id="3936" w:author="Awet Teka" w:date="2025-09-22T10:38:00Z" w16du:dateUtc="2025-09-22T07:38: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3937" w:author="Awet Teka" w:date="2025-09-22T10:37:00Z">
              <w:r w:rsidRPr="00E43B3C">
                <w:t>TEXT, NULL</w:t>
              </w:r>
            </w:ins>
          </w:p>
        </w:tc>
        <w:tc>
          <w:tcPr>
            <w:tcW w:w="0" w:type="auto"/>
            <w:hideMark/>
            <w:tcPrChange w:id="3938" w:author="Awet Teka" w:date="2025-09-22T10:38:00Z" w16du:dateUtc="2025-09-22T07:38:00Z">
              <w:tcPr>
                <w:tcW w:w="0" w:type="auto"/>
                <w:gridSpan w:val="3"/>
                <w:vAlign w:val="center"/>
                <w:hideMark/>
              </w:tcPr>
            </w:tcPrChange>
          </w:tcPr>
          <w:p w14:paraId="70A8623A" w14:textId="77777777" w:rsidR="003C0AFB" w:rsidRPr="00E43B3C" w:rsidRDefault="003C0AFB" w:rsidP="003C0AFB">
            <w:pPr>
              <w:spacing w:line="276" w:lineRule="auto"/>
              <w:cnfStyle w:val="000000100000" w:firstRow="0" w:lastRow="0" w:firstColumn="0" w:lastColumn="0" w:oddVBand="0" w:evenVBand="0" w:oddHBand="1" w:evenHBand="0" w:firstRowFirstColumn="0" w:firstRowLastColumn="0" w:lastRowFirstColumn="0" w:lastRowLastColumn="0"/>
              <w:rPr>
                <w:ins w:id="3939" w:author="Awet Teka" w:date="2025-09-22T10:37:00Z"/>
              </w:rPr>
              <w:pPrChange w:id="3940" w:author="Awet Teka" w:date="2025-09-22T10:38:00Z" w16du:dateUtc="2025-09-22T07:38: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3941" w:author="Awet Teka" w:date="2025-09-22T10:37:00Z">
              <w:r w:rsidRPr="00E43B3C">
                <w:t>Additional notes</w:t>
              </w:r>
            </w:ins>
          </w:p>
        </w:tc>
      </w:tr>
      <w:tr w:rsidR="003C0AFB" w:rsidRPr="00E43B3C" w14:paraId="1FDBCB62" w14:textId="77777777" w:rsidTr="00E43B3C">
        <w:trPr>
          <w:ins w:id="3942" w:author="Awet Teka" w:date="2025-09-22T10:37:00Z"/>
          <w:trPrChange w:id="3943" w:author="Awet Teka" w:date="2025-09-22T10:38:00Z" w16du:dateUtc="2025-09-22T07:38: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3944" w:author="Awet Teka" w:date="2025-09-22T10:38:00Z" w16du:dateUtc="2025-09-22T07:38:00Z">
              <w:tcPr>
                <w:tcW w:w="0" w:type="auto"/>
                <w:gridSpan w:val="2"/>
                <w:vAlign w:val="center"/>
                <w:hideMark/>
              </w:tcPr>
            </w:tcPrChange>
          </w:tcPr>
          <w:p w14:paraId="0D1E0A8F" w14:textId="77777777" w:rsidR="003C0AFB" w:rsidRPr="00E43B3C" w:rsidRDefault="003C0AFB" w:rsidP="003C0AFB">
            <w:pPr>
              <w:spacing w:line="276" w:lineRule="auto"/>
              <w:rPr>
                <w:ins w:id="3945" w:author="Awet Teka" w:date="2025-09-22T10:37:00Z"/>
              </w:rPr>
              <w:pPrChange w:id="3946" w:author="Awet Teka" w:date="2025-09-22T10:38:00Z" w16du:dateUtc="2025-09-22T07:38:00Z">
                <w:pPr>
                  <w:spacing w:after="200" w:line="276" w:lineRule="auto"/>
                </w:pPr>
              </w:pPrChange>
            </w:pPr>
            <w:proofErr w:type="spellStart"/>
            <w:ins w:id="3947" w:author="Awet Teka" w:date="2025-09-22T10:37:00Z">
              <w:r w:rsidRPr="00E43B3C">
                <w:lastRenderedPageBreak/>
                <w:t>qa_status_id</w:t>
              </w:r>
              <w:proofErr w:type="spellEnd"/>
            </w:ins>
          </w:p>
        </w:tc>
        <w:tc>
          <w:tcPr>
            <w:tcW w:w="0" w:type="auto"/>
            <w:hideMark/>
            <w:tcPrChange w:id="3948" w:author="Awet Teka" w:date="2025-09-22T10:38:00Z" w16du:dateUtc="2025-09-22T07:38:00Z">
              <w:tcPr>
                <w:tcW w:w="0" w:type="auto"/>
                <w:gridSpan w:val="2"/>
                <w:vAlign w:val="center"/>
                <w:hideMark/>
              </w:tcPr>
            </w:tcPrChange>
          </w:tcPr>
          <w:p w14:paraId="5487C9A5" w14:textId="77777777" w:rsidR="003C0AFB" w:rsidRPr="00E43B3C" w:rsidRDefault="003C0AFB" w:rsidP="003C0AFB">
            <w:pPr>
              <w:spacing w:line="276" w:lineRule="auto"/>
              <w:cnfStyle w:val="000000000000" w:firstRow="0" w:lastRow="0" w:firstColumn="0" w:lastColumn="0" w:oddVBand="0" w:evenVBand="0" w:oddHBand="0" w:evenHBand="0" w:firstRowFirstColumn="0" w:firstRowLastColumn="0" w:lastRowFirstColumn="0" w:lastRowLastColumn="0"/>
              <w:rPr>
                <w:ins w:id="3949" w:author="Awet Teka" w:date="2025-09-22T10:37:00Z"/>
              </w:rPr>
              <w:pPrChange w:id="3950" w:author="Awet Teka" w:date="2025-09-22T10:38:00Z" w16du:dateUtc="2025-09-22T07:38:00Z">
                <w:pPr>
                  <w:spacing w:after="200" w:line="276" w:lineRule="auto"/>
                  <w:cnfStyle w:val="000000000000" w:firstRow="0" w:lastRow="0" w:firstColumn="0" w:lastColumn="0" w:oddVBand="0" w:evenVBand="0" w:oddHBand="0" w:evenHBand="0" w:firstRowFirstColumn="0" w:firstRowLastColumn="0" w:lastRowFirstColumn="0" w:lastRowLastColumn="0"/>
                </w:pPr>
              </w:pPrChange>
            </w:pPr>
            <w:ins w:id="3951" w:author="Awet Teka" w:date="2025-09-22T10:37:00Z">
              <w:r w:rsidRPr="00E43B3C">
                <w:t xml:space="preserve">INT, FK → </w:t>
              </w:r>
              <w:proofErr w:type="spellStart"/>
              <w:r w:rsidRPr="00E43B3C">
                <w:t>qa_status</w:t>
              </w:r>
              <w:proofErr w:type="spellEnd"/>
            </w:ins>
          </w:p>
        </w:tc>
        <w:tc>
          <w:tcPr>
            <w:tcW w:w="0" w:type="auto"/>
            <w:hideMark/>
            <w:tcPrChange w:id="3952" w:author="Awet Teka" w:date="2025-09-22T10:38:00Z" w16du:dateUtc="2025-09-22T07:38:00Z">
              <w:tcPr>
                <w:tcW w:w="0" w:type="auto"/>
                <w:gridSpan w:val="3"/>
                <w:vAlign w:val="center"/>
                <w:hideMark/>
              </w:tcPr>
            </w:tcPrChange>
          </w:tcPr>
          <w:p w14:paraId="784F9388" w14:textId="77777777" w:rsidR="003C0AFB" w:rsidRPr="00E43B3C" w:rsidRDefault="003C0AFB" w:rsidP="003C0AFB">
            <w:pPr>
              <w:spacing w:line="276" w:lineRule="auto"/>
              <w:cnfStyle w:val="000000000000" w:firstRow="0" w:lastRow="0" w:firstColumn="0" w:lastColumn="0" w:oddVBand="0" w:evenVBand="0" w:oddHBand="0" w:evenHBand="0" w:firstRowFirstColumn="0" w:firstRowLastColumn="0" w:lastRowFirstColumn="0" w:lastRowLastColumn="0"/>
              <w:rPr>
                <w:ins w:id="3953" w:author="Awet Teka" w:date="2025-09-22T10:37:00Z"/>
              </w:rPr>
              <w:pPrChange w:id="3954" w:author="Awet Teka" w:date="2025-09-22T10:38:00Z" w16du:dateUtc="2025-09-22T07:38:00Z">
                <w:pPr>
                  <w:spacing w:after="200" w:line="276" w:lineRule="auto"/>
                  <w:cnfStyle w:val="000000000000" w:firstRow="0" w:lastRow="0" w:firstColumn="0" w:lastColumn="0" w:oddVBand="0" w:evenVBand="0" w:oddHBand="0" w:evenHBand="0" w:firstRowFirstColumn="0" w:firstRowLastColumn="0" w:lastRowFirstColumn="0" w:lastRowLastColumn="0"/>
                </w:pPr>
              </w:pPrChange>
            </w:pPr>
            <w:ins w:id="3955" w:author="Awet Teka" w:date="2025-09-22T10:37:00Z">
              <w:r w:rsidRPr="00E43B3C">
                <w:t>QA status</w:t>
              </w:r>
            </w:ins>
          </w:p>
        </w:tc>
      </w:tr>
      <w:tr w:rsidR="003C0AFB" w:rsidRPr="00E43B3C" w14:paraId="0738FAB7" w14:textId="77777777" w:rsidTr="00E43B3C">
        <w:trPr>
          <w:cnfStyle w:val="000000100000" w:firstRow="0" w:lastRow="0" w:firstColumn="0" w:lastColumn="0" w:oddVBand="0" w:evenVBand="0" w:oddHBand="1" w:evenHBand="0" w:firstRowFirstColumn="0" w:firstRowLastColumn="0" w:lastRowFirstColumn="0" w:lastRowLastColumn="0"/>
          <w:ins w:id="3956" w:author="Awet Teka" w:date="2025-09-22T10:37:00Z"/>
          <w:trPrChange w:id="3957" w:author="Awet Teka" w:date="2025-09-22T10:38:00Z" w16du:dateUtc="2025-09-22T07:38: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3958" w:author="Awet Teka" w:date="2025-09-22T10:38:00Z" w16du:dateUtc="2025-09-22T07:38:00Z">
              <w:tcPr>
                <w:tcW w:w="0" w:type="auto"/>
                <w:gridSpan w:val="2"/>
                <w:vAlign w:val="center"/>
                <w:hideMark/>
              </w:tcPr>
            </w:tcPrChange>
          </w:tcPr>
          <w:p w14:paraId="4E16358F" w14:textId="77777777" w:rsidR="003C0AFB" w:rsidRPr="00E43B3C" w:rsidRDefault="003C0AFB" w:rsidP="003C0AFB">
            <w:pPr>
              <w:spacing w:line="276" w:lineRule="auto"/>
              <w:cnfStyle w:val="001000100000" w:firstRow="0" w:lastRow="0" w:firstColumn="1" w:lastColumn="0" w:oddVBand="0" w:evenVBand="0" w:oddHBand="1" w:evenHBand="0" w:firstRowFirstColumn="0" w:firstRowLastColumn="0" w:lastRowFirstColumn="0" w:lastRowLastColumn="0"/>
              <w:rPr>
                <w:ins w:id="3959" w:author="Awet Teka" w:date="2025-09-22T10:37:00Z"/>
              </w:rPr>
              <w:pPrChange w:id="3960" w:author="Awet Teka" w:date="2025-09-22T10:38:00Z" w16du:dateUtc="2025-09-22T07:38:00Z">
                <w:pPr>
                  <w:spacing w:after="200" w:line="276" w:lineRule="auto"/>
                  <w:cnfStyle w:val="001000100000" w:firstRow="0" w:lastRow="0" w:firstColumn="1" w:lastColumn="0" w:oddVBand="0" w:evenVBand="0" w:oddHBand="1" w:evenHBand="0" w:firstRowFirstColumn="0" w:firstRowLastColumn="0" w:lastRowFirstColumn="0" w:lastRowLastColumn="0"/>
                </w:pPr>
              </w:pPrChange>
            </w:pPr>
            <w:proofErr w:type="spellStart"/>
            <w:ins w:id="3961" w:author="Awet Teka" w:date="2025-09-22T10:37:00Z">
              <w:r w:rsidRPr="00E43B3C">
                <w:t>created_at</w:t>
              </w:r>
              <w:proofErr w:type="spellEnd"/>
            </w:ins>
          </w:p>
        </w:tc>
        <w:tc>
          <w:tcPr>
            <w:tcW w:w="0" w:type="auto"/>
            <w:hideMark/>
            <w:tcPrChange w:id="3962" w:author="Awet Teka" w:date="2025-09-22T10:38:00Z" w16du:dateUtc="2025-09-22T07:38:00Z">
              <w:tcPr>
                <w:tcW w:w="0" w:type="auto"/>
                <w:gridSpan w:val="2"/>
                <w:vAlign w:val="center"/>
                <w:hideMark/>
              </w:tcPr>
            </w:tcPrChange>
          </w:tcPr>
          <w:p w14:paraId="45118950" w14:textId="77777777" w:rsidR="003C0AFB" w:rsidRPr="00E43B3C" w:rsidRDefault="003C0AFB" w:rsidP="003C0AFB">
            <w:pPr>
              <w:spacing w:line="276" w:lineRule="auto"/>
              <w:cnfStyle w:val="000000100000" w:firstRow="0" w:lastRow="0" w:firstColumn="0" w:lastColumn="0" w:oddVBand="0" w:evenVBand="0" w:oddHBand="1" w:evenHBand="0" w:firstRowFirstColumn="0" w:firstRowLastColumn="0" w:lastRowFirstColumn="0" w:lastRowLastColumn="0"/>
              <w:rPr>
                <w:ins w:id="3963" w:author="Awet Teka" w:date="2025-09-22T10:37:00Z"/>
              </w:rPr>
              <w:pPrChange w:id="3964" w:author="Awet Teka" w:date="2025-09-22T10:38:00Z" w16du:dateUtc="2025-09-22T07:38: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3965" w:author="Awet Teka" w:date="2025-09-22T10:37:00Z">
              <w:r w:rsidRPr="00E43B3C">
                <w:t xml:space="preserve">TIMESTAMP DEFAULT </w:t>
              </w:r>
              <w:proofErr w:type="gramStart"/>
              <w:r w:rsidRPr="00E43B3C">
                <w:t>now(</w:t>
              </w:r>
              <w:proofErr w:type="gramEnd"/>
              <w:r w:rsidRPr="00E43B3C">
                <w:t>)</w:t>
              </w:r>
            </w:ins>
          </w:p>
        </w:tc>
        <w:tc>
          <w:tcPr>
            <w:tcW w:w="0" w:type="auto"/>
            <w:hideMark/>
            <w:tcPrChange w:id="3966" w:author="Awet Teka" w:date="2025-09-22T10:38:00Z" w16du:dateUtc="2025-09-22T07:38:00Z">
              <w:tcPr>
                <w:tcW w:w="0" w:type="auto"/>
                <w:gridSpan w:val="3"/>
                <w:vAlign w:val="center"/>
                <w:hideMark/>
              </w:tcPr>
            </w:tcPrChange>
          </w:tcPr>
          <w:p w14:paraId="4CCD9E26" w14:textId="77777777" w:rsidR="003C0AFB" w:rsidRPr="00E43B3C" w:rsidRDefault="003C0AFB" w:rsidP="003C0AFB">
            <w:pPr>
              <w:spacing w:line="276" w:lineRule="auto"/>
              <w:cnfStyle w:val="000000100000" w:firstRow="0" w:lastRow="0" w:firstColumn="0" w:lastColumn="0" w:oddVBand="0" w:evenVBand="0" w:oddHBand="1" w:evenHBand="0" w:firstRowFirstColumn="0" w:firstRowLastColumn="0" w:lastRowFirstColumn="0" w:lastRowLastColumn="0"/>
              <w:rPr>
                <w:ins w:id="3967" w:author="Awet Teka" w:date="2025-09-22T10:37:00Z"/>
              </w:rPr>
              <w:pPrChange w:id="3968" w:author="Awet Teka" w:date="2025-09-22T10:38:00Z" w16du:dateUtc="2025-09-22T07:38: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3969" w:author="Awet Teka" w:date="2025-09-22T10:37:00Z">
              <w:r w:rsidRPr="00E43B3C">
                <w:t>Record created</w:t>
              </w:r>
            </w:ins>
          </w:p>
        </w:tc>
      </w:tr>
      <w:tr w:rsidR="003C0AFB" w:rsidRPr="00E43B3C" w14:paraId="1030C50E" w14:textId="77777777" w:rsidTr="00E43B3C">
        <w:trPr>
          <w:ins w:id="3970" w:author="Awet Teka" w:date="2025-09-22T10:37:00Z"/>
          <w:trPrChange w:id="3971" w:author="Awet Teka" w:date="2025-09-22T10:38:00Z" w16du:dateUtc="2025-09-22T07:38: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3972" w:author="Awet Teka" w:date="2025-09-22T10:38:00Z" w16du:dateUtc="2025-09-22T07:38:00Z">
              <w:tcPr>
                <w:tcW w:w="0" w:type="auto"/>
                <w:gridSpan w:val="2"/>
                <w:vAlign w:val="center"/>
                <w:hideMark/>
              </w:tcPr>
            </w:tcPrChange>
          </w:tcPr>
          <w:p w14:paraId="2FF6E8F7" w14:textId="77777777" w:rsidR="003C0AFB" w:rsidRPr="00E43B3C" w:rsidRDefault="003C0AFB" w:rsidP="003C0AFB">
            <w:pPr>
              <w:spacing w:line="276" w:lineRule="auto"/>
              <w:rPr>
                <w:ins w:id="3973" w:author="Awet Teka" w:date="2025-09-22T10:37:00Z"/>
              </w:rPr>
              <w:pPrChange w:id="3974" w:author="Awet Teka" w:date="2025-09-22T10:38:00Z" w16du:dateUtc="2025-09-22T07:38:00Z">
                <w:pPr>
                  <w:spacing w:after="200" w:line="276" w:lineRule="auto"/>
                </w:pPr>
              </w:pPrChange>
            </w:pPr>
            <w:proofErr w:type="spellStart"/>
            <w:ins w:id="3975" w:author="Awet Teka" w:date="2025-09-22T10:37:00Z">
              <w:r w:rsidRPr="00E43B3C">
                <w:t>updated_at</w:t>
              </w:r>
              <w:proofErr w:type="spellEnd"/>
            </w:ins>
          </w:p>
        </w:tc>
        <w:tc>
          <w:tcPr>
            <w:tcW w:w="0" w:type="auto"/>
            <w:hideMark/>
            <w:tcPrChange w:id="3976" w:author="Awet Teka" w:date="2025-09-22T10:38:00Z" w16du:dateUtc="2025-09-22T07:38:00Z">
              <w:tcPr>
                <w:tcW w:w="0" w:type="auto"/>
                <w:gridSpan w:val="2"/>
                <w:vAlign w:val="center"/>
                <w:hideMark/>
              </w:tcPr>
            </w:tcPrChange>
          </w:tcPr>
          <w:p w14:paraId="2E542532" w14:textId="77777777" w:rsidR="003C0AFB" w:rsidRPr="00E43B3C" w:rsidRDefault="003C0AFB" w:rsidP="003C0AFB">
            <w:pPr>
              <w:spacing w:line="276" w:lineRule="auto"/>
              <w:cnfStyle w:val="000000000000" w:firstRow="0" w:lastRow="0" w:firstColumn="0" w:lastColumn="0" w:oddVBand="0" w:evenVBand="0" w:oddHBand="0" w:evenHBand="0" w:firstRowFirstColumn="0" w:firstRowLastColumn="0" w:lastRowFirstColumn="0" w:lastRowLastColumn="0"/>
              <w:rPr>
                <w:ins w:id="3977" w:author="Awet Teka" w:date="2025-09-22T10:37:00Z"/>
              </w:rPr>
              <w:pPrChange w:id="3978" w:author="Awet Teka" w:date="2025-09-22T10:38:00Z" w16du:dateUtc="2025-09-22T07:38:00Z">
                <w:pPr>
                  <w:spacing w:after="200" w:line="276" w:lineRule="auto"/>
                  <w:cnfStyle w:val="000000000000" w:firstRow="0" w:lastRow="0" w:firstColumn="0" w:lastColumn="0" w:oddVBand="0" w:evenVBand="0" w:oddHBand="0" w:evenHBand="0" w:firstRowFirstColumn="0" w:firstRowLastColumn="0" w:lastRowFirstColumn="0" w:lastRowLastColumn="0"/>
                </w:pPr>
              </w:pPrChange>
            </w:pPr>
            <w:ins w:id="3979" w:author="Awet Teka" w:date="2025-09-22T10:37:00Z">
              <w:r w:rsidRPr="00E43B3C">
                <w:t xml:space="preserve">TIMESTAMP DEFAULT </w:t>
              </w:r>
              <w:proofErr w:type="gramStart"/>
              <w:r w:rsidRPr="00E43B3C">
                <w:t>now(</w:t>
              </w:r>
              <w:proofErr w:type="gramEnd"/>
              <w:r w:rsidRPr="00E43B3C">
                <w:t>)</w:t>
              </w:r>
            </w:ins>
          </w:p>
        </w:tc>
        <w:tc>
          <w:tcPr>
            <w:tcW w:w="0" w:type="auto"/>
            <w:hideMark/>
            <w:tcPrChange w:id="3980" w:author="Awet Teka" w:date="2025-09-22T10:38:00Z" w16du:dateUtc="2025-09-22T07:38:00Z">
              <w:tcPr>
                <w:tcW w:w="0" w:type="auto"/>
                <w:gridSpan w:val="3"/>
                <w:vAlign w:val="center"/>
                <w:hideMark/>
              </w:tcPr>
            </w:tcPrChange>
          </w:tcPr>
          <w:p w14:paraId="6D23C45B" w14:textId="77777777" w:rsidR="003C0AFB" w:rsidRPr="00E43B3C" w:rsidRDefault="003C0AFB" w:rsidP="003C0AFB">
            <w:pPr>
              <w:spacing w:line="276" w:lineRule="auto"/>
              <w:cnfStyle w:val="000000000000" w:firstRow="0" w:lastRow="0" w:firstColumn="0" w:lastColumn="0" w:oddVBand="0" w:evenVBand="0" w:oddHBand="0" w:evenHBand="0" w:firstRowFirstColumn="0" w:firstRowLastColumn="0" w:lastRowFirstColumn="0" w:lastRowLastColumn="0"/>
              <w:rPr>
                <w:ins w:id="3981" w:author="Awet Teka" w:date="2025-09-22T10:37:00Z"/>
              </w:rPr>
              <w:pPrChange w:id="3982" w:author="Awet Teka" w:date="2025-09-22T10:38:00Z" w16du:dateUtc="2025-09-22T07:38:00Z">
                <w:pPr>
                  <w:spacing w:after="200" w:line="276" w:lineRule="auto"/>
                  <w:cnfStyle w:val="000000000000" w:firstRow="0" w:lastRow="0" w:firstColumn="0" w:lastColumn="0" w:oddVBand="0" w:evenVBand="0" w:oddHBand="0" w:evenHBand="0" w:firstRowFirstColumn="0" w:firstRowLastColumn="0" w:lastRowFirstColumn="0" w:lastRowLastColumn="0"/>
                </w:pPr>
              </w:pPrChange>
            </w:pPr>
            <w:ins w:id="3983" w:author="Awet Teka" w:date="2025-09-22T10:37:00Z">
              <w:r w:rsidRPr="00E43B3C">
                <w:t>Last updated</w:t>
              </w:r>
            </w:ins>
          </w:p>
        </w:tc>
      </w:tr>
    </w:tbl>
    <w:p w14:paraId="64DF3E4D" w14:textId="3C0408F2" w:rsidR="00E43B3C" w:rsidRDefault="003B44A8" w:rsidP="003B44A8">
      <w:pPr>
        <w:spacing w:before="240" w:after="160" w:line="360" w:lineRule="auto"/>
        <w:rPr>
          <w:ins w:id="3984" w:author="Awet Teka" w:date="2025-09-22T13:21:00Z" w16du:dateUtc="2025-09-22T10:21:00Z"/>
        </w:rPr>
        <w:pPrChange w:id="3985" w:author="Awet Teka" w:date="2025-09-24T14:43:00Z" w16du:dateUtc="2025-09-24T11:43:00Z">
          <w:pPr>
            <w:spacing w:after="0"/>
          </w:pPr>
        </w:pPrChange>
      </w:pPr>
      <w:ins w:id="3986" w:author="Awet Teka" w:date="2025-09-24T14:42:00Z" w16du:dateUtc="2025-09-24T11:42:00Z">
        <w:r w:rsidRPr="00100121">
          <w:t>Purpose: record condition of road furniture items (dirty, damaged, missing) with severity and quantity.</w:t>
        </w:r>
        <w:r w:rsidRPr="00100121">
          <w:br/>
          <w:t xml:space="preserve">Stores: distress type, severity, </w:t>
        </w:r>
        <w:proofErr w:type="spellStart"/>
        <w:r w:rsidRPr="00100121">
          <w:t>quantity_estimated</w:t>
        </w:r>
        <w:proofErr w:type="spellEnd"/>
        <w:r w:rsidRPr="00100121">
          <w:t xml:space="preserve"> (items), suggested activity.</w:t>
        </w:r>
        <w:r w:rsidRPr="00100121">
          <w:br/>
          <w:t xml:space="preserve">Relations: FK → </w:t>
        </w:r>
        <w:proofErr w:type="spellStart"/>
        <w:r w:rsidRPr="00100121">
          <w:t>furniture_inventory</w:t>
        </w:r>
        <w:proofErr w:type="spellEnd"/>
        <w:r w:rsidRPr="00100121">
          <w:t xml:space="preserve">; outputs to BOQ via </w:t>
        </w:r>
        <w:proofErr w:type="spellStart"/>
        <w:r w:rsidRPr="00100121">
          <w:t>quantity_estimation</w:t>
        </w:r>
        <w:proofErr w:type="spellEnd"/>
        <w:r w:rsidRPr="00100121">
          <w:t>.</w:t>
        </w:r>
        <w:r w:rsidRPr="00100121">
          <w:br/>
          <w:t>Who uses it: surveyors and asset managers.</w:t>
        </w:r>
        <w:r w:rsidRPr="00100121">
          <w:br/>
          <w:t>When populated: during furniture condition surveys or inventory checks.</w:t>
        </w:r>
        <w:r w:rsidRPr="00100121">
          <w:br/>
          <w:t xml:space="preserve">Example: 3 signposts illegible → severity 3 → activity 412, </w:t>
        </w:r>
        <w:proofErr w:type="spellStart"/>
        <w:r w:rsidRPr="00100121">
          <w:t>quantity_estimated</w:t>
        </w:r>
        <w:proofErr w:type="spellEnd"/>
        <w:r w:rsidRPr="00100121">
          <w:t xml:space="preserve"> = 3 items.</w:t>
        </w:r>
      </w:ins>
    </w:p>
    <w:p w14:paraId="5A51B60C" w14:textId="4CBE987B" w:rsidR="00AC70D5" w:rsidRDefault="00AC70D5" w:rsidP="00AC70D5">
      <w:pPr>
        <w:pStyle w:val="Heading3"/>
        <w:rPr>
          <w:ins w:id="3987" w:author="Awet Teka" w:date="2025-09-22T13:21:00Z" w16du:dateUtc="2025-09-22T10:21:00Z"/>
        </w:rPr>
      </w:pPr>
      <w:ins w:id="3988" w:author="Awet Teka" w:date="2025-09-22T13:21:00Z">
        <w:r w:rsidRPr="00AC70D5">
          <w:t>Distress</w:t>
        </w:r>
      </w:ins>
      <w:ins w:id="3989" w:author="Awet Teka" w:date="2025-09-22T13:21:00Z" w16du:dateUtc="2025-09-22T10:21:00Z">
        <w:r>
          <w:t xml:space="preserve"> </w:t>
        </w:r>
      </w:ins>
      <w:ins w:id="3990" w:author="Awet Teka" w:date="2025-09-24T11:40:00Z" w16du:dateUtc="2025-09-24T08:40:00Z">
        <w:r w:rsidR="003A3ABE">
          <w:t>Type</w:t>
        </w:r>
      </w:ins>
      <w:ins w:id="3991" w:author="Awet Teka" w:date="2025-09-22T13:21:00Z" w16du:dateUtc="2025-09-22T10:21:00Z">
        <w:r>
          <w:t xml:space="preserve"> </w:t>
        </w:r>
      </w:ins>
      <w:ins w:id="3992" w:author="Awet Teka" w:date="2025-09-22T13:21:00Z">
        <w:r w:rsidRPr="00AC70D5">
          <w:t>Lookup</w:t>
        </w:r>
      </w:ins>
    </w:p>
    <w:tbl>
      <w:tblPr>
        <w:tblStyle w:val="ListTable3"/>
        <w:tblW w:w="0" w:type="auto"/>
        <w:tblLook w:val="04A0" w:firstRow="1" w:lastRow="0" w:firstColumn="1" w:lastColumn="0" w:noHBand="0" w:noVBand="1"/>
        <w:tblPrChange w:id="3993" w:author="Awet Teka" w:date="2025-09-24T11:39:00Z" w16du:dateUtc="2025-09-24T08:39:00Z">
          <w:tblPr>
            <w:tblW w:w="0" w:type="auto"/>
            <w:tblCellSpacing w:w="15" w:type="dxa"/>
            <w:tblCellMar>
              <w:top w:w="15" w:type="dxa"/>
              <w:left w:w="15" w:type="dxa"/>
              <w:bottom w:w="15" w:type="dxa"/>
              <w:right w:w="15" w:type="dxa"/>
            </w:tblCellMar>
            <w:tblLook w:val="04A0" w:firstRow="1" w:lastRow="0" w:firstColumn="1" w:lastColumn="0" w:noHBand="0" w:noVBand="1"/>
          </w:tblPr>
        </w:tblPrChange>
      </w:tblPr>
      <w:tblGrid>
        <w:gridCol w:w="1549"/>
        <w:gridCol w:w="4482"/>
        <w:gridCol w:w="2599"/>
        <w:tblGridChange w:id="3994">
          <w:tblGrid>
            <w:gridCol w:w="5"/>
            <w:gridCol w:w="1317"/>
            <w:gridCol w:w="232"/>
            <w:gridCol w:w="4285"/>
            <w:gridCol w:w="197"/>
            <w:gridCol w:w="2599"/>
            <w:gridCol w:w="5"/>
          </w:tblGrid>
        </w:tblGridChange>
      </w:tblGrid>
      <w:tr w:rsidR="008E33F2" w:rsidRPr="008E33F2" w14:paraId="67CFB303" w14:textId="77777777" w:rsidTr="008E33F2">
        <w:trPr>
          <w:cnfStyle w:val="100000000000" w:firstRow="1" w:lastRow="0" w:firstColumn="0" w:lastColumn="0" w:oddVBand="0" w:evenVBand="0" w:oddHBand="0" w:evenHBand="0" w:firstRowFirstColumn="0" w:firstRowLastColumn="0" w:lastRowFirstColumn="0" w:lastRowLastColumn="0"/>
          <w:ins w:id="3995" w:author="Awet Teka" w:date="2025-09-24T11:39:00Z"/>
          <w:trPrChange w:id="3996" w:author="Awet Teka" w:date="2025-09-24T11:39:00Z" w16du:dateUtc="2025-09-24T08:39:00Z">
            <w:trPr>
              <w:tblHeader/>
              <w:tblCellSpacing w:w="15" w:type="dxa"/>
            </w:trPr>
          </w:trPrChange>
        </w:trPr>
        <w:tc>
          <w:tcPr>
            <w:cnfStyle w:val="001000000100" w:firstRow="0" w:lastRow="0" w:firstColumn="1" w:lastColumn="0" w:oddVBand="0" w:evenVBand="0" w:oddHBand="0" w:evenHBand="0" w:firstRowFirstColumn="1" w:firstRowLastColumn="0" w:lastRowFirstColumn="0" w:lastRowLastColumn="0"/>
            <w:tcW w:w="0" w:type="auto"/>
            <w:hideMark/>
            <w:tcPrChange w:id="3997" w:author="Awet Teka" w:date="2025-09-24T11:39:00Z" w16du:dateUtc="2025-09-24T08:39:00Z">
              <w:tcPr>
                <w:tcW w:w="0" w:type="auto"/>
                <w:gridSpan w:val="2"/>
                <w:vAlign w:val="center"/>
                <w:hideMark/>
              </w:tcPr>
            </w:tcPrChange>
          </w:tcPr>
          <w:p w14:paraId="39AE1980" w14:textId="77777777" w:rsidR="008E33F2" w:rsidRPr="008E33F2" w:rsidRDefault="008E33F2" w:rsidP="008E33F2">
            <w:pPr>
              <w:spacing w:line="276" w:lineRule="auto"/>
              <w:cnfStyle w:val="101000000100" w:firstRow="1" w:lastRow="0" w:firstColumn="1" w:lastColumn="0" w:oddVBand="0" w:evenVBand="0" w:oddHBand="0" w:evenHBand="0" w:firstRowFirstColumn="1" w:firstRowLastColumn="0" w:lastRowFirstColumn="0" w:lastRowLastColumn="0"/>
              <w:rPr>
                <w:ins w:id="3998" w:author="Awet Teka" w:date="2025-09-24T11:39:00Z"/>
              </w:rPr>
            </w:pPr>
            <w:ins w:id="3999" w:author="Awet Teka" w:date="2025-09-24T11:39:00Z">
              <w:r w:rsidRPr="008E33F2">
                <w:t>Field</w:t>
              </w:r>
            </w:ins>
          </w:p>
        </w:tc>
        <w:tc>
          <w:tcPr>
            <w:tcW w:w="0" w:type="auto"/>
            <w:hideMark/>
            <w:tcPrChange w:id="4000" w:author="Awet Teka" w:date="2025-09-24T11:39:00Z" w16du:dateUtc="2025-09-24T08:39:00Z">
              <w:tcPr>
                <w:tcW w:w="0" w:type="auto"/>
                <w:gridSpan w:val="2"/>
                <w:vAlign w:val="center"/>
                <w:hideMark/>
              </w:tcPr>
            </w:tcPrChange>
          </w:tcPr>
          <w:p w14:paraId="67150369" w14:textId="77777777" w:rsidR="008E33F2" w:rsidRPr="008E33F2" w:rsidRDefault="008E33F2" w:rsidP="008E33F2">
            <w:pPr>
              <w:spacing w:line="276" w:lineRule="auto"/>
              <w:cnfStyle w:val="100000000000" w:firstRow="1" w:lastRow="0" w:firstColumn="0" w:lastColumn="0" w:oddVBand="0" w:evenVBand="0" w:oddHBand="0" w:evenHBand="0" w:firstRowFirstColumn="0" w:firstRowLastColumn="0" w:lastRowFirstColumn="0" w:lastRowLastColumn="0"/>
              <w:rPr>
                <w:ins w:id="4001" w:author="Awet Teka" w:date="2025-09-24T11:39:00Z"/>
              </w:rPr>
            </w:pPr>
            <w:ins w:id="4002" w:author="Awet Teka" w:date="2025-09-24T11:39:00Z">
              <w:r w:rsidRPr="008E33F2">
                <w:t>Type / Notes</w:t>
              </w:r>
            </w:ins>
          </w:p>
        </w:tc>
        <w:tc>
          <w:tcPr>
            <w:tcW w:w="0" w:type="auto"/>
            <w:hideMark/>
            <w:tcPrChange w:id="4003" w:author="Awet Teka" w:date="2025-09-24T11:39:00Z" w16du:dateUtc="2025-09-24T08:39:00Z">
              <w:tcPr>
                <w:tcW w:w="0" w:type="auto"/>
                <w:gridSpan w:val="3"/>
                <w:vAlign w:val="center"/>
                <w:hideMark/>
              </w:tcPr>
            </w:tcPrChange>
          </w:tcPr>
          <w:p w14:paraId="2C30D107" w14:textId="77777777" w:rsidR="008E33F2" w:rsidRPr="008E33F2" w:rsidRDefault="008E33F2" w:rsidP="008E33F2">
            <w:pPr>
              <w:spacing w:line="276" w:lineRule="auto"/>
              <w:cnfStyle w:val="100000000000" w:firstRow="1" w:lastRow="0" w:firstColumn="0" w:lastColumn="0" w:oddVBand="0" w:evenVBand="0" w:oddHBand="0" w:evenHBand="0" w:firstRowFirstColumn="0" w:firstRowLastColumn="0" w:lastRowFirstColumn="0" w:lastRowLastColumn="0"/>
              <w:rPr>
                <w:ins w:id="4004" w:author="Awet Teka" w:date="2025-09-24T11:39:00Z"/>
              </w:rPr>
            </w:pPr>
            <w:ins w:id="4005" w:author="Awet Teka" w:date="2025-09-24T11:39:00Z">
              <w:r w:rsidRPr="008E33F2">
                <w:t>Description</w:t>
              </w:r>
            </w:ins>
          </w:p>
        </w:tc>
      </w:tr>
      <w:tr w:rsidR="008E33F2" w:rsidRPr="008E33F2" w14:paraId="1CE0E04D" w14:textId="77777777" w:rsidTr="008E33F2">
        <w:trPr>
          <w:cnfStyle w:val="000000100000" w:firstRow="0" w:lastRow="0" w:firstColumn="0" w:lastColumn="0" w:oddVBand="0" w:evenVBand="0" w:oddHBand="1" w:evenHBand="0" w:firstRowFirstColumn="0" w:firstRowLastColumn="0" w:lastRowFirstColumn="0" w:lastRowLastColumn="0"/>
          <w:ins w:id="4006" w:author="Awet Teka" w:date="2025-09-24T11:39:00Z"/>
          <w:trPrChange w:id="4007" w:author="Awet Teka" w:date="2025-09-24T11:39:00Z" w16du:dateUtc="2025-09-24T08:39: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4008" w:author="Awet Teka" w:date="2025-09-24T11:39:00Z" w16du:dateUtc="2025-09-24T08:39:00Z">
              <w:tcPr>
                <w:tcW w:w="0" w:type="auto"/>
                <w:gridSpan w:val="2"/>
                <w:vAlign w:val="center"/>
                <w:hideMark/>
              </w:tcPr>
            </w:tcPrChange>
          </w:tcPr>
          <w:p w14:paraId="26136025" w14:textId="77777777" w:rsidR="008E33F2" w:rsidRPr="008E33F2" w:rsidRDefault="008E33F2" w:rsidP="008E33F2">
            <w:pPr>
              <w:spacing w:line="276" w:lineRule="auto"/>
              <w:cnfStyle w:val="001000100000" w:firstRow="0" w:lastRow="0" w:firstColumn="1" w:lastColumn="0" w:oddVBand="0" w:evenVBand="0" w:oddHBand="1" w:evenHBand="0" w:firstRowFirstColumn="0" w:firstRowLastColumn="0" w:lastRowFirstColumn="0" w:lastRowLastColumn="0"/>
              <w:rPr>
                <w:ins w:id="4009" w:author="Awet Teka" w:date="2025-09-24T11:39:00Z"/>
              </w:rPr>
            </w:pPr>
            <w:proofErr w:type="spellStart"/>
            <w:ins w:id="4010" w:author="Awet Teka" w:date="2025-09-24T11:39:00Z">
              <w:r w:rsidRPr="008E33F2">
                <w:t>distress_id</w:t>
              </w:r>
              <w:proofErr w:type="spellEnd"/>
            </w:ins>
          </w:p>
        </w:tc>
        <w:tc>
          <w:tcPr>
            <w:tcW w:w="0" w:type="auto"/>
            <w:hideMark/>
            <w:tcPrChange w:id="4011" w:author="Awet Teka" w:date="2025-09-24T11:39:00Z" w16du:dateUtc="2025-09-24T08:39:00Z">
              <w:tcPr>
                <w:tcW w:w="0" w:type="auto"/>
                <w:gridSpan w:val="2"/>
                <w:vAlign w:val="center"/>
                <w:hideMark/>
              </w:tcPr>
            </w:tcPrChange>
          </w:tcPr>
          <w:p w14:paraId="505C2E0D" w14:textId="77777777" w:rsidR="008E33F2" w:rsidRPr="008E33F2" w:rsidRDefault="008E33F2" w:rsidP="008E33F2">
            <w:pPr>
              <w:spacing w:line="276" w:lineRule="auto"/>
              <w:cnfStyle w:val="000000100000" w:firstRow="0" w:lastRow="0" w:firstColumn="0" w:lastColumn="0" w:oddVBand="0" w:evenVBand="0" w:oddHBand="1" w:evenHBand="0" w:firstRowFirstColumn="0" w:firstRowLastColumn="0" w:lastRowFirstColumn="0" w:lastRowLastColumn="0"/>
              <w:rPr>
                <w:ins w:id="4012" w:author="Awet Teka" w:date="2025-09-24T11:39:00Z"/>
              </w:rPr>
            </w:pPr>
            <w:ins w:id="4013" w:author="Awet Teka" w:date="2025-09-24T11:39:00Z">
              <w:r w:rsidRPr="008E33F2">
                <w:t>INT PK (serial)</w:t>
              </w:r>
            </w:ins>
          </w:p>
        </w:tc>
        <w:tc>
          <w:tcPr>
            <w:tcW w:w="0" w:type="auto"/>
            <w:hideMark/>
            <w:tcPrChange w:id="4014" w:author="Awet Teka" w:date="2025-09-24T11:39:00Z" w16du:dateUtc="2025-09-24T08:39:00Z">
              <w:tcPr>
                <w:tcW w:w="0" w:type="auto"/>
                <w:gridSpan w:val="3"/>
                <w:vAlign w:val="center"/>
                <w:hideMark/>
              </w:tcPr>
            </w:tcPrChange>
          </w:tcPr>
          <w:p w14:paraId="7B5F94EA" w14:textId="77777777" w:rsidR="008E33F2" w:rsidRPr="008E33F2" w:rsidRDefault="008E33F2" w:rsidP="008E33F2">
            <w:pPr>
              <w:spacing w:line="276" w:lineRule="auto"/>
              <w:cnfStyle w:val="000000100000" w:firstRow="0" w:lastRow="0" w:firstColumn="0" w:lastColumn="0" w:oddVBand="0" w:evenVBand="0" w:oddHBand="1" w:evenHBand="0" w:firstRowFirstColumn="0" w:firstRowLastColumn="0" w:lastRowFirstColumn="0" w:lastRowLastColumn="0"/>
              <w:rPr>
                <w:ins w:id="4015" w:author="Awet Teka" w:date="2025-09-24T11:39:00Z"/>
              </w:rPr>
            </w:pPr>
            <w:ins w:id="4016" w:author="Awet Teka" w:date="2025-09-24T11:39:00Z">
              <w:r w:rsidRPr="008E33F2">
                <w:t>Unique id</w:t>
              </w:r>
            </w:ins>
          </w:p>
        </w:tc>
      </w:tr>
      <w:tr w:rsidR="008E33F2" w:rsidRPr="008E33F2" w14:paraId="53B9AC57" w14:textId="77777777" w:rsidTr="008E33F2">
        <w:trPr>
          <w:ins w:id="4017" w:author="Awet Teka" w:date="2025-09-24T11:39:00Z"/>
          <w:trPrChange w:id="4018" w:author="Awet Teka" w:date="2025-09-24T11:39:00Z" w16du:dateUtc="2025-09-24T08:39: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4019" w:author="Awet Teka" w:date="2025-09-24T11:39:00Z" w16du:dateUtc="2025-09-24T08:39:00Z">
              <w:tcPr>
                <w:tcW w:w="0" w:type="auto"/>
                <w:gridSpan w:val="2"/>
                <w:vAlign w:val="center"/>
                <w:hideMark/>
              </w:tcPr>
            </w:tcPrChange>
          </w:tcPr>
          <w:p w14:paraId="7A09B738" w14:textId="77777777" w:rsidR="008E33F2" w:rsidRPr="008E33F2" w:rsidRDefault="008E33F2" w:rsidP="008E33F2">
            <w:pPr>
              <w:spacing w:line="276" w:lineRule="auto"/>
              <w:rPr>
                <w:ins w:id="4020" w:author="Awet Teka" w:date="2025-09-24T11:39:00Z"/>
              </w:rPr>
            </w:pPr>
            <w:proofErr w:type="spellStart"/>
            <w:ins w:id="4021" w:author="Awet Teka" w:date="2025-09-24T11:39:00Z">
              <w:r w:rsidRPr="008E33F2">
                <w:t>distress_code</w:t>
              </w:r>
              <w:proofErr w:type="spellEnd"/>
            </w:ins>
          </w:p>
        </w:tc>
        <w:tc>
          <w:tcPr>
            <w:tcW w:w="0" w:type="auto"/>
            <w:hideMark/>
            <w:tcPrChange w:id="4022" w:author="Awet Teka" w:date="2025-09-24T11:39:00Z" w16du:dateUtc="2025-09-24T08:39:00Z">
              <w:tcPr>
                <w:tcW w:w="0" w:type="auto"/>
                <w:gridSpan w:val="2"/>
                <w:vAlign w:val="center"/>
                <w:hideMark/>
              </w:tcPr>
            </w:tcPrChange>
          </w:tcPr>
          <w:p w14:paraId="61C6E9F6" w14:textId="77777777" w:rsidR="008E33F2" w:rsidRPr="008E33F2" w:rsidRDefault="008E33F2" w:rsidP="008E33F2">
            <w:pPr>
              <w:spacing w:line="276" w:lineRule="auto"/>
              <w:cnfStyle w:val="000000000000" w:firstRow="0" w:lastRow="0" w:firstColumn="0" w:lastColumn="0" w:oddVBand="0" w:evenVBand="0" w:oddHBand="0" w:evenHBand="0" w:firstRowFirstColumn="0" w:firstRowLastColumn="0" w:lastRowFirstColumn="0" w:lastRowLastColumn="0"/>
              <w:rPr>
                <w:ins w:id="4023" w:author="Awet Teka" w:date="2025-09-24T11:39:00Z"/>
              </w:rPr>
            </w:pPr>
            <w:proofErr w:type="gramStart"/>
            <w:ins w:id="4024" w:author="Awet Teka" w:date="2025-09-24T11:39:00Z">
              <w:r w:rsidRPr="008E33F2">
                <w:t>VARCHAR(</w:t>
              </w:r>
              <w:proofErr w:type="gramEnd"/>
              <w:r w:rsidRPr="008E33F2">
                <w:t>50) UNIQUE NOT NULL</w:t>
              </w:r>
            </w:ins>
          </w:p>
        </w:tc>
        <w:tc>
          <w:tcPr>
            <w:tcW w:w="0" w:type="auto"/>
            <w:hideMark/>
            <w:tcPrChange w:id="4025" w:author="Awet Teka" w:date="2025-09-24T11:39:00Z" w16du:dateUtc="2025-09-24T08:39:00Z">
              <w:tcPr>
                <w:tcW w:w="0" w:type="auto"/>
                <w:gridSpan w:val="3"/>
                <w:vAlign w:val="center"/>
                <w:hideMark/>
              </w:tcPr>
            </w:tcPrChange>
          </w:tcPr>
          <w:p w14:paraId="270A5DB5" w14:textId="77777777" w:rsidR="008E33F2" w:rsidRPr="008E33F2" w:rsidRDefault="008E33F2" w:rsidP="008E33F2">
            <w:pPr>
              <w:spacing w:line="276" w:lineRule="auto"/>
              <w:cnfStyle w:val="000000000000" w:firstRow="0" w:lastRow="0" w:firstColumn="0" w:lastColumn="0" w:oddVBand="0" w:evenVBand="0" w:oddHBand="0" w:evenHBand="0" w:firstRowFirstColumn="0" w:firstRowLastColumn="0" w:lastRowFirstColumn="0" w:lastRowLastColumn="0"/>
              <w:rPr>
                <w:ins w:id="4026" w:author="Awet Teka" w:date="2025-09-24T11:39:00Z"/>
              </w:rPr>
            </w:pPr>
            <w:ins w:id="4027" w:author="Awet Teka" w:date="2025-09-24T11:39:00Z">
              <w:r w:rsidRPr="008E33F2">
                <w:t xml:space="preserve">canonical code, e.g. </w:t>
              </w:r>
              <w:proofErr w:type="spellStart"/>
              <w:r w:rsidRPr="008E33F2">
                <w:t>side_drain_silt</w:t>
              </w:r>
              <w:proofErr w:type="spellEnd"/>
            </w:ins>
          </w:p>
        </w:tc>
      </w:tr>
      <w:tr w:rsidR="008E33F2" w:rsidRPr="008E33F2" w14:paraId="66AD7846" w14:textId="77777777" w:rsidTr="008E33F2">
        <w:trPr>
          <w:cnfStyle w:val="000000100000" w:firstRow="0" w:lastRow="0" w:firstColumn="0" w:lastColumn="0" w:oddVBand="0" w:evenVBand="0" w:oddHBand="1" w:evenHBand="0" w:firstRowFirstColumn="0" w:firstRowLastColumn="0" w:lastRowFirstColumn="0" w:lastRowLastColumn="0"/>
          <w:ins w:id="4028" w:author="Awet Teka" w:date="2025-09-24T11:39:00Z"/>
          <w:trPrChange w:id="4029" w:author="Awet Teka" w:date="2025-09-24T11:39:00Z" w16du:dateUtc="2025-09-24T08:39: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4030" w:author="Awet Teka" w:date="2025-09-24T11:39:00Z" w16du:dateUtc="2025-09-24T08:39:00Z">
              <w:tcPr>
                <w:tcW w:w="0" w:type="auto"/>
                <w:gridSpan w:val="2"/>
                <w:vAlign w:val="center"/>
                <w:hideMark/>
              </w:tcPr>
            </w:tcPrChange>
          </w:tcPr>
          <w:p w14:paraId="1515594E" w14:textId="77777777" w:rsidR="008E33F2" w:rsidRPr="008E33F2" w:rsidRDefault="008E33F2" w:rsidP="008E33F2">
            <w:pPr>
              <w:spacing w:line="276" w:lineRule="auto"/>
              <w:cnfStyle w:val="001000100000" w:firstRow="0" w:lastRow="0" w:firstColumn="1" w:lastColumn="0" w:oddVBand="0" w:evenVBand="0" w:oddHBand="1" w:evenHBand="0" w:firstRowFirstColumn="0" w:firstRowLastColumn="0" w:lastRowFirstColumn="0" w:lastRowLastColumn="0"/>
              <w:rPr>
                <w:ins w:id="4031" w:author="Awet Teka" w:date="2025-09-24T11:39:00Z"/>
              </w:rPr>
            </w:pPr>
            <w:proofErr w:type="spellStart"/>
            <w:ins w:id="4032" w:author="Awet Teka" w:date="2025-09-24T11:39:00Z">
              <w:r w:rsidRPr="008E33F2">
                <w:t>distress_name</w:t>
              </w:r>
              <w:proofErr w:type="spellEnd"/>
            </w:ins>
          </w:p>
        </w:tc>
        <w:tc>
          <w:tcPr>
            <w:tcW w:w="0" w:type="auto"/>
            <w:hideMark/>
            <w:tcPrChange w:id="4033" w:author="Awet Teka" w:date="2025-09-24T11:39:00Z" w16du:dateUtc="2025-09-24T08:39:00Z">
              <w:tcPr>
                <w:tcW w:w="0" w:type="auto"/>
                <w:gridSpan w:val="2"/>
                <w:vAlign w:val="center"/>
                <w:hideMark/>
              </w:tcPr>
            </w:tcPrChange>
          </w:tcPr>
          <w:p w14:paraId="6F0FB4B0" w14:textId="77777777" w:rsidR="008E33F2" w:rsidRPr="008E33F2" w:rsidRDefault="008E33F2" w:rsidP="008E33F2">
            <w:pPr>
              <w:spacing w:line="276" w:lineRule="auto"/>
              <w:cnfStyle w:val="000000100000" w:firstRow="0" w:lastRow="0" w:firstColumn="0" w:lastColumn="0" w:oddVBand="0" w:evenVBand="0" w:oddHBand="1" w:evenHBand="0" w:firstRowFirstColumn="0" w:firstRowLastColumn="0" w:lastRowFirstColumn="0" w:lastRowLastColumn="0"/>
              <w:rPr>
                <w:ins w:id="4034" w:author="Awet Teka" w:date="2025-09-24T11:39:00Z"/>
              </w:rPr>
            </w:pPr>
            <w:proofErr w:type="gramStart"/>
            <w:ins w:id="4035" w:author="Awet Teka" w:date="2025-09-24T11:39:00Z">
              <w:r w:rsidRPr="008E33F2">
                <w:t>VARCHAR(</w:t>
              </w:r>
              <w:proofErr w:type="gramEnd"/>
              <w:r w:rsidRPr="008E33F2">
                <w:t>150) NOT NULL</w:t>
              </w:r>
            </w:ins>
          </w:p>
        </w:tc>
        <w:tc>
          <w:tcPr>
            <w:tcW w:w="0" w:type="auto"/>
            <w:hideMark/>
            <w:tcPrChange w:id="4036" w:author="Awet Teka" w:date="2025-09-24T11:39:00Z" w16du:dateUtc="2025-09-24T08:39:00Z">
              <w:tcPr>
                <w:tcW w:w="0" w:type="auto"/>
                <w:gridSpan w:val="3"/>
                <w:vAlign w:val="center"/>
                <w:hideMark/>
              </w:tcPr>
            </w:tcPrChange>
          </w:tcPr>
          <w:p w14:paraId="4893BC59" w14:textId="77777777" w:rsidR="008E33F2" w:rsidRPr="008E33F2" w:rsidRDefault="008E33F2" w:rsidP="008E33F2">
            <w:pPr>
              <w:spacing w:line="276" w:lineRule="auto"/>
              <w:cnfStyle w:val="000000100000" w:firstRow="0" w:lastRow="0" w:firstColumn="0" w:lastColumn="0" w:oddVBand="0" w:evenVBand="0" w:oddHBand="1" w:evenHBand="0" w:firstRowFirstColumn="0" w:firstRowLastColumn="0" w:lastRowFirstColumn="0" w:lastRowLastColumn="0"/>
              <w:rPr>
                <w:ins w:id="4037" w:author="Awet Teka" w:date="2025-09-24T11:39:00Z"/>
              </w:rPr>
            </w:pPr>
            <w:ins w:id="4038" w:author="Awet Teka" w:date="2025-09-24T11:39:00Z">
              <w:r w:rsidRPr="008E33F2">
                <w:t>Human name, e.g. “Side drain — silt”</w:t>
              </w:r>
            </w:ins>
          </w:p>
        </w:tc>
      </w:tr>
      <w:tr w:rsidR="008E33F2" w:rsidRPr="008E33F2" w14:paraId="23C0A36F" w14:textId="77777777" w:rsidTr="008E33F2">
        <w:trPr>
          <w:ins w:id="4039" w:author="Awet Teka" w:date="2025-09-24T11:39:00Z"/>
          <w:trPrChange w:id="4040" w:author="Awet Teka" w:date="2025-09-24T11:39:00Z" w16du:dateUtc="2025-09-24T08:39: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4041" w:author="Awet Teka" w:date="2025-09-24T11:39:00Z" w16du:dateUtc="2025-09-24T08:39:00Z">
              <w:tcPr>
                <w:tcW w:w="0" w:type="auto"/>
                <w:gridSpan w:val="2"/>
                <w:vAlign w:val="center"/>
                <w:hideMark/>
              </w:tcPr>
            </w:tcPrChange>
          </w:tcPr>
          <w:p w14:paraId="27EBFC62" w14:textId="53520E76" w:rsidR="008E33F2" w:rsidRPr="008E33F2" w:rsidRDefault="003A3ABE" w:rsidP="008E33F2">
            <w:pPr>
              <w:spacing w:line="276" w:lineRule="auto"/>
              <w:rPr>
                <w:ins w:id="4042" w:author="Awet Teka" w:date="2025-09-24T11:39:00Z"/>
              </w:rPr>
            </w:pPr>
            <w:ins w:id="4043" w:author="Awet Teka" w:date="2025-09-24T11:39:00Z">
              <w:r w:rsidRPr="008E33F2">
                <w:t>C</w:t>
              </w:r>
              <w:r w:rsidR="008E33F2" w:rsidRPr="008E33F2">
                <w:t>ategory</w:t>
              </w:r>
            </w:ins>
          </w:p>
        </w:tc>
        <w:tc>
          <w:tcPr>
            <w:tcW w:w="0" w:type="auto"/>
            <w:hideMark/>
            <w:tcPrChange w:id="4044" w:author="Awet Teka" w:date="2025-09-24T11:39:00Z" w16du:dateUtc="2025-09-24T08:39:00Z">
              <w:tcPr>
                <w:tcW w:w="0" w:type="auto"/>
                <w:gridSpan w:val="2"/>
                <w:vAlign w:val="center"/>
                <w:hideMark/>
              </w:tcPr>
            </w:tcPrChange>
          </w:tcPr>
          <w:p w14:paraId="233E051C" w14:textId="77777777" w:rsidR="008E33F2" w:rsidRPr="008E33F2" w:rsidRDefault="008E33F2" w:rsidP="008E33F2">
            <w:pPr>
              <w:spacing w:line="276" w:lineRule="auto"/>
              <w:cnfStyle w:val="000000000000" w:firstRow="0" w:lastRow="0" w:firstColumn="0" w:lastColumn="0" w:oddVBand="0" w:evenVBand="0" w:oddHBand="0" w:evenHBand="0" w:firstRowFirstColumn="0" w:firstRowLastColumn="0" w:lastRowFirstColumn="0" w:lastRowLastColumn="0"/>
              <w:rPr>
                <w:ins w:id="4045" w:author="Awet Teka" w:date="2025-09-24T11:39:00Z"/>
              </w:rPr>
            </w:pPr>
            <w:ins w:id="4046" w:author="Awet Teka" w:date="2025-09-24T11:39:00Z">
              <w:r w:rsidRPr="008E33F2">
                <w:t>ENUM('</w:t>
              </w:r>
              <w:proofErr w:type="spellStart"/>
              <w:r w:rsidRPr="008E33F2">
                <w:t>road','structure','furniture','other</w:t>
              </w:r>
              <w:proofErr w:type="spellEnd"/>
              <w:r w:rsidRPr="008E33F2">
                <w:t>') NOT NULL</w:t>
              </w:r>
            </w:ins>
          </w:p>
        </w:tc>
        <w:tc>
          <w:tcPr>
            <w:tcW w:w="0" w:type="auto"/>
            <w:hideMark/>
            <w:tcPrChange w:id="4047" w:author="Awet Teka" w:date="2025-09-24T11:39:00Z" w16du:dateUtc="2025-09-24T08:39:00Z">
              <w:tcPr>
                <w:tcW w:w="0" w:type="auto"/>
                <w:gridSpan w:val="3"/>
                <w:vAlign w:val="center"/>
                <w:hideMark/>
              </w:tcPr>
            </w:tcPrChange>
          </w:tcPr>
          <w:p w14:paraId="1D56BDEB" w14:textId="77777777" w:rsidR="008E33F2" w:rsidRPr="008E33F2" w:rsidRDefault="008E33F2" w:rsidP="008E33F2">
            <w:pPr>
              <w:spacing w:line="276" w:lineRule="auto"/>
              <w:cnfStyle w:val="000000000000" w:firstRow="0" w:lastRow="0" w:firstColumn="0" w:lastColumn="0" w:oddVBand="0" w:evenVBand="0" w:oddHBand="0" w:evenHBand="0" w:firstRowFirstColumn="0" w:firstRowLastColumn="0" w:lastRowFirstColumn="0" w:lastRowLastColumn="0"/>
              <w:rPr>
                <w:ins w:id="4048" w:author="Awet Teka" w:date="2025-09-24T11:39:00Z"/>
              </w:rPr>
            </w:pPr>
            <w:ins w:id="4049" w:author="Awet Teka" w:date="2025-09-24T11:39:00Z">
              <w:r w:rsidRPr="008E33F2">
                <w:t>Asset category</w:t>
              </w:r>
            </w:ins>
          </w:p>
        </w:tc>
      </w:tr>
      <w:tr w:rsidR="008E33F2" w:rsidRPr="008E33F2" w14:paraId="6E584E9B" w14:textId="77777777" w:rsidTr="008E33F2">
        <w:trPr>
          <w:cnfStyle w:val="000000100000" w:firstRow="0" w:lastRow="0" w:firstColumn="0" w:lastColumn="0" w:oddVBand="0" w:evenVBand="0" w:oddHBand="1" w:evenHBand="0" w:firstRowFirstColumn="0" w:firstRowLastColumn="0" w:lastRowFirstColumn="0" w:lastRowLastColumn="0"/>
          <w:ins w:id="4050" w:author="Awet Teka" w:date="2025-09-24T11:39:00Z"/>
          <w:trPrChange w:id="4051" w:author="Awet Teka" w:date="2025-09-24T11:39:00Z" w16du:dateUtc="2025-09-24T08:39: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4052" w:author="Awet Teka" w:date="2025-09-24T11:39:00Z" w16du:dateUtc="2025-09-24T08:39:00Z">
              <w:tcPr>
                <w:tcW w:w="0" w:type="auto"/>
                <w:gridSpan w:val="2"/>
                <w:vAlign w:val="center"/>
                <w:hideMark/>
              </w:tcPr>
            </w:tcPrChange>
          </w:tcPr>
          <w:p w14:paraId="304AA29B" w14:textId="71D5D908" w:rsidR="008E33F2" w:rsidRPr="008E33F2" w:rsidRDefault="003A3ABE" w:rsidP="008E33F2">
            <w:pPr>
              <w:spacing w:line="276" w:lineRule="auto"/>
              <w:cnfStyle w:val="001000100000" w:firstRow="0" w:lastRow="0" w:firstColumn="1" w:lastColumn="0" w:oddVBand="0" w:evenVBand="0" w:oddHBand="1" w:evenHBand="0" w:firstRowFirstColumn="0" w:firstRowLastColumn="0" w:lastRowFirstColumn="0" w:lastRowLastColumn="0"/>
              <w:rPr>
                <w:ins w:id="4053" w:author="Awet Teka" w:date="2025-09-24T11:39:00Z"/>
              </w:rPr>
            </w:pPr>
            <w:ins w:id="4054" w:author="Awet Teka" w:date="2025-09-24T11:39:00Z">
              <w:r w:rsidRPr="008E33F2">
                <w:t>N</w:t>
              </w:r>
              <w:r w:rsidR="008E33F2" w:rsidRPr="008E33F2">
                <w:t>otes</w:t>
              </w:r>
            </w:ins>
          </w:p>
        </w:tc>
        <w:tc>
          <w:tcPr>
            <w:tcW w:w="0" w:type="auto"/>
            <w:hideMark/>
            <w:tcPrChange w:id="4055" w:author="Awet Teka" w:date="2025-09-24T11:39:00Z" w16du:dateUtc="2025-09-24T08:39:00Z">
              <w:tcPr>
                <w:tcW w:w="0" w:type="auto"/>
                <w:gridSpan w:val="2"/>
                <w:vAlign w:val="center"/>
                <w:hideMark/>
              </w:tcPr>
            </w:tcPrChange>
          </w:tcPr>
          <w:p w14:paraId="3A4CE083" w14:textId="77777777" w:rsidR="008E33F2" w:rsidRPr="008E33F2" w:rsidRDefault="008E33F2" w:rsidP="008E33F2">
            <w:pPr>
              <w:spacing w:line="276" w:lineRule="auto"/>
              <w:cnfStyle w:val="000000100000" w:firstRow="0" w:lastRow="0" w:firstColumn="0" w:lastColumn="0" w:oddVBand="0" w:evenVBand="0" w:oddHBand="1" w:evenHBand="0" w:firstRowFirstColumn="0" w:firstRowLastColumn="0" w:lastRowFirstColumn="0" w:lastRowLastColumn="0"/>
              <w:rPr>
                <w:ins w:id="4056" w:author="Awet Teka" w:date="2025-09-24T11:39:00Z"/>
              </w:rPr>
            </w:pPr>
            <w:ins w:id="4057" w:author="Awet Teka" w:date="2025-09-24T11:39:00Z">
              <w:r w:rsidRPr="008E33F2">
                <w:t>TEXT NULL</w:t>
              </w:r>
            </w:ins>
          </w:p>
        </w:tc>
        <w:tc>
          <w:tcPr>
            <w:tcW w:w="0" w:type="auto"/>
            <w:hideMark/>
            <w:tcPrChange w:id="4058" w:author="Awet Teka" w:date="2025-09-24T11:39:00Z" w16du:dateUtc="2025-09-24T08:39:00Z">
              <w:tcPr>
                <w:tcW w:w="0" w:type="auto"/>
                <w:gridSpan w:val="3"/>
                <w:vAlign w:val="center"/>
                <w:hideMark/>
              </w:tcPr>
            </w:tcPrChange>
          </w:tcPr>
          <w:p w14:paraId="324DD104" w14:textId="77777777" w:rsidR="008E33F2" w:rsidRPr="008E33F2" w:rsidRDefault="008E33F2" w:rsidP="008E33F2">
            <w:pPr>
              <w:spacing w:line="276" w:lineRule="auto"/>
              <w:cnfStyle w:val="000000100000" w:firstRow="0" w:lastRow="0" w:firstColumn="0" w:lastColumn="0" w:oddVBand="0" w:evenVBand="0" w:oddHBand="1" w:evenHBand="0" w:firstRowFirstColumn="0" w:firstRowLastColumn="0" w:lastRowFirstColumn="0" w:lastRowLastColumn="0"/>
              <w:rPr>
                <w:ins w:id="4059" w:author="Awet Teka" w:date="2025-09-24T11:39:00Z"/>
              </w:rPr>
            </w:pPr>
            <w:ins w:id="4060" w:author="Awet Teka" w:date="2025-09-24T11:39:00Z">
              <w:r w:rsidRPr="008E33F2">
                <w:t>free text</w:t>
              </w:r>
            </w:ins>
          </w:p>
        </w:tc>
      </w:tr>
    </w:tbl>
    <w:p w14:paraId="1988E7B6" w14:textId="549D46CA" w:rsidR="003B44A8" w:rsidRDefault="003B44A8" w:rsidP="003B44A8">
      <w:pPr>
        <w:spacing w:before="240" w:after="160" w:line="360" w:lineRule="auto"/>
        <w:rPr>
          <w:ins w:id="4061" w:author="Awet Teka" w:date="2025-09-24T14:43:00Z" w16du:dateUtc="2025-09-24T11:43:00Z"/>
        </w:rPr>
        <w:pPrChange w:id="4062" w:author="Awet Teka" w:date="2025-09-24T14:44:00Z" w16du:dateUtc="2025-09-24T11:44:00Z">
          <w:pPr>
            <w:pStyle w:val="Heading3"/>
          </w:pPr>
        </w:pPrChange>
      </w:pPr>
      <w:ins w:id="4063" w:author="Awet Teka" w:date="2025-09-24T14:43:00Z" w16du:dateUtc="2025-09-24T11:43:00Z">
        <w:r w:rsidRPr="00100121">
          <w:t xml:space="preserve">Purpose: normalized list of distress codes used by surveys and the lookup engine (e.g., </w:t>
        </w:r>
        <w:proofErr w:type="spellStart"/>
        <w:r w:rsidRPr="00100121">
          <w:t>side_drain_silt</w:t>
        </w:r>
        <w:proofErr w:type="spellEnd"/>
        <w:r w:rsidRPr="00100121">
          <w:t xml:space="preserve">, </w:t>
        </w:r>
        <w:proofErr w:type="spellStart"/>
        <w:r w:rsidRPr="00100121">
          <w:t>carriageway_deformation</w:t>
        </w:r>
        <w:proofErr w:type="spellEnd"/>
        <w:r w:rsidRPr="00100121">
          <w:t>).</w:t>
        </w:r>
        <w:r w:rsidRPr="00100121">
          <w:br/>
          <w:t>Stores: canonical code, friendly name, category and notes.</w:t>
        </w:r>
        <w:r w:rsidRPr="00100121">
          <w:br/>
          <w:t xml:space="preserve">Relations: referenced by survey tables (via </w:t>
        </w:r>
        <w:proofErr w:type="spellStart"/>
        <w:r w:rsidRPr="00100121">
          <w:t>distress_type</w:t>
        </w:r>
        <w:proofErr w:type="spellEnd"/>
        <w:r w:rsidRPr="00100121">
          <w:t xml:space="preserve">) and </w:t>
        </w:r>
        <w:proofErr w:type="spellStart"/>
        <w:r w:rsidRPr="00100121">
          <w:t>distress_condition</w:t>
        </w:r>
        <w:proofErr w:type="spellEnd"/>
        <w:r w:rsidRPr="00100121">
          <w:t>.</w:t>
        </w:r>
        <w:r w:rsidRPr="00100121">
          <w:br/>
          <w:t>Who uses it: surveyors and lookup engines to map observations to canonical distresses.</w:t>
        </w:r>
        <w:r w:rsidRPr="00100121">
          <w:br/>
          <w:t xml:space="preserve">When populated: seeded from ERA MMS and </w:t>
        </w:r>
        <w:proofErr w:type="spellStart"/>
        <w:r w:rsidRPr="00100121">
          <w:t>distresse</w:t>
        </w:r>
      </w:ins>
      <w:proofErr w:type="spellEnd"/>
      <w:ins w:id="4064" w:author="Awet Teka" w:date="2025-09-24T14:44:00Z" w16du:dateUtc="2025-09-24T11:44:00Z">
        <w:r>
          <w:t xml:space="preserve"> </w:t>
        </w:r>
        <w:proofErr w:type="spellStart"/>
        <w:r>
          <w:t>mann</w:t>
        </w:r>
      </w:ins>
      <w:ins w:id="4065" w:author="Awet Teka" w:date="2025-09-24T14:45:00Z" w16du:dateUtc="2025-09-24T11:45:00Z">
        <w:r>
          <w:t>uals</w:t>
        </w:r>
      </w:ins>
      <w:proofErr w:type="spellEnd"/>
      <w:ins w:id="4066" w:author="Awet Teka" w:date="2025-09-24T14:43:00Z" w16du:dateUtc="2025-09-24T11:43:00Z">
        <w:r w:rsidRPr="00100121">
          <w:t xml:space="preserve"> during system setup.</w:t>
        </w:r>
        <w:r w:rsidRPr="00100121">
          <w:br/>
          <w:t xml:space="preserve">Example: </w:t>
        </w:r>
        <w:proofErr w:type="spellStart"/>
        <w:r w:rsidRPr="00100121">
          <w:t>side_drain_silt</w:t>
        </w:r>
        <w:proofErr w:type="spellEnd"/>
        <w:r w:rsidRPr="00100121">
          <w:t xml:space="preserve"> with category = road and guidance notes.</w:t>
        </w:r>
      </w:ins>
    </w:p>
    <w:p w14:paraId="3DD3DA3B" w14:textId="06AC42BC" w:rsidR="00AC70D5" w:rsidRDefault="008A20B9" w:rsidP="008A20B9">
      <w:pPr>
        <w:pStyle w:val="Heading3"/>
        <w:rPr>
          <w:ins w:id="4067" w:author="Awet Teka" w:date="2025-09-24T11:44:00Z" w16du:dateUtc="2025-09-24T08:44:00Z"/>
        </w:rPr>
      </w:pPr>
      <w:ins w:id="4068" w:author="Awet Teka" w:date="2025-09-24T11:44:00Z" w16du:dateUtc="2025-09-24T08:44:00Z">
        <w:r>
          <w:t xml:space="preserve">Activity Lookup </w:t>
        </w:r>
      </w:ins>
    </w:p>
    <w:tbl>
      <w:tblPr>
        <w:tblStyle w:val="ListTable3"/>
        <w:tblW w:w="0" w:type="auto"/>
        <w:tblLook w:val="04A0" w:firstRow="1" w:lastRow="0" w:firstColumn="1" w:lastColumn="0" w:noHBand="0" w:noVBand="1"/>
        <w:tblPrChange w:id="4069" w:author="Awet Teka" w:date="2025-09-24T11:44:00Z" w16du:dateUtc="2025-09-24T08:44:00Z">
          <w:tblPr>
            <w:tblW w:w="0" w:type="auto"/>
            <w:tblCellSpacing w:w="15" w:type="dxa"/>
            <w:tblCellMar>
              <w:top w:w="15" w:type="dxa"/>
              <w:left w:w="15" w:type="dxa"/>
              <w:bottom w:w="15" w:type="dxa"/>
              <w:right w:w="15" w:type="dxa"/>
            </w:tblCellMar>
            <w:tblLook w:val="04A0" w:firstRow="1" w:lastRow="0" w:firstColumn="1" w:lastColumn="0" w:noHBand="0" w:noVBand="1"/>
          </w:tblPr>
        </w:tblPrChange>
      </w:tblPr>
      <w:tblGrid>
        <w:gridCol w:w="1927"/>
        <w:gridCol w:w="4798"/>
        <w:gridCol w:w="1905"/>
        <w:tblGridChange w:id="4070">
          <w:tblGrid>
            <w:gridCol w:w="5"/>
            <w:gridCol w:w="1683"/>
            <w:gridCol w:w="244"/>
            <w:gridCol w:w="4692"/>
            <w:gridCol w:w="106"/>
            <w:gridCol w:w="1905"/>
            <w:gridCol w:w="5"/>
          </w:tblGrid>
        </w:tblGridChange>
      </w:tblGrid>
      <w:tr w:rsidR="008A20B9" w:rsidRPr="008A20B9" w14:paraId="7955DEF6" w14:textId="77777777" w:rsidTr="008A20B9">
        <w:trPr>
          <w:cnfStyle w:val="100000000000" w:firstRow="1" w:lastRow="0" w:firstColumn="0" w:lastColumn="0" w:oddVBand="0" w:evenVBand="0" w:oddHBand="0" w:evenHBand="0" w:firstRowFirstColumn="0" w:firstRowLastColumn="0" w:lastRowFirstColumn="0" w:lastRowLastColumn="0"/>
          <w:ins w:id="4071" w:author="Awet Teka" w:date="2025-09-24T11:44:00Z"/>
          <w:trPrChange w:id="4072" w:author="Awet Teka" w:date="2025-09-24T11:44:00Z" w16du:dateUtc="2025-09-24T08:44:00Z">
            <w:trPr>
              <w:tblHeader/>
              <w:tblCellSpacing w:w="15" w:type="dxa"/>
            </w:trPr>
          </w:trPrChange>
        </w:trPr>
        <w:tc>
          <w:tcPr>
            <w:cnfStyle w:val="001000000100" w:firstRow="0" w:lastRow="0" w:firstColumn="1" w:lastColumn="0" w:oddVBand="0" w:evenVBand="0" w:oddHBand="0" w:evenHBand="0" w:firstRowFirstColumn="1" w:firstRowLastColumn="0" w:lastRowFirstColumn="0" w:lastRowLastColumn="0"/>
            <w:tcW w:w="0" w:type="auto"/>
            <w:hideMark/>
            <w:tcPrChange w:id="4073" w:author="Awet Teka" w:date="2025-09-24T11:44:00Z" w16du:dateUtc="2025-09-24T08:44:00Z">
              <w:tcPr>
                <w:tcW w:w="0" w:type="auto"/>
                <w:gridSpan w:val="2"/>
                <w:vAlign w:val="center"/>
                <w:hideMark/>
              </w:tcPr>
            </w:tcPrChange>
          </w:tcPr>
          <w:p w14:paraId="297D2F87" w14:textId="77777777" w:rsidR="008A20B9" w:rsidRPr="008A20B9" w:rsidRDefault="008A20B9">
            <w:pPr>
              <w:spacing w:line="276" w:lineRule="auto"/>
              <w:cnfStyle w:val="101000000100" w:firstRow="1" w:lastRow="0" w:firstColumn="1" w:lastColumn="0" w:oddVBand="0" w:evenVBand="0" w:oddHBand="0" w:evenHBand="0" w:firstRowFirstColumn="1" w:firstRowLastColumn="0" w:lastRowFirstColumn="0" w:lastRowLastColumn="0"/>
              <w:rPr>
                <w:ins w:id="4074" w:author="Awet Teka" w:date="2025-09-24T11:44:00Z"/>
              </w:rPr>
              <w:pPrChange w:id="4075" w:author="Awet Teka" w:date="2025-09-24T11:44:00Z" w16du:dateUtc="2025-09-24T08:44:00Z">
                <w:pPr>
                  <w:spacing w:after="200" w:line="276" w:lineRule="auto"/>
                  <w:cnfStyle w:val="101000000100" w:firstRow="1" w:lastRow="0" w:firstColumn="1" w:lastColumn="0" w:oddVBand="0" w:evenVBand="0" w:oddHBand="0" w:evenHBand="0" w:firstRowFirstColumn="1" w:firstRowLastColumn="0" w:lastRowFirstColumn="0" w:lastRowLastColumn="0"/>
                </w:pPr>
              </w:pPrChange>
            </w:pPr>
            <w:ins w:id="4076" w:author="Awet Teka" w:date="2025-09-24T11:44:00Z">
              <w:r w:rsidRPr="008A20B9">
                <w:t>Field</w:t>
              </w:r>
            </w:ins>
          </w:p>
        </w:tc>
        <w:tc>
          <w:tcPr>
            <w:tcW w:w="0" w:type="auto"/>
            <w:hideMark/>
            <w:tcPrChange w:id="4077" w:author="Awet Teka" w:date="2025-09-24T11:44:00Z" w16du:dateUtc="2025-09-24T08:44:00Z">
              <w:tcPr>
                <w:tcW w:w="0" w:type="auto"/>
                <w:gridSpan w:val="2"/>
                <w:vAlign w:val="center"/>
                <w:hideMark/>
              </w:tcPr>
            </w:tcPrChange>
          </w:tcPr>
          <w:p w14:paraId="42950F75" w14:textId="77777777" w:rsidR="008A20B9" w:rsidRPr="008A20B9" w:rsidRDefault="008A20B9">
            <w:pPr>
              <w:spacing w:line="276" w:lineRule="auto"/>
              <w:cnfStyle w:val="100000000000" w:firstRow="1" w:lastRow="0" w:firstColumn="0" w:lastColumn="0" w:oddVBand="0" w:evenVBand="0" w:oddHBand="0" w:evenHBand="0" w:firstRowFirstColumn="0" w:firstRowLastColumn="0" w:lastRowFirstColumn="0" w:lastRowLastColumn="0"/>
              <w:rPr>
                <w:ins w:id="4078" w:author="Awet Teka" w:date="2025-09-24T11:44:00Z"/>
              </w:rPr>
              <w:pPrChange w:id="4079" w:author="Awet Teka" w:date="2025-09-24T11:44:00Z" w16du:dateUtc="2025-09-24T08:44:00Z">
                <w:pPr>
                  <w:spacing w:after="200" w:line="276" w:lineRule="auto"/>
                  <w:cnfStyle w:val="100000000000" w:firstRow="1" w:lastRow="0" w:firstColumn="0" w:lastColumn="0" w:oddVBand="0" w:evenVBand="0" w:oddHBand="0" w:evenHBand="0" w:firstRowFirstColumn="0" w:firstRowLastColumn="0" w:lastRowFirstColumn="0" w:lastRowLastColumn="0"/>
                </w:pPr>
              </w:pPrChange>
            </w:pPr>
            <w:ins w:id="4080" w:author="Awet Teka" w:date="2025-09-24T11:44:00Z">
              <w:r w:rsidRPr="008A20B9">
                <w:t>Type / Notes</w:t>
              </w:r>
            </w:ins>
          </w:p>
        </w:tc>
        <w:tc>
          <w:tcPr>
            <w:tcW w:w="0" w:type="auto"/>
            <w:hideMark/>
            <w:tcPrChange w:id="4081" w:author="Awet Teka" w:date="2025-09-24T11:44:00Z" w16du:dateUtc="2025-09-24T08:44:00Z">
              <w:tcPr>
                <w:tcW w:w="0" w:type="auto"/>
                <w:gridSpan w:val="3"/>
                <w:vAlign w:val="center"/>
                <w:hideMark/>
              </w:tcPr>
            </w:tcPrChange>
          </w:tcPr>
          <w:p w14:paraId="6B7EC4EE" w14:textId="77777777" w:rsidR="008A20B9" w:rsidRPr="008A20B9" w:rsidRDefault="008A20B9">
            <w:pPr>
              <w:spacing w:line="276" w:lineRule="auto"/>
              <w:cnfStyle w:val="100000000000" w:firstRow="1" w:lastRow="0" w:firstColumn="0" w:lastColumn="0" w:oddVBand="0" w:evenVBand="0" w:oddHBand="0" w:evenHBand="0" w:firstRowFirstColumn="0" w:firstRowLastColumn="0" w:lastRowFirstColumn="0" w:lastRowLastColumn="0"/>
              <w:rPr>
                <w:ins w:id="4082" w:author="Awet Teka" w:date="2025-09-24T11:44:00Z"/>
              </w:rPr>
              <w:pPrChange w:id="4083" w:author="Awet Teka" w:date="2025-09-24T11:44:00Z" w16du:dateUtc="2025-09-24T08:44:00Z">
                <w:pPr>
                  <w:spacing w:after="200" w:line="276" w:lineRule="auto"/>
                  <w:cnfStyle w:val="100000000000" w:firstRow="1" w:lastRow="0" w:firstColumn="0" w:lastColumn="0" w:oddVBand="0" w:evenVBand="0" w:oddHBand="0" w:evenHBand="0" w:firstRowFirstColumn="0" w:firstRowLastColumn="0" w:lastRowFirstColumn="0" w:lastRowLastColumn="0"/>
                </w:pPr>
              </w:pPrChange>
            </w:pPr>
            <w:ins w:id="4084" w:author="Awet Teka" w:date="2025-09-24T11:44:00Z">
              <w:r w:rsidRPr="008A20B9">
                <w:t>Description</w:t>
              </w:r>
            </w:ins>
          </w:p>
        </w:tc>
      </w:tr>
      <w:tr w:rsidR="008A20B9" w:rsidRPr="008A20B9" w14:paraId="625E74ED" w14:textId="77777777" w:rsidTr="008A20B9">
        <w:trPr>
          <w:cnfStyle w:val="000000100000" w:firstRow="0" w:lastRow="0" w:firstColumn="0" w:lastColumn="0" w:oddVBand="0" w:evenVBand="0" w:oddHBand="1" w:evenHBand="0" w:firstRowFirstColumn="0" w:firstRowLastColumn="0" w:lastRowFirstColumn="0" w:lastRowLastColumn="0"/>
          <w:ins w:id="4085" w:author="Awet Teka" w:date="2025-09-24T11:44:00Z"/>
          <w:trPrChange w:id="4086" w:author="Awet Teka" w:date="2025-09-24T11:44:00Z" w16du:dateUtc="2025-09-24T08:44: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4087" w:author="Awet Teka" w:date="2025-09-24T11:44:00Z" w16du:dateUtc="2025-09-24T08:44:00Z">
              <w:tcPr>
                <w:tcW w:w="0" w:type="auto"/>
                <w:gridSpan w:val="2"/>
                <w:vAlign w:val="center"/>
                <w:hideMark/>
              </w:tcPr>
            </w:tcPrChange>
          </w:tcPr>
          <w:p w14:paraId="6E5770FC" w14:textId="77777777" w:rsidR="008A20B9" w:rsidRPr="008A20B9" w:rsidRDefault="008A20B9">
            <w:pPr>
              <w:spacing w:line="276" w:lineRule="auto"/>
              <w:cnfStyle w:val="001000100000" w:firstRow="0" w:lastRow="0" w:firstColumn="1" w:lastColumn="0" w:oddVBand="0" w:evenVBand="0" w:oddHBand="1" w:evenHBand="0" w:firstRowFirstColumn="0" w:firstRowLastColumn="0" w:lastRowFirstColumn="0" w:lastRowLastColumn="0"/>
              <w:rPr>
                <w:ins w:id="4088" w:author="Awet Teka" w:date="2025-09-24T11:44:00Z"/>
              </w:rPr>
              <w:pPrChange w:id="4089" w:author="Awet Teka" w:date="2025-09-24T11:44:00Z" w16du:dateUtc="2025-09-24T08:44:00Z">
                <w:pPr>
                  <w:spacing w:after="200" w:line="276" w:lineRule="auto"/>
                  <w:cnfStyle w:val="001000100000" w:firstRow="0" w:lastRow="0" w:firstColumn="1" w:lastColumn="0" w:oddVBand="0" w:evenVBand="0" w:oddHBand="1" w:evenHBand="0" w:firstRowFirstColumn="0" w:firstRowLastColumn="0" w:lastRowFirstColumn="0" w:lastRowLastColumn="0"/>
                </w:pPr>
              </w:pPrChange>
            </w:pPr>
            <w:proofErr w:type="spellStart"/>
            <w:ins w:id="4090" w:author="Awet Teka" w:date="2025-09-24T11:44:00Z">
              <w:r w:rsidRPr="008A20B9">
                <w:t>activity_code</w:t>
              </w:r>
              <w:proofErr w:type="spellEnd"/>
            </w:ins>
          </w:p>
        </w:tc>
        <w:tc>
          <w:tcPr>
            <w:tcW w:w="0" w:type="auto"/>
            <w:hideMark/>
            <w:tcPrChange w:id="4091" w:author="Awet Teka" w:date="2025-09-24T11:44:00Z" w16du:dateUtc="2025-09-24T08:44:00Z">
              <w:tcPr>
                <w:tcW w:w="0" w:type="auto"/>
                <w:gridSpan w:val="2"/>
                <w:vAlign w:val="center"/>
                <w:hideMark/>
              </w:tcPr>
            </w:tcPrChange>
          </w:tcPr>
          <w:p w14:paraId="2B9669DC" w14:textId="77777777" w:rsidR="008A20B9" w:rsidRPr="008A20B9" w:rsidRDefault="008A20B9">
            <w:pPr>
              <w:spacing w:line="276" w:lineRule="auto"/>
              <w:cnfStyle w:val="000000100000" w:firstRow="0" w:lastRow="0" w:firstColumn="0" w:lastColumn="0" w:oddVBand="0" w:evenVBand="0" w:oddHBand="1" w:evenHBand="0" w:firstRowFirstColumn="0" w:firstRowLastColumn="0" w:lastRowFirstColumn="0" w:lastRowLastColumn="0"/>
              <w:rPr>
                <w:ins w:id="4092" w:author="Awet Teka" w:date="2025-09-24T11:44:00Z"/>
              </w:rPr>
              <w:pPrChange w:id="4093" w:author="Awet Teka" w:date="2025-09-24T11:44:00Z" w16du:dateUtc="2025-09-24T08:44:00Z">
                <w:pPr>
                  <w:spacing w:after="200" w:line="276" w:lineRule="auto"/>
                  <w:cnfStyle w:val="000000100000" w:firstRow="0" w:lastRow="0" w:firstColumn="0" w:lastColumn="0" w:oddVBand="0" w:evenVBand="0" w:oddHBand="1" w:evenHBand="0" w:firstRowFirstColumn="0" w:firstRowLastColumn="0" w:lastRowFirstColumn="0" w:lastRowLastColumn="0"/>
                </w:pPr>
              </w:pPrChange>
            </w:pPr>
            <w:proofErr w:type="gramStart"/>
            <w:ins w:id="4094" w:author="Awet Teka" w:date="2025-09-24T11:44:00Z">
              <w:r w:rsidRPr="008A20B9">
                <w:t>VARCHAR(</w:t>
              </w:r>
              <w:proofErr w:type="gramEnd"/>
              <w:r w:rsidRPr="008A20B9">
                <w:t>10) PK</w:t>
              </w:r>
            </w:ins>
          </w:p>
        </w:tc>
        <w:tc>
          <w:tcPr>
            <w:tcW w:w="0" w:type="auto"/>
            <w:hideMark/>
            <w:tcPrChange w:id="4095" w:author="Awet Teka" w:date="2025-09-24T11:44:00Z" w16du:dateUtc="2025-09-24T08:44:00Z">
              <w:tcPr>
                <w:tcW w:w="0" w:type="auto"/>
                <w:gridSpan w:val="3"/>
                <w:vAlign w:val="center"/>
                <w:hideMark/>
              </w:tcPr>
            </w:tcPrChange>
          </w:tcPr>
          <w:p w14:paraId="4467EF91" w14:textId="77777777" w:rsidR="008A20B9" w:rsidRPr="008A20B9" w:rsidRDefault="008A20B9">
            <w:pPr>
              <w:spacing w:line="276" w:lineRule="auto"/>
              <w:cnfStyle w:val="000000100000" w:firstRow="0" w:lastRow="0" w:firstColumn="0" w:lastColumn="0" w:oddVBand="0" w:evenVBand="0" w:oddHBand="1" w:evenHBand="0" w:firstRowFirstColumn="0" w:firstRowLastColumn="0" w:lastRowFirstColumn="0" w:lastRowLastColumn="0"/>
              <w:rPr>
                <w:ins w:id="4096" w:author="Awet Teka" w:date="2025-09-24T11:44:00Z"/>
              </w:rPr>
              <w:pPrChange w:id="4097" w:author="Awet Teka" w:date="2025-09-24T11:44:00Z" w16du:dateUtc="2025-09-24T08:44: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4098" w:author="Awet Teka" w:date="2025-09-24T11:44:00Z">
              <w:r w:rsidRPr="008A20B9">
                <w:t>ERA code, e.g. 122</w:t>
              </w:r>
            </w:ins>
          </w:p>
        </w:tc>
      </w:tr>
      <w:tr w:rsidR="008A20B9" w:rsidRPr="008A20B9" w14:paraId="20038484" w14:textId="77777777" w:rsidTr="008A20B9">
        <w:trPr>
          <w:ins w:id="4099" w:author="Awet Teka" w:date="2025-09-24T11:44:00Z"/>
          <w:trPrChange w:id="4100" w:author="Awet Teka" w:date="2025-09-24T11:44:00Z" w16du:dateUtc="2025-09-24T08:44: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4101" w:author="Awet Teka" w:date="2025-09-24T11:44:00Z" w16du:dateUtc="2025-09-24T08:44:00Z">
              <w:tcPr>
                <w:tcW w:w="0" w:type="auto"/>
                <w:gridSpan w:val="2"/>
                <w:vAlign w:val="center"/>
                <w:hideMark/>
              </w:tcPr>
            </w:tcPrChange>
          </w:tcPr>
          <w:p w14:paraId="5CB88D79" w14:textId="77777777" w:rsidR="008A20B9" w:rsidRPr="008A20B9" w:rsidRDefault="008A20B9">
            <w:pPr>
              <w:spacing w:line="276" w:lineRule="auto"/>
              <w:rPr>
                <w:ins w:id="4102" w:author="Awet Teka" w:date="2025-09-24T11:44:00Z"/>
              </w:rPr>
              <w:pPrChange w:id="4103" w:author="Awet Teka" w:date="2025-09-24T11:44:00Z" w16du:dateUtc="2025-09-24T08:44:00Z">
                <w:pPr>
                  <w:spacing w:after="200" w:line="276" w:lineRule="auto"/>
                </w:pPr>
              </w:pPrChange>
            </w:pPr>
            <w:proofErr w:type="spellStart"/>
            <w:ins w:id="4104" w:author="Awet Teka" w:date="2025-09-24T11:44:00Z">
              <w:r w:rsidRPr="008A20B9">
                <w:t>activity_name</w:t>
              </w:r>
              <w:proofErr w:type="spellEnd"/>
            </w:ins>
          </w:p>
        </w:tc>
        <w:tc>
          <w:tcPr>
            <w:tcW w:w="0" w:type="auto"/>
            <w:hideMark/>
            <w:tcPrChange w:id="4105" w:author="Awet Teka" w:date="2025-09-24T11:44:00Z" w16du:dateUtc="2025-09-24T08:44:00Z">
              <w:tcPr>
                <w:tcW w:w="0" w:type="auto"/>
                <w:gridSpan w:val="2"/>
                <w:vAlign w:val="center"/>
                <w:hideMark/>
              </w:tcPr>
            </w:tcPrChange>
          </w:tcPr>
          <w:p w14:paraId="2F1851F2" w14:textId="77777777" w:rsidR="008A20B9" w:rsidRPr="008A20B9" w:rsidRDefault="008A20B9">
            <w:pPr>
              <w:spacing w:line="276" w:lineRule="auto"/>
              <w:cnfStyle w:val="000000000000" w:firstRow="0" w:lastRow="0" w:firstColumn="0" w:lastColumn="0" w:oddVBand="0" w:evenVBand="0" w:oddHBand="0" w:evenHBand="0" w:firstRowFirstColumn="0" w:firstRowLastColumn="0" w:lastRowFirstColumn="0" w:lastRowLastColumn="0"/>
              <w:rPr>
                <w:ins w:id="4106" w:author="Awet Teka" w:date="2025-09-24T11:44:00Z"/>
              </w:rPr>
              <w:pPrChange w:id="4107" w:author="Awet Teka" w:date="2025-09-24T11:44:00Z" w16du:dateUtc="2025-09-24T08:44:00Z">
                <w:pPr>
                  <w:spacing w:after="200" w:line="276" w:lineRule="auto"/>
                  <w:cnfStyle w:val="000000000000" w:firstRow="0" w:lastRow="0" w:firstColumn="0" w:lastColumn="0" w:oddVBand="0" w:evenVBand="0" w:oddHBand="0" w:evenHBand="0" w:firstRowFirstColumn="0" w:firstRowLastColumn="0" w:lastRowFirstColumn="0" w:lastRowLastColumn="0"/>
                </w:pPr>
              </w:pPrChange>
            </w:pPr>
            <w:proofErr w:type="gramStart"/>
            <w:ins w:id="4108" w:author="Awet Teka" w:date="2025-09-24T11:44:00Z">
              <w:r w:rsidRPr="008A20B9">
                <w:t>VARCHAR(</w:t>
              </w:r>
              <w:proofErr w:type="gramEnd"/>
              <w:r w:rsidRPr="008A20B9">
                <w:t>150) NOT NULL</w:t>
              </w:r>
            </w:ins>
          </w:p>
        </w:tc>
        <w:tc>
          <w:tcPr>
            <w:tcW w:w="0" w:type="auto"/>
            <w:hideMark/>
            <w:tcPrChange w:id="4109" w:author="Awet Teka" w:date="2025-09-24T11:44:00Z" w16du:dateUtc="2025-09-24T08:44:00Z">
              <w:tcPr>
                <w:tcW w:w="0" w:type="auto"/>
                <w:gridSpan w:val="3"/>
                <w:vAlign w:val="center"/>
                <w:hideMark/>
              </w:tcPr>
            </w:tcPrChange>
          </w:tcPr>
          <w:p w14:paraId="530C7579" w14:textId="77777777" w:rsidR="008A20B9" w:rsidRPr="008A20B9" w:rsidRDefault="008A20B9">
            <w:pPr>
              <w:spacing w:line="276" w:lineRule="auto"/>
              <w:cnfStyle w:val="000000000000" w:firstRow="0" w:lastRow="0" w:firstColumn="0" w:lastColumn="0" w:oddVBand="0" w:evenVBand="0" w:oddHBand="0" w:evenHBand="0" w:firstRowFirstColumn="0" w:firstRowLastColumn="0" w:lastRowFirstColumn="0" w:lastRowLastColumn="0"/>
              <w:rPr>
                <w:ins w:id="4110" w:author="Awet Teka" w:date="2025-09-24T11:44:00Z"/>
              </w:rPr>
              <w:pPrChange w:id="4111" w:author="Awet Teka" w:date="2025-09-24T11:44:00Z" w16du:dateUtc="2025-09-24T08:44:00Z">
                <w:pPr>
                  <w:spacing w:after="200" w:line="276" w:lineRule="auto"/>
                  <w:cnfStyle w:val="000000000000" w:firstRow="0" w:lastRow="0" w:firstColumn="0" w:lastColumn="0" w:oddVBand="0" w:evenVBand="0" w:oddHBand="0" w:evenHBand="0" w:firstRowFirstColumn="0" w:firstRowLastColumn="0" w:lastRowFirstColumn="0" w:lastRowLastColumn="0"/>
                </w:pPr>
              </w:pPrChange>
            </w:pPr>
            <w:ins w:id="4112" w:author="Awet Teka" w:date="2025-09-24T11:44:00Z">
              <w:r w:rsidRPr="008A20B9">
                <w:t>e.g. “Clean lined ditch”</w:t>
              </w:r>
            </w:ins>
          </w:p>
        </w:tc>
      </w:tr>
      <w:tr w:rsidR="008A20B9" w:rsidRPr="008A20B9" w14:paraId="7499EC40" w14:textId="77777777" w:rsidTr="008A20B9">
        <w:trPr>
          <w:cnfStyle w:val="000000100000" w:firstRow="0" w:lastRow="0" w:firstColumn="0" w:lastColumn="0" w:oddVBand="0" w:evenVBand="0" w:oddHBand="1" w:evenHBand="0" w:firstRowFirstColumn="0" w:firstRowLastColumn="0" w:lastRowFirstColumn="0" w:lastRowLastColumn="0"/>
          <w:ins w:id="4113" w:author="Awet Teka" w:date="2025-09-24T11:44:00Z"/>
          <w:trPrChange w:id="4114" w:author="Awet Teka" w:date="2025-09-24T11:44:00Z" w16du:dateUtc="2025-09-24T08:44: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4115" w:author="Awet Teka" w:date="2025-09-24T11:44:00Z" w16du:dateUtc="2025-09-24T08:44:00Z">
              <w:tcPr>
                <w:tcW w:w="0" w:type="auto"/>
                <w:gridSpan w:val="2"/>
                <w:vAlign w:val="center"/>
                <w:hideMark/>
              </w:tcPr>
            </w:tcPrChange>
          </w:tcPr>
          <w:p w14:paraId="41FF8276" w14:textId="77777777" w:rsidR="008A20B9" w:rsidRPr="008A20B9" w:rsidRDefault="008A20B9">
            <w:pPr>
              <w:spacing w:line="276" w:lineRule="auto"/>
              <w:cnfStyle w:val="001000100000" w:firstRow="0" w:lastRow="0" w:firstColumn="1" w:lastColumn="0" w:oddVBand="0" w:evenVBand="0" w:oddHBand="1" w:evenHBand="0" w:firstRowFirstColumn="0" w:firstRowLastColumn="0" w:lastRowFirstColumn="0" w:lastRowLastColumn="0"/>
              <w:rPr>
                <w:ins w:id="4116" w:author="Awet Teka" w:date="2025-09-24T11:44:00Z"/>
              </w:rPr>
              <w:pPrChange w:id="4117" w:author="Awet Teka" w:date="2025-09-24T11:44:00Z" w16du:dateUtc="2025-09-24T08:44:00Z">
                <w:pPr>
                  <w:spacing w:after="200" w:line="276" w:lineRule="auto"/>
                  <w:cnfStyle w:val="001000100000" w:firstRow="0" w:lastRow="0" w:firstColumn="1" w:lastColumn="0" w:oddVBand="0" w:evenVBand="0" w:oddHBand="1" w:evenHBand="0" w:firstRowFirstColumn="0" w:firstRowLastColumn="0" w:lastRowFirstColumn="0" w:lastRowLastColumn="0"/>
                </w:pPr>
              </w:pPrChange>
            </w:pPr>
            <w:proofErr w:type="spellStart"/>
            <w:ins w:id="4118" w:author="Awet Teka" w:date="2025-09-24T11:44:00Z">
              <w:r w:rsidRPr="008A20B9">
                <w:lastRenderedPageBreak/>
                <w:t>default_unit</w:t>
              </w:r>
              <w:proofErr w:type="spellEnd"/>
            </w:ins>
          </w:p>
        </w:tc>
        <w:tc>
          <w:tcPr>
            <w:tcW w:w="0" w:type="auto"/>
            <w:hideMark/>
            <w:tcPrChange w:id="4119" w:author="Awet Teka" w:date="2025-09-24T11:44:00Z" w16du:dateUtc="2025-09-24T08:44:00Z">
              <w:tcPr>
                <w:tcW w:w="0" w:type="auto"/>
                <w:gridSpan w:val="2"/>
                <w:vAlign w:val="center"/>
                <w:hideMark/>
              </w:tcPr>
            </w:tcPrChange>
          </w:tcPr>
          <w:p w14:paraId="023CBFCA" w14:textId="77777777" w:rsidR="008A20B9" w:rsidRPr="008A20B9" w:rsidRDefault="008A20B9">
            <w:pPr>
              <w:spacing w:line="276" w:lineRule="auto"/>
              <w:cnfStyle w:val="000000100000" w:firstRow="0" w:lastRow="0" w:firstColumn="0" w:lastColumn="0" w:oddVBand="0" w:evenVBand="0" w:oddHBand="1" w:evenHBand="0" w:firstRowFirstColumn="0" w:firstRowLastColumn="0" w:lastRowFirstColumn="0" w:lastRowLastColumn="0"/>
              <w:rPr>
                <w:ins w:id="4120" w:author="Awet Teka" w:date="2025-09-24T11:44:00Z"/>
              </w:rPr>
              <w:pPrChange w:id="4121" w:author="Awet Teka" w:date="2025-09-24T11:44:00Z" w16du:dateUtc="2025-09-24T08:44: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4122" w:author="Awet Teka" w:date="2025-09-24T11:44:00Z">
              <w:r w:rsidRPr="008A20B9">
                <w:t>ENUM('m3','m2','m','km','item','lump_sum') NOT NULL</w:t>
              </w:r>
            </w:ins>
          </w:p>
        </w:tc>
        <w:tc>
          <w:tcPr>
            <w:tcW w:w="0" w:type="auto"/>
            <w:hideMark/>
            <w:tcPrChange w:id="4123" w:author="Awet Teka" w:date="2025-09-24T11:44:00Z" w16du:dateUtc="2025-09-24T08:44:00Z">
              <w:tcPr>
                <w:tcW w:w="0" w:type="auto"/>
                <w:gridSpan w:val="3"/>
                <w:vAlign w:val="center"/>
                <w:hideMark/>
              </w:tcPr>
            </w:tcPrChange>
          </w:tcPr>
          <w:p w14:paraId="6F965078" w14:textId="77777777" w:rsidR="008A20B9" w:rsidRPr="008A20B9" w:rsidRDefault="008A20B9">
            <w:pPr>
              <w:spacing w:line="276" w:lineRule="auto"/>
              <w:cnfStyle w:val="000000100000" w:firstRow="0" w:lastRow="0" w:firstColumn="0" w:lastColumn="0" w:oddVBand="0" w:evenVBand="0" w:oddHBand="1" w:evenHBand="0" w:firstRowFirstColumn="0" w:firstRowLastColumn="0" w:lastRowFirstColumn="0" w:lastRowLastColumn="0"/>
              <w:rPr>
                <w:ins w:id="4124" w:author="Awet Teka" w:date="2025-09-24T11:44:00Z"/>
              </w:rPr>
              <w:pPrChange w:id="4125" w:author="Awet Teka" w:date="2025-09-24T11:44:00Z" w16du:dateUtc="2025-09-24T08:44: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4126" w:author="Awet Teka" w:date="2025-09-24T11:44:00Z">
              <w:r w:rsidRPr="008A20B9">
                <w:t>unit for the activity</w:t>
              </w:r>
            </w:ins>
          </w:p>
        </w:tc>
      </w:tr>
      <w:tr w:rsidR="008A20B9" w:rsidRPr="008A20B9" w14:paraId="4BEBBE3D" w14:textId="77777777" w:rsidTr="008A20B9">
        <w:trPr>
          <w:ins w:id="4127" w:author="Awet Teka" w:date="2025-09-24T11:44:00Z"/>
          <w:trPrChange w:id="4128" w:author="Awet Teka" w:date="2025-09-24T11:44:00Z" w16du:dateUtc="2025-09-24T08:44: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4129" w:author="Awet Teka" w:date="2025-09-24T11:44:00Z" w16du:dateUtc="2025-09-24T08:44:00Z">
              <w:tcPr>
                <w:tcW w:w="0" w:type="auto"/>
                <w:gridSpan w:val="2"/>
                <w:vAlign w:val="center"/>
                <w:hideMark/>
              </w:tcPr>
            </w:tcPrChange>
          </w:tcPr>
          <w:p w14:paraId="5009504E" w14:textId="77777777" w:rsidR="008A20B9" w:rsidRPr="008A20B9" w:rsidRDefault="008A20B9">
            <w:pPr>
              <w:spacing w:line="276" w:lineRule="auto"/>
              <w:rPr>
                <w:ins w:id="4130" w:author="Awet Teka" w:date="2025-09-24T11:44:00Z"/>
              </w:rPr>
              <w:pPrChange w:id="4131" w:author="Awet Teka" w:date="2025-09-24T11:44:00Z" w16du:dateUtc="2025-09-24T08:44:00Z">
                <w:pPr>
                  <w:spacing w:after="200" w:line="276" w:lineRule="auto"/>
                </w:pPr>
              </w:pPrChange>
            </w:pPr>
            <w:proofErr w:type="spellStart"/>
            <w:ins w:id="4132" w:author="Awet Teka" w:date="2025-09-24T11:44:00Z">
              <w:r w:rsidRPr="008A20B9">
                <w:t>is_resource_based</w:t>
              </w:r>
              <w:proofErr w:type="spellEnd"/>
            </w:ins>
          </w:p>
        </w:tc>
        <w:tc>
          <w:tcPr>
            <w:tcW w:w="0" w:type="auto"/>
            <w:hideMark/>
            <w:tcPrChange w:id="4133" w:author="Awet Teka" w:date="2025-09-24T11:44:00Z" w16du:dateUtc="2025-09-24T08:44:00Z">
              <w:tcPr>
                <w:tcW w:w="0" w:type="auto"/>
                <w:gridSpan w:val="2"/>
                <w:vAlign w:val="center"/>
                <w:hideMark/>
              </w:tcPr>
            </w:tcPrChange>
          </w:tcPr>
          <w:p w14:paraId="105AA053" w14:textId="77777777" w:rsidR="008A20B9" w:rsidRPr="008A20B9" w:rsidRDefault="008A20B9">
            <w:pPr>
              <w:spacing w:line="276" w:lineRule="auto"/>
              <w:cnfStyle w:val="000000000000" w:firstRow="0" w:lastRow="0" w:firstColumn="0" w:lastColumn="0" w:oddVBand="0" w:evenVBand="0" w:oddHBand="0" w:evenHBand="0" w:firstRowFirstColumn="0" w:firstRowLastColumn="0" w:lastRowFirstColumn="0" w:lastRowLastColumn="0"/>
              <w:rPr>
                <w:ins w:id="4134" w:author="Awet Teka" w:date="2025-09-24T11:44:00Z"/>
              </w:rPr>
              <w:pPrChange w:id="4135" w:author="Awet Teka" w:date="2025-09-24T11:44:00Z" w16du:dateUtc="2025-09-24T08:44:00Z">
                <w:pPr>
                  <w:spacing w:after="200" w:line="276" w:lineRule="auto"/>
                  <w:cnfStyle w:val="000000000000" w:firstRow="0" w:lastRow="0" w:firstColumn="0" w:lastColumn="0" w:oddVBand="0" w:evenVBand="0" w:oddHBand="0" w:evenHBand="0" w:firstRowFirstColumn="0" w:firstRowLastColumn="0" w:lastRowFirstColumn="0" w:lastRowLastColumn="0"/>
                </w:pPr>
              </w:pPrChange>
            </w:pPr>
            <w:ins w:id="4136" w:author="Awet Teka" w:date="2025-09-24T11:44:00Z">
              <w:r w:rsidRPr="008A20B9">
                <w:t>BOOLEAN DEFAULT FALSE</w:t>
              </w:r>
            </w:ins>
          </w:p>
        </w:tc>
        <w:tc>
          <w:tcPr>
            <w:tcW w:w="0" w:type="auto"/>
            <w:hideMark/>
            <w:tcPrChange w:id="4137" w:author="Awet Teka" w:date="2025-09-24T11:44:00Z" w16du:dateUtc="2025-09-24T08:44:00Z">
              <w:tcPr>
                <w:tcW w:w="0" w:type="auto"/>
                <w:gridSpan w:val="3"/>
                <w:vAlign w:val="center"/>
                <w:hideMark/>
              </w:tcPr>
            </w:tcPrChange>
          </w:tcPr>
          <w:p w14:paraId="7FC53769" w14:textId="77777777" w:rsidR="008A20B9" w:rsidRPr="008A20B9" w:rsidRDefault="008A20B9">
            <w:pPr>
              <w:spacing w:line="276" w:lineRule="auto"/>
              <w:cnfStyle w:val="000000000000" w:firstRow="0" w:lastRow="0" w:firstColumn="0" w:lastColumn="0" w:oddVBand="0" w:evenVBand="0" w:oddHBand="0" w:evenHBand="0" w:firstRowFirstColumn="0" w:firstRowLastColumn="0" w:lastRowFirstColumn="0" w:lastRowLastColumn="0"/>
              <w:rPr>
                <w:ins w:id="4138" w:author="Awet Teka" w:date="2025-09-24T11:44:00Z"/>
              </w:rPr>
              <w:pPrChange w:id="4139" w:author="Awet Teka" w:date="2025-09-24T11:44:00Z" w16du:dateUtc="2025-09-24T08:44:00Z">
                <w:pPr>
                  <w:spacing w:after="200" w:line="276" w:lineRule="auto"/>
                  <w:cnfStyle w:val="000000000000" w:firstRow="0" w:lastRow="0" w:firstColumn="0" w:lastColumn="0" w:oddVBand="0" w:evenVBand="0" w:oddHBand="0" w:evenHBand="0" w:firstRowFirstColumn="0" w:firstRowLastColumn="0" w:lastRowFirstColumn="0" w:lastRowLastColumn="0"/>
                </w:pPr>
              </w:pPrChange>
            </w:pPr>
            <w:ins w:id="4140" w:author="Awet Teka" w:date="2025-09-24T11:44:00Z">
              <w:r w:rsidRPr="008A20B9">
                <w:t>if heavy equipment</w:t>
              </w:r>
            </w:ins>
          </w:p>
        </w:tc>
      </w:tr>
      <w:tr w:rsidR="008A20B9" w:rsidRPr="008A20B9" w14:paraId="47438382" w14:textId="77777777" w:rsidTr="008A20B9">
        <w:trPr>
          <w:cnfStyle w:val="000000100000" w:firstRow="0" w:lastRow="0" w:firstColumn="0" w:lastColumn="0" w:oddVBand="0" w:evenVBand="0" w:oddHBand="1" w:evenHBand="0" w:firstRowFirstColumn="0" w:firstRowLastColumn="0" w:lastRowFirstColumn="0" w:lastRowLastColumn="0"/>
          <w:ins w:id="4141" w:author="Awet Teka" w:date="2025-09-24T11:44:00Z"/>
          <w:trPrChange w:id="4142" w:author="Awet Teka" w:date="2025-09-24T11:44:00Z" w16du:dateUtc="2025-09-24T08:44: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4143" w:author="Awet Teka" w:date="2025-09-24T11:44:00Z" w16du:dateUtc="2025-09-24T08:44:00Z">
              <w:tcPr>
                <w:tcW w:w="0" w:type="auto"/>
                <w:gridSpan w:val="2"/>
                <w:vAlign w:val="center"/>
                <w:hideMark/>
              </w:tcPr>
            </w:tcPrChange>
          </w:tcPr>
          <w:p w14:paraId="2DEE172F" w14:textId="2C5F9ADD" w:rsidR="008A20B9" w:rsidRPr="008A20B9" w:rsidRDefault="003B44A8">
            <w:pPr>
              <w:spacing w:line="276" w:lineRule="auto"/>
              <w:cnfStyle w:val="001000100000" w:firstRow="0" w:lastRow="0" w:firstColumn="1" w:lastColumn="0" w:oddVBand="0" w:evenVBand="0" w:oddHBand="1" w:evenHBand="0" w:firstRowFirstColumn="0" w:firstRowLastColumn="0" w:lastRowFirstColumn="0" w:lastRowLastColumn="0"/>
              <w:rPr>
                <w:ins w:id="4144" w:author="Awet Teka" w:date="2025-09-24T11:44:00Z"/>
              </w:rPr>
              <w:pPrChange w:id="4145" w:author="Awet Teka" w:date="2025-09-24T11:44:00Z" w16du:dateUtc="2025-09-24T08:44:00Z">
                <w:pPr>
                  <w:spacing w:after="200" w:line="276" w:lineRule="auto"/>
                  <w:cnfStyle w:val="001000100000" w:firstRow="0" w:lastRow="0" w:firstColumn="1" w:lastColumn="0" w:oddVBand="0" w:evenVBand="0" w:oddHBand="1" w:evenHBand="0" w:firstRowFirstColumn="0" w:firstRowLastColumn="0" w:lastRowFirstColumn="0" w:lastRowLastColumn="0"/>
                </w:pPr>
              </w:pPrChange>
            </w:pPr>
            <w:ins w:id="4146" w:author="Awet Teka" w:date="2025-09-24T11:44:00Z">
              <w:r w:rsidRPr="008A20B9">
                <w:t>N</w:t>
              </w:r>
              <w:r w:rsidR="008A20B9" w:rsidRPr="008A20B9">
                <w:t>otes</w:t>
              </w:r>
            </w:ins>
          </w:p>
        </w:tc>
        <w:tc>
          <w:tcPr>
            <w:tcW w:w="0" w:type="auto"/>
            <w:hideMark/>
            <w:tcPrChange w:id="4147" w:author="Awet Teka" w:date="2025-09-24T11:44:00Z" w16du:dateUtc="2025-09-24T08:44:00Z">
              <w:tcPr>
                <w:tcW w:w="0" w:type="auto"/>
                <w:gridSpan w:val="2"/>
                <w:vAlign w:val="center"/>
                <w:hideMark/>
              </w:tcPr>
            </w:tcPrChange>
          </w:tcPr>
          <w:p w14:paraId="21FC2491" w14:textId="77777777" w:rsidR="008A20B9" w:rsidRPr="008A20B9" w:rsidRDefault="008A20B9">
            <w:pPr>
              <w:spacing w:line="276" w:lineRule="auto"/>
              <w:cnfStyle w:val="000000100000" w:firstRow="0" w:lastRow="0" w:firstColumn="0" w:lastColumn="0" w:oddVBand="0" w:evenVBand="0" w:oddHBand="1" w:evenHBand="0" w:firstRowFirstColumn="0" w:firstRowLastColumn="0" w:lastRowFirstColumn="0" w:lastRowLastColumn="0"/>
              <w:rPr>
                <w:ins w:id="4148" w:author="Awet Teka" w:date="2025-09-24T11:44:00Z"/>
              </w:rPr>
              <w:pPrChange w:id="4149" w:author="Awet Teka" w:date="2025-09-24T11:44:00Z" w16du:dateUtc="2025-09-24T08:44: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4150" w:author="Awet Teka" w:date="2025-09-24T11:44:00Z">
              <w:r w:rsidRPr="008A20B9">
                <w:t>TEXT NULL</w:t>
              </w:r>
            </w:ins>
          </w:p>
        </w:tc>
        <w:tc>
          <w:tcPr>
            <w:tcW w:w="0" w:type="auto"/>
            <w:hideMark/>
            <w:tcPrChange w:id="4151" w:author="Awet Teka" w:date="2025-09-24T11:44:00Z" w16du:dateUtc="2025-09-24T08:44:00Z">
              <w:tcPr>
                <w:tcW w:w="0" w:type="auto"/>
                <w:gridSpan w:val="3"/>
                <w:vAlign w:val="center"/>
                <w:hideMark/>
              </w:tcPr>
            </w:tcPrChange>
          </w:tcPr>
          <w:p w14:paraId="611394E2" w14:textId="77777777" w:rsidR="008A20B9" w:rsidRPr="008A20B9" w:rsidRDefault="008A20B9">
            <w:pPr>
              <w:spacing w:line="276" w:lineRule="auto"/>
              <w:cnfStyle w:val="000000100000" w:firstRow="0" w:lastRow="0" w:firstColumn="0" w:lastColumn="0" w:oddVBand="0" w:evenVBand="0" w:oddHBand="1" w:evenHBand="0" w:firstRowFirstColumn="0" w:firstRowLastColumn="0" w:lastRowFirstColumn="0" w:lastRowLastColumn="0"/>
              <w:rPr>
                <w:ins w:id="4152" w:author="Awet Teka" w:date="2025-09-24T11:44:00Z"/>
              </w:rPr>
              <w:pPrChange w:id="4153" w:author="Awet Teka" w:date="2025-09-24T11:44:00Z" w16du:dateUtc="2025-09-24T08:44: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4154" w:author="Awet Teka" w:date="2025-09-24T11:44:00Z">
              <w:r w:rsidRPr="008A20B9">
                <w:t>any caveats</w:t>
              </w:r>
            </w:ins>
          </w:p>
        </w:tc>
      </w:tr>
    </w:tbl>
    <w:p w14:paraId="289C4412" w14:textId="3D141725" w:rsidR="003B44A8" w:rsidRDefault="003B44A8" w:rsidP="003B44A8">
      <w:pPr>
        <w:spacing w:before="240" w:after="160" w:line="360" w:lineRule="auto"/>
        <w:rPr>
          <w:ins w:id="4155" w:author="Awet Teka" w:date="2025-09-24T14:45:00Z" w16du:dateUtc="2025-09-24T11:45:00Z"/>
        </w:rPr>
        <w:pPrChange w:id="4156" w:author="Awet Teka" w:date="2025-09-24T14:48:00Z" w16du:dateUtc="2025-09-24T11:48:00Z">
          <w:pPr>
            <w:pStyle w:val="Heading3"/>
          </w:pPr>
        </w:pPrChange>
      </w:pPr>
      <w:ins w:id="4157" w:author="Awet Teka" w:date="2025-09-24T14:49:00Z" w16du:dateUtc="2025-09-24T11:49:00Z">
        <w:r w:rsidRPr="00100121">
          <w:t>Purpose: master list of ERA maintenance activity codes (121, 122, 240, 241, etc.) with units and resource flags.</w:t>
        </w:r>
        <w:r w:rsidRPr="00100121">
          <w:br/>
          <w:t xml:space="preserve">Stores: </w:t>
        </w:r>
        <w:proofErr w:type="spellStart"/>
        <w:r w:rsidRPr="00100121">
          <w:t>activity_code</w:t>
        </w:r>
        <w:proofErr w:type="spellEnd"/>
        <w:r w:rsidRPr="00100121">
          <w:t xml:space="preserve">, name, </w:t>
        </w:r>
        <w:proofErr w:type="spellStart"/>
        <w:r w:rsidRPr="00100121">
          <w:t>default_unit</w:t>
        </w:r>
        <w:proofErr w:type="spellEnd"/>
        <w:r w:rsidRPr="00100121">
          <w:t xml:space="preserve"> and resource-based flag.</w:t>
        </w:r>
        <w:r w:rsidRPr="00100121">
          <w:br/>
          <w:t xml:space="preserve">Relations: referenced by </w:t>
        </w:r>
        <w:proofErr w:type="spellStart"/>
        <w:r w:rsidRPr="00100121">
          <w:t>distress_activity</w:t>
        </w:r>
        <w:proofErr w:type="spellEnd"/>
        <w:r w:rsidRPr="00100121">
          <w:t xml:space="preserve"> and </w:t>
        </w:r>
        <w:proofErr w:type="spellStart"/>
        <w:r w:rsidRPr="00100121">
          <w:t>quantity_estimation</w:t>
        </w:r>
        <w:proofErr w:type="spellEnd"/>
        <w:r w:rsidRPr="00100121">
          <w:t>.</w:t>
        </w:r>
        <w:r w:rsidRPr="00100121">
          <w:br/>
          <w:t>Who uses it: quantity estimator, BOQ exporter and planning teams.</w:t>
        </w:r>
        <w:r w:rsidRPr="00100121">
          <w:br/>
          <w:t>When populated: seeded once with ERA activity codes and extended as needed.</w:t>
        </w:r>
        <w:r w:rsidRPr="00100121">
          <w:br/>
          <w:t xml:space="preserve">Example: 241 = Carriageway repair (major), </w:t>
        </w:r>
        <w:proofErr w:type="spellStart"/>
        <w:r w:rsidRPr="00100121">
          <w:t>default_unit</w:t>
        </w:r>
        <w:proofErr w:type="spellEnd"/>
        <w:r w:rsidRPr="00100121">
          <w:t xml:space="preserve"> = m3, </w:t>
        </w:r>
        <w:proofErr w:type="spellStart"/>
        <w:r w:rsidRPr="00100121">
          <w:t>is_resource_based</w:t>
        </w:r>
        <w:proofErr w:type="spellEnd"/>
        <w:r w:rsidRPr="00100121">
          <w:t xml:space="preserve"> = TRUE.</w:t>
        </w:r>
      </w:ins>
    </w:p>
    <w:p w14:paraId="6493CCE0" w14:textId="3306D814" w:rsidR="008A20B9" w:rsidRDefault="004E68A7" w:rsidP="009F5C84">
      <w:pPr>
        <w:pStyle w:val="Heading3"/>
        <w:rPr>
          <w:ins w:id="4158" w:author="Awet Teka" w:date="2025-09-24T11:46:00Z" w16du:dateUtc="2025-09-24T08:46:00Z"/>
        </w:rPr>
      </w:pPr>
      <w:ins w:id="4159" w:author="Awet Teka" w:date="2025-09-24T11:46:00Z" w16du:dateUtc="2025-09-24T08:46:00Z">
        <w:r>
          <w:t>Distress Conditions</w:t>
        </w:r>
      </w:ins>
    </w:p>
    <w:tbl>
      <w:tblPr>
        <w:tblStyle w:val="ListTable3"/>
        <w:tblW w:w="0" w:type="auto"/>
        <w:tblLook w:val="04A0" w:firstRow="1" w:lastRow="0" w:firstColumn="1" w:lastColumn="0" w:noHBand="0" w:noVBand="1"/>
        <w:tblPrChange w:id="4160" w:author="Awet Teka" w:date="2025-09-24T11:46:00Z" w16du:dateUtc="2025-09-24T08:46:00Z">
          <w:tblPr>
            <w:tblW w:w="0" w:type="auto"/>
            <w:tblCellSpacing w:w="15" w:type="dxa"/>
            <w:tblCellMar>
              <w:top w:w="15" w:type="dxa"/>
              <w:left w:w="15" w:type="dxa"/>
              <w:bottom w:w="15" w:type="dxa"/>
              <w:right w:w="15" w:type="dxa"/>
            </w:tblCellMar>
            <w:tblLook w:val="04A0" w:firstRow="1" w:lastRow="0" w:firstColumn="1" w:lastColumn="0" w:noHBand="0" w:noVBand="1"/>
          </w:tblPr>
        </w:tblPrChange>
      </w:tblPr>
      <w:tblGrid>
        <w:gridCol w:w="3010"/>
        <w:gridCol w:w="3012"/>
        <w:gridCol w:w="2608"/>
        <w:tblGridChange w:id="4161">
          <w:tblGrid>
            <w:gridCol w:w="5"/>
            <w:gridCol w:w="2896"/>
            <w:gridCol w:w="114"/>
            <w:gridCol w:w="2881"/>
            <w:gridCol w:w="131"/>
            <w:gridCol w:w="2608"/>
            <w:gridCol w:w="5"/>
          </w:tblGrid>
        </w:tblGridChange>
      </w:tblGrid>
      <w:tr w:rsidR="004E68A7" w:rsidRPr="004E68A7" w14:paraId="1CFC2905" w14:textId="77777777" w:rsidTr="004E68A7">
        <w:trPr>
          <w:cnfStyle w:val="100000000000" w:firstRow="1" w:lastRow="0" w:firstColumn="0" w:lastColumn="0" w:oddVBand="0" w:evenVBand="0" w:oddHBand="0" w:evenHBand="0" w:firstRowFirstColumn="0" w:firstRowLastColumn="0" w:lastRowFirstColumn="0" w:lastRowLastColumn="0"/>
          <w:ins w:id="4162" w:author="Awet Teka" w:date="2025-09-24T11:46:00Z"/>
          <w:trPrChange w:id="4163" w:author="Awet Teka" w:date="2025-09-24T11:46:00Z" w16du:dateUtc="2025-09-24T08:46:00Z">
            <w:trPr>
              <w:tblHeader/>
              <w:tblCellSpacing w:w="15" w:type="dxa"/>
            </w:trPr>
          </w:trPrChange>
        </w:trPr>
        <w:tc>
          <w:tcPr>
            <w:cnfStyle w:val="001000000100" w:firstRow="0" w:lastRow="0" w:firstColumn="1" w:lastColumn="0" w:oddVBand="0" w:evenVBand="0" w:oddHBand="0" w:evenHBand="0" w:firstRowFirstColumn="1" w:firstRowLastColumn="0" w:lastRowFirstColumn="0" w:lastRowLastColumn="0"/>
            <w:tcW w:w="0" w:type="auto"/>
            <w:hideMark/>
            <w:tcPrChange w:id="4164" w:author="Awet Teka" w:date="2025-09-24T11:46:00Z" w16du:dateUtc="2025-09-24T08:46:00Z">
              <w:tcPr>
                <w:tcW w:w="0" w:type="auto"/>
                <w:gridSpan w:val="2"/>
                <w:vAlign w:val="center"/>
                <w:hideMark/>
              </w:tcPr>
            </w:tcPrChange>
          </w:tcPr>
          <w:p w14:paraId="070A7900" w14:textId="77777777" w:rsidR="004E68A7" w:rsidRPr="004E68A7" w:rsidRDefault="004E68A7">
            <w:pPr>
              <w:spacing w:line="276" w:lineRule="auto"/>
              <w:cnfStyle w:val="101000000100" w:firstRow="1" w:lastRow="0" w:firstColumn="1" w:lastColumn="0" w:oddVBand="0" w:evenVBand="0" w:oddHBand="0" w:evenHBand="0" w:firstRowFirstColumn="1" w:firstRowLastColumn="0" w:lastRowFirstColumn="0" w:lastRowLastColumn="0"/>
              <w:rPr>
                <w:ins w:id="4165" w:author="Awet Teka" w:date="2025-09-24T11:46:00Z"/>
              </w:rPr>
              <w:pPrChange w:id="4166" w:author="Awet Teka" w:date="2025-09-24T11:46:00Z" w16du:dateUtc="2025-09-24T08:46:00Z">
                <w:pPr>
                  <w:spacing w:after="200" w:line="276" w:lineRule="auto"/>
                  <w:cnfStyle w:val="101000000100" w:firstRow="1" w:lastRow="0" w:firstColumn="1" w:lastColumn="0" w:oddVBand="0" w:evenVBand="0" w:oddHBand="0" w:evenHBand="0" w:firstRowFirstColumn="1" w:firstRowLastColumn="0" w:lastRowFirstColumn="0" w:lastRowLastColumn="0"/>
                </w:pPr>
              </w:pPrChange>
            </w:pPr>
            <w:ins w:id="4167" w:author="Awet Teka" w:date="2025-09-24T11:46:00Z">
              <w:r w:rsidRPr="004E68A7">
                <w:t>Field</w:t>
              </w:r>
            </w:ins>
          </w:p>
        </w:tc>
        <w:tc>
          <w:tcPr>
            <w:tcW w:w="0" w:type="auto"/>
            <w:hideMark/>
            <w:tcPrChange w:id="4168" w:author="Awet Teka" w:date="2025-09-24T11:46:00Z" w16du:dateUtc="2025-09-24T08:46:00Z">
              <w:tcPr>
                <w:tcW w:w="0" w:type="auto"/>
                <w:gridSpan w:val="2"/>
                <w:vAlign w:val="center"/>
                <w:hideMark/>
              </w:tcPr>
            </w:tcPrChange>
          </w:tcPr>
          <w:p w14:paraId="37D0A002" w14:textId="77777777" w:rsidR="004E68A7" w:rsidRPr="004E68A7" w:rsidRDefault="004E68A7">
            <w:pPr>
              <w:spacing w:line="276" w:lineRule="auto"/>
              <w:cnfStyle w:val="100000000000" w:firstRow="1" w:lastRow="0" w:firstColumn="0" w:lastColumn="0" w:oddVBand="0" w:evenVBand="0" w:oddHBand="0" w:evenHBand="0" w:firstRowFirstColumn="0" w:firstRowLastColumn="0" w:lastRowFirstColumn="0" w:lastRowLastColumn="0"/>
              <w:rPr>
                <w:ins w:id="4169" w:author="Awet Teka" w:date="2025-09-24T11:46:00Z"/>
              </w:rPr>
              <w:pPrChange w:id="4170" w:author="Awet Teka" w:date="2025-09-24T11:46:00Z" w16du:dateUtc="2025-09-24T08:46:00Z">
                <w:pPr>
                  <w:spacing w:after="200" w:line="276" w:lineRule="auto"/>
                  <w:cnfStyle w:val="100000000000" w:firstRow="1" w:lastRow="0" w:firstColumn="0" w:lastColumn="0" w:oddVBand="0" w:evenVBand="0" w:oddHBand="0" w:evenHBand="0" w:firstRowFirstColumn="0" w:firstRowLastColumn="0" w:lastRowFirstColumn="0" w:lastRowLastColumn="0"/>
                </w:pPr>
              </w:pPrChange>
            </w:pPr>
            <w:ins w:id="4171" w:author="Awet Teka" w:date="2025-09-24T11:46:00Z">
              <w:r w:rsidRPr="004E68A7">
                <w:t>Type / Notes</w:t>
              </w:r>
            </w:ins>
          </w:p>
        </w:tc>
        <w:tc>
          <w:tcPr>
            <w:tcW w:w="0" w:type="auto"/>
            <w:hideMark/>
            <w:tcPrChange w:id="4172" w:author="Awet Teka" w:date="2025-09-24T11:46:00Z" w16du:dateUtc="2025-09-24T08:46:00Z">
              <w:tcPr>
                <w:tcW w:w="0" w:type="auto"/>
                <w:gridSpan w:val="3"/>
                <w:vAlign w:val="center"/>
                <w:hideMark/>
              </w:tcPr>
            </w:tcPrChange>
          </w:tcPr>
          <w:p w14:paraId="5997509B" w14:textId="77777777" w:rsidR="004E68A7" w:rsidRPr="004E68A7" w:rsidRDefault="004E68A7">
            <w:pPr>
              <w:spacing w:line="276" w:lineRule="auto"/>
              <w:cnfStyle w:val="100000000000" w:firstRow="1" w:lastRow="0" w:firstColumn="0" w:lastColumn="0" w:oddVBand="0" w:evenVBand="0" w:oddHBand="0" w:evenHBand="0" w:firstRowFirstColumn="0" w:firstRowLastColumn="0" w:lastRowFirstColumn="0" w:lastRowLastColumn="0"/>
              <w:rPr>
                <w:ins w:id="4173" w:author="Awet Teka" w:date="2025-09-24T11:46:00Z"/>
              </w:rPr>
              <w:pPrChange w:id="4174" w:author="Awet Teka" w:date="2025-09-24T11:46:00Z" w16du:dateUtc="2025-09-24T08:46:00Z">
                <w:pPr>
                  <w:spacing w:after="200" w:line="276" w:lineRule="auto"/>
                  <w:cnfStyle w:val="100000000000" w:firstRow="1" w:lastRow="0" w:firstColumn="0" w:lastColumn="0" w:oddVBand="0" w:evenVBand="0" w:oddHBand="0" w:evenHBand="0" w:firstRowFirstColumn="0" w:firstRowLastColumn="0" w:lastRowFirstColumn="0" w:lastRowLastColumn="0"/>
                </w:pPr>
              </w:pPrChange>
            </w:pPr>
            <w:ins w:id="4175" w:author="Awet Teka" w:date="2025-09-24T11:46:00Z">
              <w:r w:rsidRPr="004E68A7">
                <w:t>Description</w:t>
              </w:r>
            </w:ins>
          </w:p>
        </w:tc>
      </w:tr>
      <w:tr w:rsidR="004E68A7" w:rsidRPr="004E68A7" w14:paraId="134FCAC9" w14:textId="77777777" w:rsidTr="004E68A7">
        <w:trPr>
          <w:cnfStyle w:val="000000100000" w:firstRow="0" w:lastRow="0" w:firstColumn="0" w:lastColumn="0" w:oddVBand="0" w:evenVBand="0" w:oddHBand="1" w:evenHBand="0" w:firstRowFirstColumn="0" w:firstRowLastColumn="0" w:lastRowFirstColumn="0" w:lastRowLastColumn="0"/>
          <w:ins w:id="4176" w:author="Awet Teka" w:date="2025-09-24T11:46:00Z"/>
          <w:trPrChange w:id="4177" w:author="Awet Teka" w:date="2025-09-24T11:46:00Z" w16du:dateUtc="2025-09-24T08:46: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4178" w:author="Awet Teka" w:date="2025-09-24T11:46:00Z" w16du:dateUtc="2025-09-24T08:46:00Z">
              <w:tcPr>
                <w:tcW w:w="0" w:type="auto"/>
                <w:gridSpan w:val="2"/>
                <w:vAlign w:val="center"/>
                <w:hideMark/>
              </w:tcPr>
            </w:tcPrChange>
          </w:tcPr>
          <w:p w14:paraId="10BE6F13" w14:textId="77777777" w:rsidR="004E68A7" w:rsidRPr="004E68A7" w:rsidRDefault="004E68A7">
            <w:pPr>
              <w:spacing w:line="276" w:lineRule="auto"/>
              <w:cnfStyle w:val="001000100000" w:firstRow="0" w:lastRow="0" w:firstColumn="1" w:lastColumn="0" w:oddVBand="0" w:evenVBand="0" w:oddHBand="1" w:evenHBand="0" w:firstRowFirstColumn="0" w:firstRowLastColumn="0" w:lastRowFirstColumn="0" w:lastRowLastColumn="0"/>
              <w:rPr>
                <w:ins w:id="4179" w:author="Awet Teka" w:date="2025-09-24T11:46:00Z"/>
              </w:rPr>
              <w:pPrChange w:id="4180" w:author="Awet Teka" w:date="2025-09-24T11:46:00Z" w16du:dateUtc="2025-09-24T08:46:00Z">
                <w:pPr>
                  <w:spacing w:after="200" w:line="276" w:lineRule="auto"/>
                  <w:cnfStyle w:val="001000100000" w:firstRow="0" w:lastRow="0" w:firstColumn="1" w:lastColumn="0" w:oddVBand="0" w:evenVBand="0" w:oddHBand="1" w:evenHBand="0" w:firstRowFirstColumn="0" w:firstRowLastColumn="0" w:lastRowFirstColumn="0" w:lastRowLastColumn="0"/>
                </w:pPr>
              </w:pPrChange>
            </w:pPr>
            <w:proofErr w:type="spellStart"/>
            <w:ins w:id="4181" w:author="Awet Teka" w:date="2025-09-24T11:46:00Z">
              <w:r w:rsidRPr="004E68A7">
                <w:t>condition_id</w:t>
              </w:r>
              <w:proofErr w:type="spellEnd"/>
            </w:ins>
          </w:p>
        </w:tc>
        <w:tc>
          <w:tcPr>
            <w:tcW w:w="0" w:type="auto"/>
            <w:hideMark/>
            <w:tcPrChange w:id="4182" w:author="Awet Teka" w:date="2025-09-24T11:46:00Z" w16du:dateUtc="2025-09-24T08:46:00Z">
              <w:tcPr>
                <w:tcW w:w="0" w:type="auto"/>
                <w:gridSpan w:val="2"/>
                <w:vAlign w:val="center"/>
                <w:hideMark/>
              </w:tcPr>
            </w:tcPrChange>
          </w:tcPr>
          <w:p w14:paraId="74B7DF9A" w14:textId="77777777" w:rsidR="004E68A7" w:rsidRPr="004E68A7" w:rsidRDefault="004E68A7">
            <w:pPr>
              <w:spacing w:line="276" w:lineRule="auto"/>
              <w:cnfStyle w:val="000000100000" w:firstRow="0" w:lastRow="0" w:firstColumn="0" w:lastColumn="0" w:oddVBand="0" w:evenVBand="0" w:oddHBand="1" w:evenHBand="0" w:firstRowFirstColumn="0" w:firstRowLastColumn="0" w:lastRowFirstColumn="0" w:lastRowLastColumn="0"/>
              <w:rPr>
                <w:ins w:id="4183" w:author="Awet Teka" w:date="2025-09-24T11:46:00Z"/>
              </w:rPr>
              <w:pPrChange w:id="4184" w:author="Awet Teka" w:date="2025-09-24T11:46:00Z" w16du:dateUtc="2025-09-24T08:46: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4185" w:author="Awet Teka" w:date="2025-09-24T11:46:00Z">
              <w:r w:rsidRPr="004E68A7">
                <w:t>INT PK (serial)</w:t>
              </w:r>
            </w:ins>
          </w:p>
        </w:tc>
        <w:tc>
          <w:tcPr>
            <w:tcW w:w="0" w:type="auto"/>
            <w:hideMark/>
            <w:tcPrChange w:id="4186" w:author="Awet Teka" w:date="2025-09-24T11:46:00Z" w16du:dateUtc="2025-09-24T08:46:00Z">
              <w:tcPr>
                <w:tcW w:w="0" w:type="auto"/>
                <w:gridSpan w:val="3"/>
                <w:vAlign w:val="center"/>
                <w:hideMark/>
              </w:tcPr>
            </w:tcPrChange>
          </w:tcPr>
          <w:p w14:paraId="4D09FD86" w14:textId="77777777" w:rsidR="004E68A7" w:rsidRPr="004E68A7" w:rsidRDefault="004E68A7">
            <w:pPr>
              <w:spacing w:line="276" w:lineRule="auto"/>
              <w:cnfStyle w:val="000000100000" w:firstRow="0" w:lastRow="0" w:firstColumn="0" w:lastColumn="0" w:oddVBand="0" w:evenVBand="0" w:oddHBand="1" w:evenHBand="0" w:firstRowFirstColumn="0" w:firstRowLastColumn="0" w:lastRowFirstColumn="0" w:lastRowLastColumn="0"/>
              <w:rPr>
                <w:ins w:id="4187" w:author="Awet Teka" w:date="2025-09-24T11:46:00Z"/>
              </w:rPr>
              <w:pPrChange w:id="4188" w:author="Awet Teka" w:date="2025-09-24T11:46:00Z" w16du:dateUtc="2025-09-24T08:46: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4189" w:author="Awet Teka" w:date="2025-09-24T11:46:00Z">
              <w:r w:rsidRPr="004E68A7">
                <w:t>unique id</w:t>
              </w:r>
            </w:ins>
          </w:p>
        </w:tc>
      </w:tr>
      <w:tr w:rsidR="004E68A7" w:rsidRPr="004E68A7" w14:paraId="488DA06C" w14:textId="77777777" w:rsidTr="004E68A7">
        <w:trPr>
          <w:ins w:id="4190" w:author="Awet Teka" w:date="2025-09-24T11:46:00Z"/>
          <w:trPrChange w:id="4191" w:author="Awet Teka" w:date="2025-09-24T11:46:00Z" w16du:dateUtc="2025-09-24T08:46: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4192" w:author="Awet Teka" w:date="2025-09-24T11:46:00Z" w16du:dateUtc="2025-09-24T08:46:00Z">
              <w:tcPr>
                <w:tcW w:w="0" w:type="auto"/>
                <w:gridSpan w:val="2"/>
                <w:vAlign w:val="center"/>
                <w:hideMark/>
              </w:tcPr>
            </w:tcPrChange>
          </w:tcPr>
          <w:p w14:paraId="772330F8" w14:textId="77777777" w:rsidR="004E68A7" w:rsidRPr="004E68A7" w:rsidRDefault="004E68A7">
            <w:pPr>
              <w:spacing w:line="276" w:lineRule="auto"/>
              <w:rPr>
                <w:ins w:id="4193" w:author="Awet Teka" w:date="2025-09-24T11:46:00Z"/>
              </w:rPr>
              <w:pPrChange w:id="4194" w:author="Awet Teka" w:date="2025-09-24T11:46:00Z" w16du:dateUtc="2025-09-24T08:46:00Z">
                <w:pPr>
                  <w:spacing w:after="200" w:line="276" w:lineRule="auto"/>
                </w:pPr>
              </w:pPrChange>
            </w:pPr>
            <w:proofErr w:type="spellStart"/>
            <w:ins w:id="4195" w:author="Awet Teka" w:date="2025-09-24T11:46:00Z">
              <w:r w:rsidRPr="004E68A7">
                <w:t>distress_id</w:t>
              </w:r>
              <w:proofErr w:type="spellEnd"/>
            </w:ins>
          </w:p>
        </w:tc>
        <w:tc>
          <w:tcPr>
            <w:tcW w:w="0" w:type="auto"/>
            <w:hideMark/>
            <w:tcPrChange w:id="4196" w:author="Awet Teka" w:date="2025-09-24T11:46:00Z" w16du:dateUtc="2025-09-24T08:46:00Z">
              <w:tcPr>
                <w:tcW w:w="0" w:type="auto"/>
                <w:gridSpan w:val="2"/>
                <w:vAlign w:val="center"/>
                <w:hideMark/>
              </w:tcPr>
            </w:tcPrChange>
          </w:tcPr>
          <w:p w14:paraId="1C1AA3E4" w14:textId="77777777" w:rsidR="004E68A7" w:rsidRPr="004E68A7" w:rsidRDefault="004E68A7">
            <w:pPr>
              <w:spacing w:line="276" w:lineRule="auto"/>
              <w:cnfStyle w:val="000000000000" w:firstRow="0" w:lastRow="0" w:firstColumn="0" w:lastColumn="0" w:oddVBand="0" w:evenVBand="0" w:oddHBand="0" w:evenHBand="0" w:firstRowFirstColumn="0" w:firstRowLastColumn="0" w:lastRowFirstColumn="0" w:lastRowLastColumn="0"/>
              <w:rPr>
                <w:ins w:id="4197" w:author="Awet Teka" w:date="2025-09-24T11:46:00Z"/>
              </w:rPr>
              <w:pPrChange w:id="4198" w:author="Awet Teka" w:date="2025-09-24T11:46:00Z" w16du:dateUtc="2025-09-24T08:46:00Z">
                <w:pPr>
                  <w:spacing w:after="200" w:line="276" w:lineRule="auto"/>
                  <w:cnfStyle w:val="000000000000" w:firstRow="0" w:lastRow="0" w:firstColumn="0" w:lastColumn="0" w:oddVBand="0" w:evenVBand="0" w:oddHBand="0" w:evenHBand="0" w:firstRowFirstColumn="0" w:firstRowLastColumn="0" w:lastRowFirstColumn="0" w:lastRowLastColumn="0"/>
                </w:pPr>
              </w:pPrChange>
            </w:pPr>
            <w:ins w:id="4199" w:author="Awet Teka" w:date="2025-09-24T11:46:00Z">
              <w:r w:rsidRPr="004E68A7">
                <w:t xml:space="preserve">INT FK → </w:t>
              </w:r>
              <w:proofErr w:type="spellStart"/>
              <w:r w:rsidRPr="004E68A7">
                <w:t>distress_</w:t>
              </w:r>
              <w:proofErr w:type="gramStart"/>
              <w:r w:rsidRPr="004E68A7">
                <w:t>type.distress</w:t>
              </w:r>
              <w:proofErr w:type="gramEnd"/>
              <w:r w:rsidRPr="004E68A7">
                <w:t>_id</w:t>
              </w:r>
              <w:proofErr w:type="spellEnd"/>
              <w:r w:rsidRPr="004E68A7">
                <w:t xml:space="preserve"> NOT NULL</w:t>
              </w:r>
            </w:ins>
          </w:p>
        </w:tc>
        <w:tc>
          <w:tcPr>
            <w:tcW w:w="0" w:type="auto"/>
            <w:hideMark/>
            <w:tcPrChange w:id="4200" w:author="Awet Teka" w:date="2025-09-24T11:46:00Z" w16du:dateUtc="2025-09-24T08:46:00Z">
              <w:tcPr>
                <w:tcW w:w="0" w:type="auto"/>
                <w:gridSpan w:val="3"/>
                <w:vAlign w:val="center"/>
                <w:hideMark/>
              </w:tcPr>
            </w:tcPrChange>
          </w:tcPr>
          <w:p w14:paraId="450E16CD" w14:textId="77777777" w:rsidR="004E68A7" w:rsidRPr="004E68A7" w:rsidRDefault="004E68A7">
            <w:pPr>
              <w:spacing w:line="276" w:lineRule="auto"/>
              <w:cnfStyle w:val="000000000000" w:firstRow="0" w:lastRow="0" w:firstColumn="0" w:lastColumn="0" w:oddVBand="0" w:evenVBand="0" w:oddHBand="0" w:evenHBand="0" w:firstRowFirstColumn="0" w:firstRowLastColumn="0" w:lastRowFirstColumn="0" w:lastRowLastColumn="0"/>
              <w:rPr>
                <w:ins w:id="4201" w:author="Awet Teka" w:date="2025-09-24T11:46:00Z"/>
              </w:rPr>
              <w:pPrChange w:id="4202" w:author="Awet Teka" w:date="2025-09-24T11:46:00Z" w16du:dateUtc="2025-09-24T08:46:00Z">
                <w:pPr>
                  <w:spacing w:after="200" w:line="276" w:lineRule="auto"/>
                  <w:cnfStyle w:val="000000000000" w:firstRow="0" w:lastRow="0" w:firstColumn="0" w:lastColumn="0" w:oddVBand="0" w:evenVBand="0" w:oddHBand="0" w:evenHBand="0" w:firstRowFirstColumn="0" w:firstRowLastColumn="0" w:lastRowFirstColumn="0" w:lastRowLastColumn="0"/>
                </w:pPr>
              </w:pPrChange>
            </w:pPr>
            <w:ins w:id="4203" w:author="Awet Teka" w:date="2025-09-24T11:46:00Z">
              <w:r w:rsidRPr="004E68A7">
                <w:t>which distress</w:t>
              </w:r>
            </w:ins>
          </w:p>
        </w:tc>
      </w:tr>
      <w:tr w:rsidR="004E68A7" w:rsidRPr="004E68A7" w14:paraId="140C3059" w14:textId="77777777" w:rsidTr="004E68A7">
        <w:trPr>
          <w:cnfStyle w:val="000000100000" w:firstRow="0" w:lastRow="0" w:firstColumn="0" w:lastColumn="0" w:oddVBand="0" w:evenVBand="0" w:oddHBand="1" w:evenHBand="0" w:firstRowFirstColumn="0" w:firstRowLastColumn="0" w:lastRowFirstColumn="0" w:lastRowLastColumn="0"/>
          <w:ins w:id="4204" w:author="Awet Teka" w:date="2025-09-24T11:46:00Z"/>
          <w:trPrChange w:id="4205" w:author="Awet Teka" w:date="2025-09-24T11:46:00Z" w16du:dateUtc="2025-09-24T08:46: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4206" w:author="Awet Teka" w:date="2025-09-24T11:46:00Z" w16du:dateUtc="2025-09-24T08:46:00Z">
              <w:tcPr>
                <w:tcW w:w="0" w:type="auto"/>
                <w:gridSpan w:val="2"/>
                <w:vAlign w:val="center"/>
                <w:hideMark/>
              </w:tcPr>
            </w:tcPrChange>
          </w:tcPr>
          <w:p w14:paraId="7C5022ED" w14:textId="77777777" w:rsidR="004E68A7" w:rsidRPr="004E68A7" w:rsidRDefault="004E68A7">
            <w:pPr>
              <w:spacing w:line="276" w:lineRule="auto"/>
              <w:cnfStyle w:val="001000100000" w:firstRow="0" w:lastRow="0" w:firstColumn="1" w:lastColumn="0" w:oddVBand="0" w:evenVBand="0" w:oddHBand="1" w:evenHBand="0" w:firstRowFirstColumn="0" w:firstRowLastColumn="0" w:lastRowFirstColumn="0" w:lastRowLastColumn="0"/>
              <w:rPr>
                <w:ins w:id="4207" w:author="Awet Teka" w:date="2025-09-24T11:46:00Z"/>
              </w:rPr>
              <w:pPrChange w:id="4208" w:author="Awet Teka" w:date="2025-09-24T11:46:00Z" w16du:dateUtc="2025-09-24T08:46:00Z">
                <w:pPr>
                  <w:spacing w:after="200" w:line="276" w:lineRule="auto"/>
                  <w:cnfStyle w:val="001000100000" w:firstRow="0" w:lastRow="0" w:firstColumn="1" w:lastColumn="0" w:oddVBand="0" w:evenVBand="0" w:oddHBand="1" w:evenHBand="0" w:firstRowFirstColumn="0" w:firstRowLastColumn="0" w:lastRowFirstColumn="0" w:lastRowLastColumn="0"/>
                </w:pPr>
              </w:pPrChange>
            </w:pPr>
            <w:proofErr w:type="spellStart"/>
            <w:ins w:id="4209" w:author="Awet Teka" w:date="2025-09-24T11:46:00Z">
              <w:r w:rsidRPr="004E68A7">
                <w:t>severity_code</w:t>
              </w:r>
              <w:proofErr w:type="spellEnd"/>
            </w:ins>
          </w:p>
        </w:tc>
        <w:tc>
          <w:tcPr>
            <w:tcW w:w="0" w:type="auto"/>
            <w:hideMark/>
            <w:tcPrChange w:id="4210" w:author="Awet Teka" w:date="2025-09-24T11:46:00Z" w16du:dateUtc="2025-09-24T08:46:00Z">
              <w:tcPr>
                <w:tcW w:w="0" w:type="auto"/>
                <w:gridSpan w:val="2"/>
                <w:vAlign w:val="center"/>
                <w:hideMark/>
              </w:tcPr>
            </w:tcPrChange>
          </w:tcPr>
          <w:p w14:paraId="2958DA2E" w14:textId="77777777" w:rsidR="004E68A7" w:rsidRPr="004E68A7" w:rsidRDefault="004E68A7">
            <w:pPr>
              <w:spacing w:line="276" w:lineRule="auto"/>
              <w:cnfStyle w:val="000000100000" w:firstRow="0" w:lastRow="0" w:firstColumn="0" w:lastColumn="0" w:oddVBand="0" w:evenVBand="0" w:oddHBand="1" w:evenHBand="0" w:firstRowFirstColumn="0" w:firstRowLastColumn="0" w:lastRowFirstColumn="0" w:lastRowLastColumn="0"/>
              <w:rPr>
                <w:ins w:id="4211" w:author="Awet Teka" w:date="2025-09-24T11:46:00Z"/>
              </w:rPr>
              <w:pPrChange w:id="4212" w:author="Awet Teka" w:date="2025-09-24T11:46:00Z" w16du:dateUtc="2025-09-24T08:46: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4213" w:author="Awet Teka" w:date="2025-09-24T11:46:00Z">
              <w:r w:rsidRPr="004E68A7">
                <w:t>TINYINT NOT NULL CHECK (1–3)</w:t>
              </w:r>
            </w:ins>
          </w:p>
        </w:tc>
        <w:tc>
          <w:tcPr>
            <w:tcW w:w="0" w:type="auto"/>
            <w:hideMark/>
            <w:tcPrChange w:id="4214" w:author="Awet Teka" w:date="2025-09-24T11:46:00Z" w16du:dateUtc="2025-09-24T08:46:00Z">
              <w:tcPr>
                <w:tcW w:w="0" w:type="auto"/>
                <w:gridSpan w:val="3"/>
                <w:vAlign w:val="center"/>
                <w:hideMark/>
              </w:tcPr>
            </w:tcPrChange>
          </w:tcPr>
          <w:p w14:paraId="50B6E8C2" w14:textId="77777777" w:rsidR="004E68A7" w:rsidRPr="004E68A7" w:rsidRDefault="004E68A7">
            <w:pPr>
              <w:spacing w:line="276" w:lineRule="auto"/>
              <w:cnfStyle w:val="000000100000" w:firstRow="0" w:lastRow="0" w:firstColumn="0" w:lastColumn="0" w:oddVBand="0" w:evenVBand="0" w:oddHBand="1" w:evenHBand="0" w:firstRowFirstColumn="0" w:firstRowLastColumn="0" w:lastRowFirstColumn="0" w:lastRowLastColumn="0"/>
              <w:rPr>
                <w:ins w:id="4215" w:author="Awet Teka" w:date="2025-09-24T11:46:00Z"/>
              </w:rPr>
              <w:pPrChange w:id="4216" w:author="Awet Teka" w:date="2025-09-24T11:46:00Z" w16du:dateUtc="2025-09-24T08:46: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4217" w:author="Awet Teka" w:date="2025-09-24T11:46:00Z">
              <w:r w:rsidRPr="004E68A7">
                <w:t>1..3</w:t>
              </w:r>
            </w:ins>
          </w:p>
        </w:tc>
      </w:tr>
      <w:tr w:rsidR="004E68A7" w:rsidRPr="004E68A7" w14:paraId="52AB0545" w14:textId="77777777" w:rsidTr="004E68A7">
        <w:trPr>
          <w:ins w:id="4218" w:author="Awet Teka" w:date="2025-09-24T11:46:00Z"/>
          <w:trPrChange w:id="4219" w:author="Awet Teka" w:date="2025-09-24T11:46:00Z" w16du:dateUtc="2025-09-24T08:46: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4220" w:author="Awet Teka" w:date="2025-09-24T11:46:00Z" w16du:dateUtc="2025-09-24T08:46:00Z">
              <w:tcPr>
                <w:tcW w:w="0" w:type="auto"/>
                <w:gridSpan w:val="2"/>
                <w:vAlign w:val="center"/>
                <w:hideMark/>
              </w:tcPr>
            </w:tcPrChange>
          </w:tcPr>
          <w:p w14:paraId="32A77FF4" w14:textId="77777777" w:rsidR="004E68A7" w:rsidRPr="004E68A7" w:rsidRDefault="004E68A7">
            <w:pPr>
              <w:spacing w:line="276" w:lineRule="auto"/>
              <w:rPr>
                <w:ins w:id="4221" w:author="Awet Teka" w:date="2025-09-24T11:46:00Z"/>
              </w:rPr>
              <w:pPrChange w:id="4222" w:author="Awet Teka" w:date="2025-09-24T11:46:00Z" w16du:dateUtc="2025-09-24T08:46:00Z">
                <w:pPr>
                  <w:spacing w:after="200" w:line="276" w:lineRule="auto"/>
                </w:pPr>
              </w:pPrChange>
            </w:pPr>
            <w:proofErr w:type="spellStart"/>
            <w:ins w:id="4223" w:author="Awet Teka" w:date="2025-09-24T11:46:00Z">
              <w:r w:rsidRPr="004E68A7">
                <w:t>extent_code</w:t>
              </w:r>
              <w:proofErr w:type="spellEnd"/>
            </w:ins>
          </w:p>
        </w:tc>
        <w:tc>
          <w:tcPr>
            <w:tcW w:w="0" w:type="auto"/>
            <w:hideMark/>
            <w:tcPrChange w:id="4224" w:author="Awet Teka" w:date="2025-09-24T11:46:00Z" w16du:dateUtc="2025-09-24T08:46:00Z">
              <w:tcPr>
                <w:tcW w:w="0" w:type="auto"/>
                <w:gridSpan w:val="2"/>
                <w:vAlign w:val="center"/>
                <w:hideMark/>
              </w:tcPr>
            </w:tcPrChange>
          </w:tcPr>
          <w:p w14:paraId="5EE48144" w14:textId="77777777" w:rsidR="004E68A7" w:rsidRPr="004E68A7" w:rsidRDefault="004E68A7">
            <w:pPr>
              <w:spacing w:line="276" w:lineRule="auto"/>
              <w:cnfStyle w:val="000000000000" w:firstRow="0" w:lastRow="0" w:firstColumn="0" w:lastColumn="0" w:oddVBand="0" w:evenVBand="0" w:oddHBand="0" w:evenHBand="0" w:firstRowFirstColumn="0" w:firstRowLastColumn="0" w:lastRowFirstColumn="0" w:lastRowLastColumn="0"/>
              <w:rPr>
                <w:ins w:id="4225" w:author="Awet Teka" w:date="2025-09-24T11:46:00Z"/>
              </w:rPr>
              <w:pPrChange w:id="4226" w:author="Awet Teka" w:date="2025-09-24T11:46:00Z" w16du:dateUtc="2025-09-24T08:46:00Z">
                <w:pPr>
                  <w:spacing w:after="200" w:line="276" w:lineRule="auto"/>
                  <w:cnfStyle w:val="000000000000" w:firstRow="0" w:lastRow="0" w:firstColumn="0" w:lastColumn="0" w:oddVBand="0" w:evenVBand="0" w:oddHBand="0" w:evenHBand="0" w:firstRowFirstColumn="0" w:firstRowLastColumn="0" w:lastRowFirstColumn="0" w:lastRowLastColumn="0"/>
                </w:pPr>
              </w:pPrChange>
            </w:pPr>
            <w:ins w:id="4227" w:author="Awet Teka" w:date="2025-09-24T11:46:00Z">
              <w:r w:rsidRPr="004E68A7">
                <w:t>TINYINT NULL CHECK (1–3)</w:t>
              </w:r>
            </w:ins>
          </w:p>
        </w:tc>
        <w:tc>
          <w:tcPr>
            <w:tcW w:w="0" w:type="auto"/>
            <w:hideMark/>
            <w:tcPrChange w:id="4228" w:author="Awet Teka" w:date="2025-09-24T11:46:00Z" w16du:dateUtc="2025-09-24T08:46:00Z">
              <w:tcPr>
                <w:tcW w:w="0" w:type="auto"/>
                <w:gridSpan w:val="3"/>
                <w:vAlign w:val="center"/>
                <w:hideMark/>
              </w:tcPr>
            </w:tcPrChange>
          </w:tcPr>
          <w:p w14:paraId="7F3FEE6F" w14:textId="77777777" w:rsidR="004E68A7" w:rsidRPr="004E68A7" w:rsidRDefault="004E68A7">
            <w:pPr>
              <w:spacing w:line="276" w:lineRule="auto"/>
              <w:cnfStyle w:val="000000000000" w:firstRow="0" w:lastRow="0" w:firstColumn="0" w:lastColumn="0" w:oddVBand="0" w:evenVBand="0" w:oddHBand="0" w:evenHBand="0" w:firstRowFirstColumn="0" w:firstRowLastColumn="0" w:lastRowFirstColumn="0" w:lastRowLastColumn="0"/>
              <w:rPr>
                <w:ins w:id="4229" w:author="Awet Teka" w:date="2025-09-24T11:46:00Z"/>
              </w:rPr>
              <w:pPrChange w:id="4230" w:author="Awet Teka" w:date="2025-09-24T11:46:00Z" w16du:dateUtc="2025-09-24T08:46:00Z">
                <w:pPr>
                  <w:spacing w:after="200" w:line="276" w:lineRule="auto"/>
                  <w:cnfStyle w:val="000000000000" w:firstRow="0" w:lastRow="0" w:firstColumn="0" w:lastColumn="0" w:oddVBand="0" w:evenVBand="0" w:oddHBand="0" w:evenHBand="0" w:firstRowFirstColumn="0" w:firstRowLastColumn="0" w:lastRowFirstColumn="0" w:lastRowLastColumn="0"/>
                </w:pPr>
              </w:pPrChange>
            </w:pPr>
            <w:ins w:id="4231" w:author="Awet Teka" w:date="2025-09-24T11:46:00Z">
              <w:r w:rsidRPr="004E68A7">
                <w:t>1..3 (nullable if not applicable)</w:t>
              </w:r>
            </w:ins>
          </w:p>
        </w:tc>
      </w:tr>
      <w:tr w:rsidR="004E68A7" w:rsidRPr="004E68A7" w14:paraId="5062107C" w14:textId="77777777" w:rsidTr="004E68A7">
        <w:trPr>
          <w:cnfStyle w:val="000000100000" w:firstRow="0" w:lastRow="0" w:firstColumn="0" w:lastColumn="0" w:oddVBand="0" w:evenVBand="0" w:oddHBand="1" w:evenHBand="0" w:firstRowFirstColumn="0" w:firstRowLastColumn="0" w:lastRowFirstColumn="0" w:lastRowLastColumn="0"/>
          <w:ins w:id="4232" w:author="Awet Teka" w:date="2025-09-24T11:46:00Z"/>
          <w:trPrChange w:id="4233" w:author="Awet Teka" w:date="2025-09-24T11:46:00Z" w16du:dateUtc="2025-09-24T08:46: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4234" w:author="Awet Teka" w:date="2025-09-24T11:46:00Z" w16du:dateUtc="2025-09-24T08:46:00Z">
              <w:tcPr>
                <w:tcW w:w="0" w:type="auto"/>
                <w:gridSpan w:val="2"/>
                <w:vAlign w:val="center"/>
                <w:hideMark/>
              </w:tcPr>
            </w:tcPrChange>
          </w:tcPr>
          <w:p w14:paraId="05F6061B" w14:textId="77777777" w:rsidR="004E68A7" w:rsidRPr="004E68A7" w:rsidRDefault="004E68A7">
            <w:pPr>
              <w:spacing w:line="276" w:lineRule="auto"/>
              <w:cnfStyle w:val="001000100000" w:firstRow="0" w:lastRow="0" w:firstColumn="1" w:lastColumn="0" w:oddVBand="0" w:evenVBand="0" w:oddHBand="1" w:evenHBand="0" w:firstRowFirstColumn="0" w:firstRowLastColumn="0" w:lastRowFirstColumn="0" w:lastRowLastColumn="0"/>
              <w:rPr>
                <w:ins w:id="4235" w:author="Awet Teka" w:date="2025-09-24T11:46:00Z"/>
              </w:rPr>
              <w:pPrChange w:id="4236" w:author="Awet Teka" w:date="2025-09-24T11:46:00Z" w16du:dateUtc="2025-09-24T08:46:00Z">
                <w:pPr>
                  <w:spacing w:after="200" w:line="276" w:lineRule="auto"/>
                  <w:cnfStyle w:val="001000100000" w:firstRow="0" w:lastRow="0" w:firstColumn="1" w:lastColumn="0" w:oddVBand="0" w:evenVBand="0" w:oddHBand="1" w:evenHBand="0" w:firstRowFirstColumn="0" w:firstRowLastColumn="0" w:lastRowFirstColumn="0" w:lastRowLastColumn="0"/>
                </w:pPr>
              </w:pPrChange>
            </w:pPr>
            <w:proofErr w:type="spellStart"/>
            <w:ins w:id="4237" w:author="Awet Teka" w:date="2025-09-24T11:46:00Z">
              <w:r w:rsidRPr="004E68A7">
                <w:t>condition_notes</w:t>
              </w:r>
              <w:proofErr w:type="spellEnd"/>
            </w:ins>
          </w:p>
        </w:tc>
        <w:tc>
          <w:tcPr>
            <w:tcW w:w="0" w:type="auto"/>
            <w:hideMark/>
            <w:tcPrChange w:id="4238" w:author="Awet Teka" w:date="2025-09-24T11:46:00Z" w16du:dateUtc="2025-09-24T08:46:00Z">
              <w:tcPr>
                <w:tcW w:w="0" w:type="auto"/>
                <w:gridSpan w:val="2"/>
                <w:vAlign w:val="center"/>
                <w:hideMark/>
              </w:tcPr>
            </w:tcPrChange>
          </w:tcPr>
          <w:p w14:paraId="4A54EBB6" w14:textId="77777777" w:rsidR="004E68A7" w:rsidRPr="004E68A7" w:rsidRDefault="004E68A7">
            <w:pPr>
              <w:spacing w:line="276" w:lineRule="auto"/>
              <w:cnfStyle w:val="000000100000" w:firstRow="0" w:lastRow="0" w:firstColumn="0" w:lastColumn="0" w:oddVBand="0" w:evenVBand="0" w:oddHBand="1" w:evenHBand="0" w:firstRowFirstColumn="0" w:firstRowLastColumn="0" w:lastRowFirstColumn="0" w:lastRowLastColumn="0"/>
              <w:rPr>
                <w:ins w:id="4239" w:author="Awet Teka" w:date="2025-09-24T11:46:00Z"/>
              </w:rPr>
              <w:pPrChange w:id="4240" w:author="Awet Teka" w:date="2025-09-24T11:46:00Z" w16du:dateUtc="2025-09-24T08:46: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4241" w:author="Awet Teka" w:date="2025-09-24T11:46:00Z">
              <w:r w:rsidRPr="004E68A7">
                <w:t>TEXT NULL</w:t>
              </w:r>
            </w:ins>
          </w:p>
        </w:tc>
        <w:tc>
          <w:tcPr>
            <w:tcW w:w="0" w:type="auto"/>
            <w:hideMark/>
            <w:tcPrChange w:id="4242" w:author="Awet Teka" w:date="2025-09-24T11:46:00Z" w16du:dateUtc="2025-09-24T08:46:00Z">
              <w:tcPr>
                <w:tcW w:w="0" w:type="auto"/>
                <w:gridSpan w:val="3"/>
                <w:vAlign w:val="center"/>
                <w:hideMark/>
              </w:tcPr>
            </w:tcPrChange>
          </w:tcPr>
          <w:p w14:paraId="36E37DE8" w14:textId="77777777" w:rsidR="004E68A7" w:rsidRPr="004E68A7" w:rsidRDefault="004E68A7">
            <w:pPr>
              <w:spacing w:line="276" w:lineRule="auto"/>
              <w:cnfStyle w:val="000000100000" w:firstRow="0" w:lastRow="0" w:firstColumn="0" w:lastColumn="0" w:oddVBand="0" w:evenVBand="0" w:oddHBand="1" w:evenHBand="0" w:firstRowFirstColumn="0" w:firstRowLastColumn="0" w:lastRowFirstColumn="0" w:lastRowLastColumn="0"/>
              <w:rPr>
                <w:ins w:id="4243" w:author="Awet Teka" w:date="2025-09-24T11:46:00Z"/>
              </w:rPr>
              <w:pPrChange w:id="4244" w:author="Awet Teka" w:date="2025-09-24T11:46:00Z" w16du:dateUtc="2025-09-24T08:46: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4245" w:author="Awet Teka" w:date="2025-09-24T11:46:00Z">
              <w:r w:rsidRPr="004E68A7">
                <w:t>additional guidance (e.g., "use engineer for severe structural")</w:t>
              </w:r>
            </w:ins>
          </w:p>
        </w:tc>
      </w:tr>
      <w:tr w:rsidR="004E68A7" w:rsidRPr="004E68A7" w14:paraId="4922C121" w14:textId="77777777" w:rsidTr="004E68A7">
        <w:trPr>
          <w:ins w:id="4246" w:author="Awet Teka" w:date="2025-09-24T11:46:00Z"/>
          <w:trPrChange w:id="4247" w:author="Awet Teka" w:date="2025-09-24T11:46:00Z" w16du:dateUtc="2025-09-24T08:46: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4248" w:author="Awet Teka" w:date="2025-09-24T11:46:00Z" w16du:dateUtc="2025-09-24T08:46:00Z">
              <w:tcPr>
                <w:tcW w:w="0" w:type="auto"/>
                <w:gridSpan w:val="2"/>
                <w:vAlign w:val="center"/>
                <w:hideMark/>
              </w:tcPr>
            </w:tcPrChange>
          </w:tcPr>
          <w:p w14:paraId="5D1F51C4" w14:textId="77777777" w:rsidR="004E68A7" w:rsidRPr="004E68A7" w:rsidRDefault="004E68A7">
            <w:pPr>
              <w:spacing w:line="276" w:lineRule="auto"/>
              <w:rPr>
                <w:ins w:id="4249" w:author="Awet Teka" w:date="2025-09-24T11:46:00Z"/>
              </w:rPr>
              <w:pPrChange w:id="4250" w:author="Awet Teka" w:date="2025-09-24T11:46:00Z" w16du:dateUtc="2025-09-24T08:46:00Z">
                <w:pPr>
                  <w:spacing w:after="200" w:line="276" w:lineRule="auto"/>
                </w:pPr>
              </w:pPrChange>
            </w:pPr>
            <w:proofErr w:type="gramStart"/>
            <w:ins w:id="4251" w:author="Awet Teka" w:date="2025-09-24T11:46:00Z">
              <w:r w:rsidRPr="004E68A7">
                <w:t>UNIQUE(</w:t>
              </w:r>
              <w:proofErr w:type="spellStart"/>
              <w:proofErr w:type="gramEnd"/>
              <w:r w:rsidRPr="004E68A7">
                <w:t>distress_id</w:t>
              </w:r>
              <w:proofErr w:type="spellEnd"/>
              <w:r w:rsidRPr="004E68A7">
                <w:t xml:space="preserve">, </w:t>
              </w:r>
              <w:proofErr w:type="spellStart"/>
              <w:r w:rsidRPr="004E68A7">
                <w:t>severity_code</w:t>
              </w:r>
              <w:proofErr w:type="spellEnd"/>
              <w:r w:rsidRPr="004E68A7">
                <w:t xml:space="preserve">, </w:t>
              </w:r>
              <w:proofErr w:type="spellStart"/>
              <w:r w:rsidRPr="004E68A7">
                <w:t>extent_code</w:t>
              </w:r>
              <w:proofErr w:type="spellEnd"/>
              <w:r w:rsidRPr="004E68A7">
                <w:t>)</w:t>
              </w:r>
            </w:ins>
          </w:p>
        </w:tc>
        <w:tc>
          <w:tcPr>
            <w:tcW w:w="0" w:type="auto"/>
            <w:hideMark/>
            <w:tcPrChange w:id="4252" w:author="Awet Teka" w:date="2025-09-24T11:46:00Z" w16du:dateUtc="2025-09-24T08:46:00Z">
              <w:tcPr>
                <w:tcW w:w="0" w:type="auto"/>
                <w:gridSpan w:val="2"/>
                <w:vAlign w:val="center"/>
                <w:hideMark/>
              </w:tcPr>
            </w:tcPrChange>
          </w:tcPr>
          <w:p w14:paraId="1590BB8D" w14:textId="77777777" w:rsidR="004E68A7" w:rsidRPr="004E68A7" w:rsidRDefault="004E68A7">
            <w:pPr>
              <w:spacing w:line="276" w:lineRule="auto"/>
              <w:cnfStyle w:val="000000000000" w:firstRow="0" w:lastRow="0" w:firstColumn="0" w:lastColumn="0" w:oddVBand="0" w:evenVBand="0" w:oddHBand="0" w:evenHBand="0" w:firstRowFirstColumn="0" w:firstRowLastColumn="0" w:lastRowFirstColumn="0" w:lastRowLastColumn="0"/>
              <w:rPr>
                <w:ins w:id="4253" w:author="Awet Teka" w:date="2025-09-24T11:46:00Z"/>
              </w:rPr>
              <w:pPrChange w:id="4254" w:author="Awet Teka" w:date="2025-09-24T11:46:00Z" w16du:dateUtc="2025-09-24T08:46:00Z">
                <w:pPr>
                  <w:spacing w:after="200" w:line="276" w:lineRule="auto"/>
                  <w:cnfStyle w:val="000000000000" w:firstRow="0" w:lastRow="0" w:firstColumn="0" w:lastColumn="0" w:oddVBand="0" w:evenVBand="0" w:oddHBand="0" w:evenHBand="0" w:firstRowFirstColumn="0" w:firstRowLastColumn="0" w:lastRowFirstColumn="0" w:lastRowLastColumn="0"/>
                </w:pPr>
              </w:pPrChange>
            </w:pPr>
          </w:p>
        </w:tc>
        <w:tc>
          <w:tcPr>
            <w:tcW w:w="0" w:type="auto"/>
            <w:hideMark/>
            <w:tcPrChange w:id="4255" w:author="Awet Teka" w:date="2025-09-24T11:46:00Z" w16du:dateUtc="2025-09-24T08:46:00Z">
              <w:tcPr>
                <w:tcW w:w="0" w:type="auto"/>
                <w:gridSpan w:val="3"/>
                <w:vAlign w:val="center"/>
                <w:hideMark/>
              </w:tcPr>
            </w:tcPrChange>
          </w:tcPr>
          <w:p w14:paraId="6C77C08D" w14:textId="77777777" w:rsidR="004E68A7" w:rsidRPr="004E68A7" w:rsidRDefault="004E68A7">
            <w:pPr>
              <w:spacing w:line="276" w:lineRule="auto"/>
              <w:cnfStyle w:val="000000000000" w:firstRow="0" w:lastRow="0" w:firstColumn="0" w:lastColumn="0" w:oddVBand="0" w:evenVBand="0" w:oddHBand="0" w:evenHBand="0" w:firstRowFirstColumn="0" w:firstRowLastColumn="0" w:lastRowFirstColumn="0" w:lastRowLastColumn="0"/>
              <w:rPr>
                <w:ins w:id="4256" w:author="Awet Teka" w:date="2025-09-24T11:46:00Z"/>
              </w:rPr>
              <w:pPrChange w:id="4257" w:author="Awet Teka" w:date="2025-09-24T11:46:00Z" w16du:dateUtc="2025-09-24T08:46:00Z">
                <w:pPr>
                  <w:spacing w:after="200" w:line="276" w:lineRule="auto"/>
                  <w:cnfStyle w:val="000000000000" w:firstRow="0" w:lastRow="0" w:firstColumn="0" w:lastColumn="0" w:oddVBand="0" w:evenVBand="0" w:oddHBand="0" w:evenHBand="0" w:firstRowFirstColumn="0" w:firstRowLastColumn="0" w:lastRowFirstColumn="0" w:lastRowLastColumn="0"/>
                </w:pPr>
              </w:pPrChange>
            </w:pPr>
            <w:ins w:id="4258" w:author="Awet Teka" w:date="2025-09-24T11:46:00Z">
              <w:r w:rsidRPr="004E68A7">
                <w:t>prevents duplicates</w:t>
              </w:r>
            </w:ins>
          </w:p>
        </w:tc>
      </w:tr>
    </w:tbl>
    <w:p w14:paraId="55B02F65" w14:textId="5E270E8B" w:rsidR="003B44A8" w:rsidRDefault="003B44A8" w:rsidP="003B44A8">
      <w:pPr>
        <w:spacing w:before="240" w:line="360" w:lineRule="auto"/>
        <w:rPr>
          <w:ins w:id="4259" w:author="Awet Teka" w:date="2025-09-24T14:46:00Z" w16du:dateUtc="2025-09-24T11:46:00Z"/>
        </w:rPr>
        <w:pPrChange w:id="4260" w:author="Awet Teka" w:date="2025-09-24T14:48:00Z" w16du:dateUtc="2025-09-24T11:48:00Z">
          <w:pPr>
            <w:pStyle w:val="Heading3"/>
          </w:pPr>
        </w:pPrChange>
      </w:pPr>
      <w:ins w:id="4261" w:author="Awet Teka" w:date="2025-09-24T14:48:00Z" w16du:dateUtc="2025-09-24T11:48:00Z">
        <w:r w:rsidRPr="00100121">
          <w:t>Purpose: canonical table describing each Distress × Severity × Extent combination (the grid used to find which activities apply).</w:t>
        </w:r>
        <w:r w:rsidRPr="00100121">
          <w:br/>
          <w:t xml:space="preserve">Stores: </w:t>
        </w:r>
        <w:proofErr w:type="spellStart"/>
        <w:r w:rsidRPr="00100121">
          <w:t>distress_id</w:t>
        </w:r>
        <w:proofErr w:type="spellEnd"/>
        <w:r w:rsidRPr="00100121">
          <w:t xml:space="preserve">, </w:t>
        </w:r>
        <w:proofErr w:type="spellStart"/>
        <w:r w:rsidRPr="00100121">
          <w:t>severity_code</w:t>
        </w:r>
        <w:proofErr w:type="spellEnd"/>
        <w:r w:rsidRPr="00100121">
          <w:t xml:space="preserve">, </w:t>
        </w:r>
        <w:proofErr w:type="spellStart"/>
        <w:r w:rsidRPr="00100121">
          <w:t>extent_code</w:t>
        </w:r>
        <w:proofErr w:type="spellEnd"/>
        <w:r w:rsidRPr="00100121">
          <w:t xml:space="preserve"> and any notes/guidance.</w:t>
        </w:r>
        <w:r w:rsidRPr="00100121">
          <w:br/>
          <w:t xml:space="preserve">Relations: FK → </w:t>
        </w:r>
        <w:proofErr w:type="spellStart"/>
        <w:r w:rsidRPr="00100121">
          <w:t>distress_type</w:t>
        </w:r>
        <w:proofErr w:type="spellEnd"/>
        <w:r w:rsidRPr="00100121">
          <w:t xml:space="preserve">; referenced by </w:t>
        </w:r>
        <w:proofErr w:type="spellStart"/>
        <w:r w:rsidRPr="00100121">
          <w:t>distress_activity</w:t>
        </w:r>
        <w:proofErr w:type="spellEnd"/>
        <w:r w:rsidRPr="00100121">
          <w:t xml:space="preserve"> and </w:t>
        </w:r>
        <w:proofErr w:type="spellStart"/>
        <w:r w:rsidRPr="00100121">
          <w:t>quantity_estimation</w:t>
        </w:r>
        <w:proofErr w:type="spellEnd"/>
        <w:r w:rsidRPr="00100121">
          <w:t>.</w:t>
        </w:r>
        <w:r w:rsidRPr="00100121">
          <w:br/>
          <w:t>Who uses it: lookup engine to map survey severity/extent to activities/quantities.</w:t>
        </w:r>
        <w:r w:rsidRPr="00100121">
          <w:br/>
          <w:t>When populated: seeded from ERA quantity estimation tables.</w:t>
        </w:r>
        <w:r w:rsidRPr="00100121">
          <w:br/>
          <w:t xml:space="preserve">Example: </w:t>
        </w:r>
        <w:proofErr w:type="spellStart"/>
        <w:r w:rsidRPr="00100121">
          <w:t>side_drain_silt</w:t>
        </w:r>
        <w:proofErr w:type="spellEnd"/>
        <w:r w:rsidRPr="00100121">
          <w:t xml:space="preserve"> + severity 3 + extent 3 → </w:t>
        </w:r>
        <w:proofErr w:type="spellStart"/>
        <w:r w:rsidRPr="00100121">
          <w:t>condition_id</w:t>
        </w:r>
        <w:proofErr w:type="spellEnd"/>
        <w:r w:rsidRPr="00100121">
          <w:t xml:space="preserve"> X</w:t>
        </w:r>
      </w:ins>
    </w:p>
    <w:p w14:paraId="3385BF62" w14:textId="4B56A2CB" w:rsidR="004E68A7" w:rsidRDefault="00164211" w:rsidP="00164211">
      <w:pPr>
        <w:pStyle w:val="Heading3"/>
        <w:rPr>
          <w:ins w:id="4262" w:author="Awet Teka" w:date="2025-09-24T11:49:00Z" w16du:dateUtc="2025-09-24T08:49:00Z"/>
        </w:rPr>
      </w:pPr>
      <w:ins w:id="4263" w:author="Awet Teka" w:date="2025-09-24T11:48:00Z" w16du:dateUtc="2025-09-24T08:48:00Z">
        <w:r>
          <w:lastRenderedPageBreak/>
          <w:t>Distress Activ</w:t>
        </w:r>
        <w:r w:rsidR="001C1BA7">
          <w:t>ity</w:t>
        </w:r>
      </w:ins>
    </w:p>
    <w:tbl>
      <w:tblPr>
        <w:tblStyle w:val="ListTable3"/>
        <w:tblW w:w="0" w:type="auto"/>
        <w:tblLook w:val="04A0" w:firstRow="1" w:lastRow="0" w:firstColumn="1" w:lastColumn="0" w:noHBand="0" w:noVBand="1"/>
        <w:tblPrChange w:id="4264" w:author="Awet Teka" w:date="2025-09-24T11:50:00Z" w16du:dateUtc="2025-09-24T08:50:00Z">
          <w:tblPr>
            <w:tblW w:w="0" w:type="auto"/>
            <w:tblCellSpacing w:w="15" w:type="dxa"/>
            <w:tblCellMar>
              <w:top w:w="15" w:type="dxa"/>
              <w:left w:w="15" w:type="dxa"/>
              <w:bottom w:w="15" w:type="dxa"/>
              <w:right w:w="15" w:type="dxa"/>
            </w:tblCellMar>
            <w:tblLook w:val="04A0" w:firstRow="1" w:lastRow="0" w:firstColumn="1" w:lastColumn="0" w:noHBand="0" w:noVBand="1"/>
          </w:tblPr>
        </w:tblPrChange>
      </w:tblPr>
      <w:tblGrid>
        <w:gridCol w:w="1622"/>
        <w:gridCol w:w="4385"/>
        <w:gridCol w:w="2623"/>
        <w:tblGridChange w:id="4265">
          <w:tblGrid>
            <w:gridCol w:w="5"/>
            <w:gridCol w:w="1378"/>
            <w:gridCol w:w="244"/>
            <w:gridCol w:w="4272"/>
            <w:gridCol w:w="113"/>
            <w:gridCol w:w="2623"/>
            <w:gridCol w:w="5"/>
          </w:tblGrid>
        </w:tblGridChange>
      </w:tblGrid>
      <w:tr w:rsidR="001C1BA7" w:rsidRPr="001C1BA7" w14:paraId="586C0B11" w14:textId="77777777" w:rsidTr="00DB09F8">
        <w:trPr>
          <w:cnfStyle w:val="100000000000" w:firstRow="1" w:lastRow="0" w:firstColumn="0" w:lastColumn="0" w:oddVBand="0" w:evenVBand="0" w:oddHBand="0" w:evenHBand="0" w:firstRowFirstColumn="0" w:firstRowLastColumn="0" w:lastRowFirstColumn="0" w:lastRowLastColumn="0"/>
          <w:ins w:id="4266" w:author="Awet Teka" w:date="2025-09-24T11:49:00Z"/>
          <w:trPrChange w:id="4267" w:author="Awet Teka" w:date="2025-09-24T11:50:00Z" w16du:dateUtc="2025-09-24T08:50:00Z">
            <w:trPr>
              <w:tblHeader/>
              <w:tblCellSpacing w:w="15" w:type="dxa"/>
            </w:trPr>
          </w:trPrChange>
        </w:trPr>
        <w:tc>
          <w:tcPr>
            <w:cnfStyle w:val="001000000100" w:firstRow="0" w:lastRow="0" w:firstColumn="1" w:lastColumn="0" w:oddVBand="0" w:evenVBand="0" w:oddHBand="0" w:evenHBand="0" w:firstRowFirstColumn="1" w:firstRowLastColumn="0" w:lastRowFirstColumn="0" w:lastRowLastColumn="0"/>
            <w:tcW w:w="0" w:type="auto"/>
            <w:hideMark/>
            <w:tcPrChange w:id="4268" w:author="Awet Teka" w:date="2025-09-24T11:50:00Z" w16du:dateUtc="2025-09-24T08:50:00Z">
              <w:tcPr>
                <w:tcW w:w="0" w:type="auto"/>
                <w:gridSpan w:val="2"/>
                <w:vAlign w:val="center"/>
                <w:hideMark/>
              </w:tcPr>
            </w:tcPrChange>
          </w:tcPr>
          <w:p w14:paraId="1703D344" w14:textId="77777777" w:rsidR="001C1BA7" w:rsidRPr="001C1BA7" w:rsidRDefault="001C1BA7">
            <w:pPr>
              <w:spacing w:line="276" w:lineRule="auto"/>
              <w:cnfStyle w:val="101000000100" w:firstRow="1" w:lastRow="0" w:firstColumn="1" w:lastColumn="0" w:oddVBand="0" w:evenVBand="0" w:oddHBand="0" w:evenHBand="0" w:firstRowFirstColumn="1" w:firstRowLastColumn="0" w:lastRowFirstColumn="0" w:lastRowLastColumn="0"/>
              <w:rPr>
                <w:ins w:id="4269" w:author="Awet Teka" w:date="2025-09-24T11:49:00Z"/>
              </w:rPr>
              <w:pPrChange w:id="4270" w:author="Awet Teka" w:date="2025-09-24T11:49:00Z" w16du:dateUtc="2025-09-24T08:49:00Z">
                <w:pPr>
                  <w:spacing w:after="200" w:line="276" w:lineRule="auto"/>
                  <w:cnfStyle w:val="101000000100" w:firstRow="1" w:lastRow="0" w:firstColumn="1" w:lastColumn="0" w:oddVBand="0" w:evenVBand="0" w:oddHBand="0" w:evenHBand="0" w:firstRowFirstColumn="1" w:firstRowLastColumn="0" w:lastRowFirstColumn="0" w:lastRowLastColumn="0"/>
                </w:pPr>
              </w:pPrChange>
            </w:pPr>
            <w:ins w:id="4271" w:author="Awet Teka" w:date="2025-09-24T11:49:00Z">
              <w:r w:rsidRPr="001C1BA7">
                <w:t>Field</w:t>
              </w:r>
            </w:ins>
          </w:p>
        </w:tc>
        <w:tc>
          <w:tcPr>
            <w:tcW w:w="0" w:type="auto"/>
            <w:hideMark/>
            <w:tcPrChange w:id="4272" w:author="Awet Teka" w:date="2025-09-24T11:50:00Z" w16du:dateUtc="2025-09-24T08:50:00Z">
              <w:tcPr>
                <w:tcW w:w="0" w:type="auto"/>
                <w:gridSpan w:val="2"/>
                <w:vAlign w:val="center"/>
                <w:hideMark/>
              </w:tcPr>
            </w:tcPrChange>
          </w:tcPr>
          <w:p w14:paraId="08CCA5DB" w14:textId="77777777" w:rsidR="001C1BA7" w:rsidRPr="001C1BA7" w:rsidRDefault="001C1BA7">
            <w:pPr>
              <w:spacing w:line="276" w:lineRule="auto"/>
              <w:cnfStyle w:val="100000000000" w:firstRow="1" w:lastRow="0" w:firstColumn="0" w:lastColumn="0" w:oddVBand="0" w:evenVBand="0" w:oddHBand="0" w:evenHBand="0" w:firstRowFirstColumn="0" w:firstRowLastColumn="0" w:lastRowFirstColumn="0" w:lastRowLastColumn="0"/>
              <w:rPr>
                <w:ins w:id="4273" w:author="Awet Teka" w:date="2025-09-24T11:49:00Z"/>
              </w:rPr>
              <w:pPrChange w:id="4274" w:author="Awet Teka" w:date="2025-09-24T11:49:00Z" w16du:dateUtc="2025-09-24T08:49:00Z">
                <w:pPr>
                  <w:spacing w:after="200" w:line="276" w:lineRule="auto"/>
                  <w:cnfStyle w:val="100000000000" w:firstRow="1" w:lastRow="0" w:firstColumn="0" w:lastColumn="0" w:oddVBand="0" w:evenVBand="0" w:oddHBand="0" w:evenHBand="0" w:firstRowFirstColumn="0" w:firstRowLastColumn="0" w:lastRowFirstColumn="0" w:lastRowLastColumn="0"/>
                </w:pPr>
              </w:pPrChange>
            </w:pPr>
            <w:ins w:id="4275" w:author="Awet Teka" w:date="2025-09-24T11:49:00Z">
              <w:r w:rsidRPr="001C1BA7">
                <w:t>Type / Notes</w:t>
              </w:r>
            </w:ins>
          </w:p>
        </w:tc>
        <w:tc>
          <w:tcPr>
            <w:tcW w:w="0" w:type="auto"/>
            <w:hideMark/>
            <w:tcPrChange w:id="4276" w:author="Awet Teka" w:date="2025-09-24T11:50:00Z" w16du:dateUtc="2025-09-24T08:50:00Z">
              <w:tcPr>
                <w:tcW w:w="0" w:type="auto"/>
                <w:gridSpan w:val="3"/>
                <w:vAlign w:val="center"/>
                <w:hideMark/>
              </w:tcPr>
            </w:tcPrChange>
          </w:tcPr>
          <w:p w14:paraId="2E038758" w14:textId="77777777" w:rsidR="001C1BA7" w:rsidRPr="001C1BA7" w:rsidRDefault="001C1BA7">
            <w:pPr>
              <w:spacing w:line="276" w:lineRule="auto"/>
              <w:cnfStyle w:val="100000000000" w:firstRow="1" w:lastRow="0" w:firstColumn="0" w:lastColumn="0" w:oddVBand="0" w:evenVBand="0" w:oddHBand="0" w:evenHBand="0" w:firstRowFirstColumn="0" w:firstRowLastColumn="0" w:lastRowFirstColumn="0" w:lastRowLastColumn="0"/>
              <w:rPr>
                <w:ins w:id="4277" w:author="Awet Teka" w:date="2025-09-24T11:49:00Z"/>
              </w:rPr>
              <w:pPrChange w:id="4278" w:author="Awet Teka" w:date="2025-09-24T11:49:00Z" w16du:dateUtc="2025-09-24T08:49:00Z">
                <w:pPr>
                  <w:spacing w:after="200" w:line="276" w:lineRule="auto"/>
                  <w:cnfStyle w:val="100000000000" w:firstRow="1" w:lastRow="0" w:firstColumn="0" w:lastColumn="0" w:oddVBand="0" w:evenVBand="0" w:oddHBand="0" w:evenHBand="0" w:firstRowFirstColumn="0" w:firstRowLastColumn="0" w:lastRowFirstColumn="0" w:lastRowLastColumn="0"/>
                </w:pPr>
              </w:pPrChange>
            </w:pPr>
            <w:ins w:id="4279" w:author="Awet Teka" w:date="2025-09-24T11:49:00Z">
              <w:r w:rsidRPr="001C1BA7">
                <w:t>Description</w:t>
              </w:r>
            </w:ins>
          </w:p>
        </w:tc>
      </w:tr>
      <w:tr w:rsidR="001C1BA7" w:rsidRPr="001C1BA7" w14:paraId="58A336B9" w14:textId="77777777" w:rsidTr="00DB09F8">
        <w:trPr>
          <w:cnfStyle w:val="000000100000" w:firstRow="0" w:lastRow="0" w:firstColumn="0" w:lastColumn="0" w:oddVBand="0" w:evenVBand="0" w:oddHBand="1" w:evenHBand="0" w:firstRowFirstColumn="0" w:firstRowLastColumn="0" w:lastRowFirstColumn="0" w:lastRowLastColumn="0"/>
          <w:ins w:id="4280" w:author="Awet Teka" w:date="2025-09-24T11:49:00Z"/>
          <w:trPrChange w:id="4281" w:author="Awet Teka" w:date="2025-09-24T11:50:00Z" w16du:dateUtc="2025-09-24T08:50: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4282" w:author="Awet Teka" w:date="2025-09-24T11:50:00Z" w16du:dateUtc="2025-09-24T08:50:00Z">
              <w:tcPr>
                <w:tcW w:w="0" w:type="auto"/>
                <w:gridSpan w:val="2"/>
                <w:vAlign w:val="center"/>
                <w:hideMark/>
              </w:tcPr>
            </w:tcPrChange>
          </w:tcPr>
          <w:p w14:paraId="43F16BAF" w14:textId="77777777" w:rsidR="001C1BA7" w:rsidRPr="001C1BA7" w:rsidRDefault="001C1BA7">
            <w:pPr>
              <w:spacing w:line="276" w:lineRule="auto"/>
              <w:cnfStyle w:val="001000100000" w:firstRow="0" w:lastRow="0" w:firstColumn="1" w:lastColumn="0" w:oddVBand="0" w:evenVBand="0" w:oddHBand="1" w:evenHBand="0" w:firstRowFirstColumn="0" w:firstRowLastColumn="0" w:lastRowFirstColumn="0" w:lastRowLastColumn="0"/>
              <w:rPr>
                <w:ins w:id="4283" w:author="Awet Teka" w:date="2025-09-24T11:49:00Z"/>
              </w:rPr>
              <w:pPrChange w:id="4284" w:author="Awet Teka" w:date="2025-09-24T11:49:00Z" w16du:dateUtc="2025-09-24T08:49:00Z">
                <w:pPr>
                  <w:spacing w:after="200" w:line="276" w:lineRule="auto"/>
                  <w:cnfStyle w:val="001000100000" w:firstRow="0" w:lastRow="0" w:firstColumn="1" w:lastColumn="0" w:oddVBand="0" w:evenVBand="0" w:oddHBand="1" w:evenHBand="0" w:firstRowFirstColumn="0" w:firstRowLastColumn="0" w:lastRowFirstColumn="0" w:lastRowLastColumn="0"/>
                </w:pPr>
              </w:pPrChange>
            </w:pPr>
            <w:ins w:id="4285" w:author="Awet Teka" w:date="2025-09-24T11:49:00Z">
              <w:r w:rsidRPr="001C1BA7">
                <w:t>id</w:t>
              </w:r>
            </w:ins>
          </w:p>
        </w:tc>
        <w:tc>
          <w:tcPr>
            <w:tcW w:w="0" w:type="auto"/>
            <w:hideMark/>
            <w:tcPrChange w:id="4286" w:author="Awet Teka" w:date="2025-09-24T11:50:00Z" w16du:dateUtc="2025-09-24T08:50:00Z">
              <w:tcPr>
                <w:tcW w:w="0" w:type="auto"/>
                <w:gridSpan w:val="2"/>
                <w:vAlign w:val="center"/>
                <w:hideMark/>
              </w:tcPr>
            </w:tcPrChange>
          </w:tcPr>
          <w:p w14:paraId="1FBCF09E" w14:textId="77777777" w:rsidR="001C1BA7" w:rsidRPr="001C1BA7" w:rsidRDefault="001C1BA7">
            <w:pPr>
              <w:spacing w:line="276" w:lineRule="auto"/>
              <w:cnfStyle w:val="000000100000" w:firstRow="0" w:lastRow="0" w:firstColumn="0" w:lastColumn="0" w:oddVBand="0" w:evenVBand="0" w:oddHBand="1" w:evenHBand="0" w:firstRowFirstColumn="0" w:firstRowLastColumn="0" w:lastRowFirstColumn="0" w:lastRowLastColumn="0"/>
              <w:rPr>
                <w:ins w:id="4287" w:author="Awet Teka" w:date="2025-09-24T11:49:00Z"/>
              </w:rPr>
              <w:pPrChange w:id="4288" w:author="Awet Teka" w:date="2025-09-24T11:49:00Z" w16du:dateUtc="2025-09-24T08:49: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4289" w:author="Awet Teka" w:date="2025-09-24T11:49:00Z">
              <w:r w:rsidRPr="001C1BA7">
                <w:t>INT PK (serial)</w:t>
              </w:r>
            </w:ins>
          </w:p>
        </w:tc>
        <w:tc>
          <w:tcPr>
            <w:tcW w:w="0" w:type="auto"/>
            <w:hideMark/>
            <w:tcPrChange w:id="4290" w:author="Awet Teka" w:date="2025-09-24T11:50:00Z" w16du:dateUtc="2025-09-24T08:50:00Z">
              <w:tcPr>
                <w:tcW w:w="0" w:type="auto"/>
                <w:gridSpan w:val="3"/>
                <w:vAlign w:val="center"/>
                <w:hideMark/>
              </w:tcPr>
            </w:tcPrChange>
          </w:tcPr>
          <w:p w14:paraId="2E67A149" w14:textId="77777777" w:rsidR="001C1BA7" w:rsidRPr="001C1BA7" w:rsidRDefault="001C1BA7">
            <w:pPr>
              <w:spacing w:line="276" w:lineRule="auto"/>
              <w:cnfStyle w:val="000000100000" w:firstRow="0" w:lastRow="0" w:firstColumn="0" w:lastColumn="0" w:oddVBand="0" w:evenVBand="0" w:oddHBand="1" w:evenHBand="0" w:firstRowFirstColumn="0" w:firstRowLastColumn="0" w:lastRowFirstColumn="0" w:lastRowLastColumn="0"/>
              <w:rPr>
                <w:ins w:id="4291" w:author="Awet Teka" w:date="2025-09-24T11:49:00Z"/>
              </w:rPr>
              <w:pPrChange w:id="4292" w:author="Awet Teka" w:date="2025-09-24T11:49:00Z" w16du:dateUtc="2025-09-24T08:49: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4293" w:author="Awet Teka" w:date="2025-09-24T11:49:00Z">
              <w:r w:rsidRPr="001C1BA7">
                <w:t>unique id</w:t>
              </w:r>
            </w:ins>
          </w:p>
        </w:tc>
      </w:tr>
      <w:tr w:rsidR="001C1BA7" w:rsidRPr="001C1BA7" w14:paraId="295CD0E4" w14:textId="77777777" w:rsidTr="00DB09F8">
        <w:trPr>
          <w:ins w:id="4294" w:author="Awet Teka" w:date="2025-09-24T11:49:00Z"/>
          <w:trPrChange w:id="4295" w:author="Awet Teka" w:date="2025-09-24T11:50:00Z" w16du:dateUtc="2025-09-24T08:50: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4296" w:author="Awet Teka" w:date="2025-09-24T11:50:00Z" w16du:dateUtc="2025-09-24T08:50:00Z">
              <w:tcPr>
                <w:tcW w:w="0" w:type="auto"/>
                <w:gridSpan w:val="2"/>
                <w:vAlign w:val="center"/>
                <w:hideMark/>
              </w:tcPr>
            </w:tcPrChange>
          </w:tcPr>
          <w:p w14:paraId="087742CF" w14:textId="77777777" w:rsidR="001C1BA7" w:rsidRPr="001C1BA7" w:rsidRDefault="001C1BA7">
            <w:pPr>
              <w:spacing w:line="276" w:lineRule="auto"/>
              <w:rPr>
                <w:ins w:id="4297" w:author="Awet Teka" w:date="2025-09-24T11:49:00Z"/>
              </w:rPr>
              <w:pPrChange w:id="4298" w:author="Awet Teka" w:date="2025-09-24T11:49:00Z" w16du:dateUtc="2025-09-24T08:49:00Z">
                <w:pPr>
                  <w:spacing w:after="200" w:line="276" w:lineRule="auto"/>
                </w:pPr>
              </w:pPrChange>
            </w:pPr>
            <w:proofErr w:type="spellStart"/>
            <w:ins w:id="4299" w:author="Awet Teka" w:date="2025-09-24T11:49:00Z">
              <w:r w:rsidRPr="001C1BA7">
                <w:t>condition_id</w:t>
              </w:r>
              <w:proofErr w:type="spellEnd"/>
            </w:ins>
          </w:p>
        </w:tc>
        <w:tc>
          <w:tcPr>
            <w:tcW w:w="0" w:type="auto"/>
            <w:hideMark/>
            <w:tcPrChange w:id="4300" w:author="Awet Teka" w:date="2025-09-24T11:50:00Z" w16du:dateUtc="2025-09-24T08:50:00Z">
              <w:tcPr>
                <w:tcW w:w="0" w:type="auto"/>
                <w:gridSpan w:val="2"/>
                <w:vAlign w:val="center"/>
                <w:hideMark/>
              </w:tcPr>
            </w:tcPrChange>
          </w:tcPr>
          <w:p w14:paraId="624AAC61" w14:textId="7ACCCD0A" w:rsidR="001C1BA7" w:rsidRPr="001C1BA7" w:rsidRDefault="001C1BA7">
            <w:pPr>
              <w:spacing w:line="276" w:lineRule="auto"/>
              <w:cnfStyle w:val="000000000000" w:firstRow="0" w:lastRow="0" w:firstColumn="0" w:lastColumn="0" w:oddVBand="0" w:evenVBand="0" w:oddHBand="0" w:evenHBand="0" w:firstRowFirstColumn="0" w:firstRowLastColumn="0" w:lastRowFirstColumn="0" w:lastRowLastColumn="0"/>
              <w:rPr>
                <w:ins w:id="4301" w:author="Awet Teka" w:date="2025-09-24T11:49:00Z"/>
              </w:rPr>
              <w:pPrChange w:id="4302" w:author="Awet Teka" w:date="2025-09-24T11:49:00Z" w16du:dateUtc="2025-09-24T08:49:00Z">
                <w:pPr>
                  <w:spacing w:after="200" w:line="276" w:lineRule="auto"/>
                  <w:cnfStyle w:val="000000000000" w:firstRow="0" w:lastRow="0" w:firstColumn="0" w:lastColumn="0" w:oddVBand="0" w:evenVBand="0" w:oddHBand="0" w:evenHBand="0" w:firstRowFirstColumn="0" w:firstRowLastColumn="0" w:lastRowFirstColumn="0" w:lastRowLastColumn="0"/>
                </w:pPr>
              </w:pPrChange>
            </w:pPr>
            <w:ins w:id="4303" w:author="Awet Teka" w:date="2025-09-24T11:49:00Z">
              <w:r w:rsidRPr="001C1BA7">
                <w:t xml:space="preserve">INT FK → </w:t>
              </w:r>
              <w:proofErr w:type="spellStart"/>
              <w:r w:rsidRPr="001C1BA7">
                <w:t>distress_</w:t>
              </w:r>
              <w:proofErr w:type="gramStart"/>
              <w:r w:rsidRPr="001C1BA7">
                <w:t>condition.condition</w:t>
              </w:r>
              <w:proofErr w:type="gramEnd"/>
              <w:r w:rsidRPr="001C1BA7">
                <w:t>_id</w:t>
              </w:r>
              <w:proofErr w:type="spellEnd"/>
              <w:r w:rsidRPr="001C1BA7">
                <w:t xml:space="preserve"> </w:t>
              </w:r>
            </w:ins>
            <w:ins w:id="4304" w:author="Awet Teka" w:date="2025-09-24T11:50:00Z" w16du:dateUtc="2025-09-24T08:50:00Z">
              <w:r>
                <w:br/>
              </w:r>
            </w:ins>
            <w:ins w:id="4305" w:author="Awet Teka" w:date="2025-09-24T11:49:00Z">
              <w:r w:rsidRPr="001C1BA7">
                <w:t>NOT NULL</w:t>
              </w:r>
            </w:ins>
          </w:p>
        </w:tc>
        <w:tc>
          <w:tcPr>
            <w:tcW w:w="0" w:type="auto"/>
            <w:hideMark/>
            <w:tcPrChange w:id="4306" w:author="Awet Teka" w:date="2025-09-24T11:50:00Z" w16du:dateUtc="2025-09-24T08:50:00Z">
              <w:tcPr>
                <w:tcW w:w="0" w:type="auto"/>
                <w:gridSpan w:val="3"/>
                <w:vAlign w:val="center"/>
                <w:hideMark/>
              </w:tcPr>
            </w:tcPrChange>
          </w:tcPr>
          <w:p w14:paraId="65C3F362" w14:textId="77777777" w:rsidR="001C1BA7" w:rsidRPr="001C1BA7" w:rsidRDefault="001C1BA7">
            <w:pPr>
              <w:spacing w:line="276" w:lineRule="auto"/>
              <w:cnfStyle w:val="000000000000" w:firstRow="0" w:lastRow="0" w:firstColumn="0" w:lastColumn="0" w:oddVBand="0" w:evenVBand="0" w:oddHBand="0" w:evenHBand="0" w:firstRowFirstColumn="0" w:firstRowLastColumn="0" w:lastRowFirstColumn="0" w:lastRowLastColumn="0"/>
              <w:rPr>
                <w:ins w:id="4307" w:author="Awet Teka" w:date="2025-09-24T11:49:00Z"/>
              </w:rPr>
              <w:pPrChange w:id="4308" w:author="Awet Teka" w:date="2025-09-24T11:49:00Z" w16du:dateUtc="2025-09-24T08:49:00Z">
                <w:pPr>
                  <w:spacing w:after="200" w:line="276" w:lineRule="auto"/>
                  <w:cnfStyle w:val="000000000000" w:firstRow="0" w:lastRow="0" w:firstColumn="0" w:lastColumn="0" w:oddVBand="0" w:evenVBand="0" w:oddHBand="0" w:evenHBand="0" w:firstRowFirstColumn="0" w:firstRowLastColumn="0" w:lastRowFirstColumn="0" w:lastRowLastColumn="0"/>
                </w:pPr>
              </w:pPrChange>
            </w:pPr>
            <w:ins w:id="4309" w:author="Awet Teka" w:date="2025-09-24T11:49:00Z">
              <w:r w:rsidRPr="001C1BA7">
                <w:t xml:space="preserve">links to </w:t>
              </w:r>
              <w:proofErr w:type="spellStart"/>
              <w:r w:rsidRPr="001C1BA7">
                <w:t>severity×extent</w:t>
              </w:r>
              <w:proofErr w:type="spellEnd"/>
            </w:ins>
          </w:p>
        </w:tc>
      </w:tr>
      <w:tr w:rsidR="001C1BA7" w:rsidRPr="001C1BA7" w14:paraId="435CFE2A" w14:textId="77777777" w:rsidTr="00DB09F8">
        <w:trPr>
          <w:cnfStyle w:val="000000100000" w:firstRow="0" w:lastRow="0" w:firstColumn="0" w:lastColumn="0" w:oddVBand="0" w:evenVBand="0" w:oddHBand="1" w:evenHBand="0" w:firstRowFirstColumn="0" w:firstRowLastColumn="0" w:lastRowFirstColumn="0" w:lastRowLastColumn="0"/>
          <w:ins w:id="4310" w:author="Awet Teka" w:date="2025-09-24T11:49:00Z"/>
          <w:trPrChange w:id="4311" w:author="Awet Teka" w:date="2025-09-24T11:50:00Z" w16du:dateUtc="2025-09-24T08:50: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4312" w:author="Awet Teka" w:date="2025-09-24T11:50:00Z" w16du:dateUtc="2025-09-24T08:50:00Z">
              <w:tcPr>
                <w:tcW w:w="0" w:type="auto"/>
                <w:gridSpan w:val="2"/>
                <w:vAlign w:val="center"/>
                <w:hideMark/>
              </w:tcPr>
            </w:tcPrChange>
          </w:tcPr>
          <w:p w14:paraId="68C68FF2" w14:textId="77777777" w:rsidR="001C1BA7" w:rsidRPr="001C1BA7" w:rsidRDefault="001C1BA7">
            <w:pPr>
              <w:spacing w:line="276" w:lineRule="auto"/>
              <w:cnfStyle w:val="001000100000" w:firstRow="0" w:lastRow="0" w:firstColumn="1" w:lastColumn="0" w:oddVBand="0" w:evenVBand="0" w:oddHBand="1" w:evenHBand="0" w:firstRowFirstColumn="0" w:firstRowLastColumn="0" w:lastRowFirstColumn="0" w:lastRowLastColumn="0"/>
              <w:rPr>
                <w:ins w:id="4313" w:author="Awet Teka" w:date="2025-09-24T11:49:00Z"/>
              </w:rPr>
              <w:pPrChange w:id="4314" w:author="Awet Teka" w:date="2025-09-24T11:49:00Z" w16du:dateUtc="2025-09-24T08:49:00Z">
                <w:pPr>
                  <w:spacing w:after="200" w:line="276" w:lineRule="auto"/>
                  <w:cnfStyle w:val="001000100000" w:firstRow="0" w:lastRow="0" w:firstColumn="1" w:lastColumn="0" w:oddVBand="0" w:evenVBand="0" w:oddHBand="1" w:evenHBand="0" w:firstRowFirstColumn="0" w:firstRowLastColumn="0" w:lastRowFirstColumn="0" w:lastRowLastColumn="0"/>
                </w:pPr>
              </w:pPrChange>
            </w:pPr>
            <w:proofErr w:type="spellStart"/>
            <w:ins w:id="4315" w:author="Awet Teka" w:date="2025-09-24T11:49:00Z">
              <w:r w:rsidRPr="001C1BA7">
                <w:t>activity_code</w:t>
              </w:r>
              <w:proofErr w:type="spellEnd"/>
            </w:ins>
          </w:p>
        </w:tc>
        <w:tc>
          <w:tcPr>
            <w:tcW w:w="0" w:type="auto"/>
            <w:hideMark/>
            <w:tcPrChange w:id="4316" w:author="Awet Teka" w:date="2025-09-24T11:50:00Z" w16du:dateUtc="2025-09-24T08:50:00Z">
              <w:tcPr>
                <w:tcW w:w="0" w:type="auto"/>
                <w:gridSpan w:val="2"/>
                <w:vAlign w:val="center"/>
                <w:hideMark/>
              </w:tcPr>
            </w:tcPrChange>
          </w:tcPr>
          <w:p w14:paraId="248D1DF1" w14:textId="77777777" w:rsidR="001C1BA7" w:rsidRPr="001C1BA7" w:rsidRDefault="001C1BA7">
            <w:pPr>
              <w:spacing w:line="276" w:lineRule="auto"/>
              <w:cnfStyle w:val="000000100000" w:firstRow="0" w:lastRow="0" w:firstColumn="0" w:lastColumn="0" w:oddVBand="0" w:evenVBand="0" w:oddHBand="1" w:evenHBand="0" w:firstRowFirstColumn="0" w:firstRowLastColumn="0" w:lastRowFirstColumn="0" w:lastRowLastColumn="0"/>
              <w:rPr>
                <w:ins w:id="4317" w:author="Awet Teka" w:date="2025-09-24T11:49:00Z"/>
              </w:rPr>
              <w:pPrChange w:id="4318" w:author="Awet Teka" w:date="2025-09-24T11:49:00Z" w16du:dateUtc="2025-09-24T08:49:00Z">
                <w:pPr>
                  <w:spacing w:after="200" w:line="276" w:lineRule="auto"/>
                  <w:cnfStyle w:val="000000100000" w:firstRow="0" w:lastRow="0" w:firstColumn="0" w:lastColumn="0" w:oddVBand="0" w:evenVBand="0" w:oddHBand="1" w:evenHBand="0" w:firstRowFirstColumn="0" w:firstRowLastColumn="0" w:lastRowFirstColumn="0" w:lastRowLastColumn="0"/>
                </w:pPr>
              </w:pPrChange>
            </w:pPr>
            <w:proofErr w:type="gramStart"/>
            <w:ins w:id="4319" w:author="Awet Teka" w:date="2025-09-24T11:49:00Z">
              <w:r w:rsidRPr="001C1BA7">
                <w:t>VARCHAR(</w:t>
              </w:r>
              <w:proofErr w:type="gramEnd"/>
              <w:r w:rsidRPr="001C1BA7">
                <w:t xml:space="preserve">10) FK → </w:t>
              </w:r>
              <w:proofErr w:type="spellStart"/>
              <w:r w:rsidRPr="001C1BA7">
                <w:t>activity_</w:t>
              </w:r>
              <w:proofErr w:type="gramStart"/>
              <w:r w:rsidRPr="001C1BA7">
                <w:t>lookup.activity</w:t>
              </w:r>
              <w:proofErr w:type="gramEnd"/>
              <w:r w:rsidRPr="001C1BA7">
                <w:t>_code</w:t>
              </w:r>
              <w:proofErr w:type="spellEnd"/>
              <w:r w:rsidRPr="001C1BA7">
                <w:t xml:space="preserve"> NOT NULL</w:t>
              </w:r>
            </w:ins>
          </w:p>
        </w:tc>
        <w:tc>
          <w:tcPr>
            <w:tcW w:w="0" w:type="auto"/>
            <w:hideMark/>
            <w:tcPrChange w:id="4320" w:author="Awet Teka" w:date="2025-09-24T11:50:00Z" w16du:dateUtc="2025-09-24T08:50:00Z">
              <w:tcPr>
                <w:tcW w:w="0" w:type="auto"/>
                <w:gridSpan w:val="3"/>
                <w:vAlign w:val="center"/>
                <w:hideMark/>
              </w:tcPr>
            </w:tcPrChange>
          </w:tcPr>
          <w:p w14:paraId="54C27706" w14:textId="77777777" w:rsidR="001C1BA7" w:rsidRPr="001C1BA7" w:rsidRDefault="001C1BA7">
            <w:pPr>
              <w:spacing w:line="276" w:lineRule="auto"/>
              <w:cnfStyle w:val="000000100000" w:firstRow="0" w:lastRow="0" w:firstColumn="0" w:lastColumn="0" w:oddVBand="0" w:evenVBand="0" w:oddHBand="1" w:evenHBand="0" w:firstRowFirstColumn="0" w:firstRowLastColumn="0" w:lastRowFirstColumn="0" w:lastRowLastColumn="0"/>
              <w:rPr>
                <w:ins w:id="4321" w:author="Awet Teka" w:date="2025-09-24T11:49:00Z"/>
              </w:rPr>
              <w:pPrChange w:id="4322" w:author="Awet Teka" w:date="2025-09-24T11:49:00Z" w16du:dateUtc="2025-09-24T08:49: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4323" w:author="Awet Teka" w:date="2025-09-24T11:49:00Z">
              <w:r w:rsidRPr="001C1BA7">
                <w:t>activity to perform</w:t>
              </w:r>
            </w:ins>
          </w:p>
        </w:tc>
      </w:tr>
      <w:tr w:rsidR="001C1BA7" w:rsidRPr="001C1BA7" w14:paraId="79BF9646" w14:textId="77777777" w:rsidTr="00DB09F8">
        <w:trPr>
          <w:ins w:id="4324" w:author="Awet Teka" w:date="2025-09-24T11:49:00Z"/>
          <w:trPrChange w:id="4325" w:author="Awet Teka" w:date="2025-09-24T11:50:00Z" w16du:dateUtc="2025-09-24T08:50: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4326" w:author="Awet Teka" w:date="2025-09-24T11:50:00Z" w16du:dateUtc="2025-09-24T08:50:00Z">
              <w:tcPr>
                <w:tcW w:w="0" w:type="auto"/>
                <w:gridSpan w:val="2"/>
                <w:vAlign w:val="center"/>
                <w:hideMark/>
              </w:tcPr>
            </w:tcPrChange>
          </w:tcPr>
          <w:p w14:paraId="618F7B0E" w14:textId="77777777" w:rsidR="001C1BA7" w:rsidRPr="001C1BA7" w:rsidRDefault="001C1BA7">
            <w:pPr>
              <w:spacing w:line="276" w:lineRule="auto"/>
              <w:rPr>
                <w:ins w:id="4327" w:author="Awet Teka" w:date="2025-09-24T11:49:00Z"/>
              </w:rPr>
              <w:pPrChange w:id="4328" w:author="Awet Teka" w:date="2025-09-24T11:49:00Z" w16du:dateUtc="2025-09-24T08:49:00Z">
                <w:pPr>
                  <w:spacing w:after="200" w:line="276" w:lineRule="auto"/>
                </w:pPr>
              </w:pPrChange>
            </w:pPr>
            <w:proofErr w:type="spellStart"/>
            <w:ins w:id="4329" w:author="Awet Teka" w:date="2025-09-24T11:49:00Z">
              <w:r w:rsidRPr="001C1BA7">
                <w:t>quantity_value</w:t>
              </w:r>
              <w:proofErr w:type="spellEnd"/>
            </w:ins>
          </w:p>
        </w:tc>
        <w:tc>
          <w:tcPr>
            <w:tcW w:w="0" w:type="auto"/>
            <w:hideMark/>
            <w:tcPrChange w:id="4330" w:author="Awet Teka" w:date="2025-09-24T11:50:00Z" w16du:dateUtc="2025-09-24T08:50:00Z">
              <w:tcPr>
                <w:tcW w:w="0" w:type="auto"/>
                <w:gridSpan w:val="2"/>
                <w:vAlign w:val="center"/>
                <w:hideMark/>
              </w:tcPr>
            </w:tcPrChange>
          </w:tcPr>
          <w:p w14:paraId="5870B435" w14:textId="77777777" w:rsidR="001C1BA7" w:rsidRPr="001C1BA7" w:rsidRDefault="001C1BA7">
            <w:pPr>
              <w:spacing w:line="276" w:lineRule="auto"/>
              <w:cnfStyle w:val="000000000000" w:firstRow="0" w:lastRow="0" w:firstColumn="0" w:lastColumn="0" w:oddVBand="0" w:evenVBand="0" w:oddHBand="0" w:evenHBand="0" w:firstRowFirstColumn="0" w:firstRowLastColumn="0" w:lastRowFirstColumn="0" w:lastRowLastColumn="0"/>
              <w:rPr>
                <w:ins w:id="4331" w:author="Awet Teka" w:date="2025-09-24T11:49:00Z"/>
              </w:rPr>
              <w:pPrChange w:id="4332" w:author="Awet Teka" w:date="2025-09-24T11:49:00Z" w16du:dateUtc="2025-09-24T08:49:00Z">
                <w:pPr>
                  <w:spacing w:after="200" w:line="276" w:lineRule="auto"/>
                  <w:cnfStyle w:val="000000000000" w:firstRow="0" w:lastRow="0" w:firstColumn="0" w:lastColumn="0" w:oddVBand="0" w:evenVBand="0" w:oddHBand="0" w:evenHBand="0" w:firstRowFirstColumn="0" w:firstRowLastColumn="0" w:lastRowFirstColumn="0" w:lastRowLastColumn="0"/>
                </w:pPr>
              </w:pPrChange>
            </w:pPr>
            <w:proofErr w:type="gramStart"/>
            <w:ins w:id="4333" w:author="Awet Teka" w:date="2025-09-24T11:49:00Z">
              <w:r w:rsidRPr="001C1BA7">
                <w:t>DECIMAL(</w:t>
              </w:r>
              <w:proofErr w:type="gramEnd"/>
              <w:r w:rsidRPr="001C1BA7">
                <w:t>12,3) NOT NULL</w:t>
              </w:r>
            </w:ins>
          </w:p>
        </w:tc>
        <w:tc>
          <w:tcPr>
            <w:tcW w:w="0" w:type="auto"/>
            <w:hideMark/>
            <w:tcPrChange w:id="4334" w:author="Awet Teka" w:date="2025-09-24T11:50:00Z" w16du:dateUtc="2025-09-24T08:50:00Z">
              <w:tcPr>
                <w:tcW w:w="0" w:type="auto"/>
                <w:gridSpan w:val="3"/>
                <w:vAlign w:val="center"/>
                <w:hideMark/>
              </w:tcPr>
            </w:tcPrChange>
          </w:tcPr>
          <w:p w14:paraId="76BE3336" w14:textId="77777777" w:rsidR="001C1BA7" w:rsidRPr="001C1BA7" w:rsidRDefault="001C1BA7">
            <w:pPr>
              <w:spacing w:line="276" w:lineRule="auto"/>
              <w:cnfStyle w:val="000000000000" w:firstRow="0" w:lastRow="0" w:firstColumn="0" w:lastColumn="0" w:oddVBand="0" w:evenVBand="0" w:oddHBand="0" w:evenHBand="0" w:firstRowFirstColumn="0" w:firstRowLastColumn="0" w:lastRowFirstColumn="0" w:lastRowLastColumn="0"/>
              <w:rPr>
                <w:ins w:id="4335" w:author="Awet Teka" w:date="2025-09-24T11:49:00Z"/>
              </w:rPr>
              <w:pPrChange w:id="4336" w:author="Awet Teka" w:date="2025-09-24T11:49:00Z" w16du:dateUtc="2025-09-24T08:49:00Z">
                <w:pPr>
                  <w:spacing w:after="200" w:line="276" w:lineRule="auto"/>
                  <w:cnfStyle w:val="000000000000" w:firstRow="0" w:lastRow="0" w:firstColumn="0" w:lastColumn="0" w:oddVBand="0" w:evenVBand="0" w:oddHBand="0" w:evenHBand="0" w:firstRowFirstColumn="0" w:firstRowLastColumn="0" w:lastRowFirstColumn="0" w:lastRowLastColumn="0"/>
                </w:pPr>
              </w:pPrChange>
            </w:pPr>
            <w:ins w:id="4337" w:author="Awet Teka" w:date="2025-09-24T11:49:00Z">
              <w:r w:rsidRPr="001C1BA7">
                <w:t xml:space="preserve">numeric canonical figure (see </w:t>
              </w:r>
              <w:proofErr w:type="spellStart"/>
              <w:r w:rsidRPr="001C1BA7">
                <w:t>scale_basis</w:t>
              </w:r>
              <w:proofErr w:type="spellEnd"/>
              <w:r w:rsidRPr="001C1BA7">
                <w:t>)</w:t>
              </w:r>
            </w:ins>
          </w:p>
        </w:tc>
      </w:tr>
      <w:tr w:rsidR="001C1BA7" w:rsidRPr="001C1BA7" w14:paraId="0FDE482D" w14:textId="77777777" w:rsidTr="00DB09F8">
        <w:trPr>
          <w:cnfStyle w:val="000000100000" w:firstRow="0" w:lastRow="0" w:firstColumn="0" w:lastColumn="0" w:oddVBand="0" w:evenVBand="0" w:oddHBand="1" w:evenHBand="0" w:firstRowFirstColumn="0" w:firstRowLastColumn="0" w:lastRowFirstColumn="0" w:lastRowLastColumn="0"/>
          <w:ins w:id="4338" w:author="Awet Teka" w:date="2025-09-24T11:49:00Z"/>
          <w:trPrChange w:id="4339" w:author="Awet Teka" w:date="2025-09-24T11:50:00Z" w16du:dateUtc="2025-09-24T08:50: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4340" w:author="Awet Teka" w:date="2025-09-24T11:50:00Z" w16du:dateUtc="2025-09-24T08:50:00Z">
              <w:tcPr>
                <w:tcW w:w="0" w:type="auto"/>
                <w:gridSpan w:val="2"/>
                <w:vAlign w:val="center"/>
                <w:hideMark/>
              </w:tcPr>
            </w:tcPrChange>
          </w:tcPr>
          <w:p w14:paraId="45F4FEC7" w14:textId="77777777" w:rsidR="001C1BA7" w:rsidRPr="001C1BA7" w:rsidRDefault="001C1BA7">
            <w:pPr>
              <w:spacing w:line="276" w:lineRule="auto"/>
              <w:cnfStyle w:val="001000100000" w:firstRow="0" w:lastRow="0" w:firstColumn="1" w:lastColumn="0" w:oddVBand="0" w:evenVBand="0" w:oddHBand="1" w:evenHBand="0" w:firstRowFirstColumn="0" w:firstRowLastColumn="0" w:lastRowFirstColumn="0" w:lastRowLastColumn="0"/>
              <w:rPr>
                <w:ins w:id="4341" w:author="Awet Teka" w:date="2025-09-24T11:49:00Z"/>
              </w:rPr>
              <w:pPrChange w:id="4342" w:author="Awet Teka" w:date="2025-09-24T11:49:00Z" w16du:dateUtc="2025-09-24T08:49:00Z">
                <w:pPr>
                  <w:spacing w:after="200" w:line="276" w:lineRule="auto"/>
                  <w:cnfStyle w:val="001000100000" w:firstRow="0" w:lastRow="0" w:firstColumn="1" w:lastColumn="0" w:oddVBand="0" w:evenVBand="0" w:oddHBand="1" w:evenHBand="0" w:firstRowFirstColumn="0" w:firstRowLastColumn="0" w:lastRowFirstColumn="0" w:lastRowLastColumn="0"/>
                </w:pPr>
              </w:pPrChange>
            </w:pPr>
            <w:proofErr w:type="spellStart"/>
            <w:ins w:id="4343" w:author="Awet Teka" w:date="2025-09-24T11:49:00Z">
              <w:r w:rsidRPr="001C1BA7">
                <w:t>scale_basis</w:t>
              </w:r>
              <w:proofErr w:type="spellEnd"/>
            </w:ins>
          </w:p>
        </w:tc>
        <w:tc>
          <w:tcPr>
            <w:tcW w:w="0" w:type="auto"/>
            <w:hideMark/>
            <w:tcPrChange w:id="4344" w:author="Awet Teka" w:date="2025-09-24T11:50:00Z" w16du:dateUtc="2025-09-24T08:50:00Z">
              <w:tcPr>
                <w:tcW w:w="0" w:type="auto"/>
                <w:gridSpan w:val="2"/>
                <w:vAlign w:val="center"/>
                <w:hideMark/>
              </w:tcPr>
            </w:tcPrChange>
          </w:tcPr>
          <w:p w14:paraId="62DF022A" w14:textId="5F3742C0" w:rsidR="001C1BA7" w:rsidRPr="001C1BA7" w:rsidRDefault="001C1BA7">
            <w:pPr>
              <w:spacing w:line="276" w:lineRule="auto"/>
              <w:cnfStyle w:val="000000100000" w:firstRow="0" w:lastRow="0" w:firstColumn="0" w:lastColumn="0" w:oddVBand="0" w:evenVBand="0" w:oddHBand="1" w:evenHBand="0" w:firstRowFirstColumn="0" w:firstRowLastColumn="0" w:lastRowFirstColumn="0" w:lastRowLastColumn="0"/>
              <w:rPr>
                <w:ins w:id="4345" w:author="Awet Teka" w:date="2025-09-24T11:49:00Z"/>
              </w:rPr>
              <w:pPrChange w:id="4346" w:author="Awet Teka" w:date="2025-09-24T11:49:00Z" w16du:dateUtc="2025-09-24T08:49: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4347" w:author="Awet Teka" w:date="2025-09-24T11:49:00Z">
              <w:r w:rsidRPr="001C1BA7">
                <w:t>ENUM('per_segment','per_100m',</w:t>
              </w:r>
            </w:ins>
            <w:ins w:id="4348" w:author="Awet Teka" w:date="2025-09-24T11:49:00Z" w16du:dateUtc="2025-09-24T08:49:00Z">
              <w:r>
                <w:br/>
              </w:r>
            </w:ins>
            <w:ins w:id="4349" w:author="Awet Teka" w:date="2025-09-24T11:49:00Z">
              <w:r w:rsidRPr="001C1BA7">
                <w:t>'per_1m','per_m2','per_culvert',</w:t>
              </w:r>
            </w:ins>
            <w:ins w:id="4350" w:author="Awet Teka" w:date="2025-09-24T11:49:00Z" w16du:dateUtc="2025-09-24T08:49:00Z">
              <w:r>
                <w:br/>
              </w:r>
            </w:ins>
            <w:ins w:id="4351" w:author="Awet Teka" w:date="2025-09-24T11:49:00Z">
              <w:r w:rsidRPr="001C1BA7">
                <w:t>'</w:t>
              </w:r>
              <w:proofErr w:type="spellStart"/>
              <w:r w:rsidRPr="001C1BA7">
                <w:t>per_item','fixed</w:t>
              </w:r>
              <w:proofErr w:type="spellEnd"/>
              <w:r w:rsidRPr="001C1BA7">
                <w:t>') NOT NULL</w:t>
              </w:r>
            </w:ins>
          </w:p>
        </w:tc>
        <w:tc>
          <w:tcPr>
            <w:tcW w:w="0" w:type="auto"/>
            <w:hideMark/>
            <w:tcPrChange w:id="4352" w:author="Awet Teka" w:date="2025-09-24T11:50:00Z" w16du:dateUtc="2025-09-24T08:50:00Z">
              <w:tcPr>
                <w:tcW w:w="0" w:type="auto"/>
                <w:gridSpan w:val="3"/>
                <w:vAlign w:val="center"/>
                <w:hideMark/>
              </w:tcPr>
            </w:tcPrChange>
          </w:tcPr>
          <w:p w14:paraId="2062F85A" w14:textId="77777777" w:rsidR="001C1BA7" w:rsidRPr="001C1BA7" w:rsidRDefault="001C1BA7">
            <w:pPr>
              <w:spacing w:line="276" w:lineRule="auto"/>
              <w:cnfStyle w:val="000000100000" w:firstRow="0" w:lastRow="0" w:firstColumn="0" w:lastColumn="0" w:oddVBand="0" w:evenVBand="0" w:oddHBand="1" w:evenHBand="0" w:firstRowFirstColumn="0" w:firstRowLastColumn="0" w:lastRowFirstColumn="0" w:lastRowLastColumn="0"/>
              <w:rPr>
                <w:ins w:id="4353" w:author="Awet Teka" w:date="2025-09-24T11:49:00Z"/>
              </w:rPr>
              <w:pPrChange w:id="4354" w:author="Awet Teka" w:date="2025-09-24T11:49:00Z" w16du:dateUtc="2025-09-24T08:49:00Z">
                <w:pPr>
                  <w:spacing w:after="200" w:line="276" w:lineRule="auto"/>
                  <w:cnfStyle w:val="000000100000" w:firstRow="0" w:lastRow="0" w:firstColumn="0" w:lastColumn="0" w:oddVBand="0" w:evenVBand="0" w:oddHBand="1" w:evenHBand="0" w:firstRowFirstColumn="0" w:firstRowLastColumn="0" w:lastRowFirstColumn="0" w:lastRowLastColumn="0"/>
                </w:pPr>
              </w:pPrChange>
            </w:pPr>
            <w:ins w:id="4355" w:author="Awet Teka" w:date="2025-09-24T11:49:00Z">
              <w:r w:rsidRPr="001C1BA7">
                <w:t xml:space="preserve">how to scale </w:t>
              </w:r>
              <w:proofErr w:type="spellStart"/>
              <w:r w:rsidRPr="001C1BA7">
                <w:t>quantity_value</w:t>
              </w:r>
              <w:proofErr w:type="spellEnd"/>
            </w:ins>
          </w:p>
        </w:tc>
      </w:tr>
      <w:tr w:rsidR="001C1BA7" w:rsidRPr="001C1BA7" w14:paraId="3F56EE9F" w14:textId="77777777" w:rsidTr="00DB09F8">
        <w:trPr>
          <w:ins w:id="4356" w:author="Awet Teka" w:date="2025-09-24T11:49:00Z"/>
          <w:trPrChange w:id="4357" w:author="Awet Teka" w:date="2025-09-24T11:50:00Z" w16du:dateUtc="2025-09-24T08:50:00Z">
            <w:trPr>
              <w:tblCellSpacing w:w="15" w:type="dxa"/>
            </w:trPr>
          </w:trPrChange>
        </w:trPr>
        <w:tc>
          <w:tcPr>
            <w:cnfStyle w:val="001000000000" w:firstRow="0" w:lastRow="0" w:firstColumn="1" w:lastColumn="0" w:oddVBand="0" w:evenVBand="0" w:oddHBand="0" w:evenHBand="0" w:firstRowFirstColumn="0" w:firstRowLastColumn="0" w:lastRowFirstColumn="0" w:lastRowLastColumn="0"/>
            <w:tcW w:w="0" w:type="auto"/>
            <w:hideMark/>
            <w:tcPrChange w:id="4358" w:author="Awet Teka" w:date="2025-09-24T11:50:00Z" w16du:dateUtc="2025-09-24T08:50:00Z">
              <w:tcPr>
                <w:tcW w:w="0" w:type="auto"/>
                <w:gridSpan w:val="2"/>
                <w:vAlign w:val="center"/>
                <w:hideMark/>
              </w:tcPr>
            </w:tcPrChange>
          </w:tcPr>
          <w:p w14:paraId="5D8391A8" w14:textId="77777777" w:rsidR="001C1BA7" w:rsidRPr="001C1BA7" w:rsidRDefault="001C1BA7">
            <w:pPr>
              <w:spacing w:line="276" w:lineRule="auto"/>
              <w:rPr>
                <w:ins w:id="4359" w:author="Awet Teka" w:date="2025-09-24T11:49:00Z"/>
              </w:rPr>
              <w:pPrChange w:id="4360" w:author="Awet Teka" w:date="2025-09-24T11:49:00Z" w16du:dateUtc="2025-09-24T08:49:00Z">
                <w:pPr>
                  <w:spacing w:after="200" w:line="276" w:lineRule="auto"/>
                </w:pPr>
              </w:pPrChange>
            </w:pPr>
            <w:ins w:id="4361" w:author="Awet Teka" w:date="2025-09-24T11:49:00Z">
              <w:r w:rsidRPr="001C1BA7">
                <w:t>notes</w:t>
              </w:r>
            </w:ins>
          </w:p>
        </w:tc>
        <w:tc>
          <w:tcPr>
            <w:tcW w:w="0" w:type="auto"/>
            <w:hideMark/>
            <w:tcPrChange w:id="4362" w:author="Awet Teka" w:date="2025-09-24T11:50:00Z" w16du:dateUtc="2025-09-24T08:50:00Z">
              <w:tcPr>
                <w:tcW w:w="0" w:type="auto"/>
                <w:gridSpan w:val="2"/>
                <w:vAlign w:val="center"/>
                <w:hideMark/>
              </w:tcPr>
            </w:tcPrChange>
          </w:tcPr>
          <w:p w14:paraId="1B77B36C" w14:textId="77777777" w:rsidR="001C1BA7" w:rsidRPr="001C1BA7" w:rsidRDefault="001C1BA7">
            <w:pPr>
              <w:spacing w:line="276" w:lineRule="auto"/>
              <w:cnfStyle w:val="000000000000" w:firstRow="0" w:lastRow="0" w:firstColumn="0" w:lastColumn="0" w:oddVBand="0" w:evenVBand="0" w:oddHBand="0" w:evenHBand="0" w:firstRowFirstColumn="0" w:firstRowLastColumn="0" w:lastRowFirstColumn="0" w:lastRowLastColumn="0"/>
              <w:rPr>
                <w:ins w:id="4363" w:author="Awet Teka" w:date="2025-09-24T11:49:00Z"/>
              </w:rPr>
              <w:pPrChange w:id="4364" w:author="Awet Teka" w:date="2025-09-24T11:49:00Z" w16du:dateUtc="2025-09-24T08:49:00Z">
                <w:pPr>
                  <w:spacing w:after="200" w:line="276" w:lineRule="auto"/>
                  <w:cnfStyle w:val="000000000000" w:firstRow="0" w:lastRow="0" w:firstColumn="0" w:lastColumn="0" w:oddVBand="0" w:evenVBand="0" w:oddHBand="0" w:evenHBand="0" w:firstRowFirstColumn="0" w:firstRowLastColumn="0" w:lastRowFirstColumn="0" w:lastRowLastColumn="0"/>
                </w:pPr>
              </w:pPrChange>
            </w:pPr>
            <w:ins w:id="4365" w:author="Awet Teka" w:date="2025-09-24T11:49:00Z">
              <w:r w:rsidRPr="001C1BA7">
                <w:t>TEXT NULL</w:t>
              </w:r>
            </w:ins>
          </w:p>
        </w:tc>
        <w:tc>
          <w:tcPr>
            <w:tcW w:w="0" w:type="auto"/>
            <w:hideMark/>
            <w:tcPrChange w:id="4366" w:author="Awet Teka" w:date="2025-09-24T11:50:00Z" w16du:dateUtc="2025-09-24T08:50:00Z">
              <w:tcPr>
                <w:tcW w:w="0" w:type="auto"/>
                <w:gridSpan w:val="3"/>
                <w:vAlign w:val="center"/>
                <w:hideMark/>
              </w:tcPr>
            </w:tcPrChange>
          </w:tcPr>
          <w:p w14:paraId="5A2B0475" w14:textId="77777777" w:rsidR="001C1BA7" w:rsidRPr="001C1BA7" w:rsidRDefault="001C1BA7">
            <w:pPr>
              <w:spacing w:line="276" w:lineRule="auto"/>
              <w:cnfStyle w:val="000000000000" w:firstRow="0" w:lastRow="0" w:firstColumn="0" w:lastColumn="0" w:oddVBand="0" w:evenVBand="0" w:oddHBand="0" w:evenHBand="0" w:firstRowFirstColumn="0" w:firstRowLastColumn="0" w:lastRowFirstColumn="0" w:lastRowLastColumn="0"/>
              <w:rPr>
                <w:ins w:id="4367" w:author="Awet Teka" w:date="2025-09-24T11:49:00Z"/>
              </w:rPr>
              <w:pPrChange w:id="4368" w:author="Awet Teka" w:date="2025-09-24T11:49:00Z" w16du:dateUtc="2025-09-24T08:49:00Z">
                <w:pPr>
                  <w:spacing w:after="200" w:line="276" w:lineRule="auto"/>
                  <w:cnfStyle w:val="000000000000" w:firstRow="0" w:lastRow="0" w:firstColumn="0" w:lastColumn="0" w:oddVBand="0" w:evenVBand="0" w:oddHBand="0" w:evenHBand="0" w:firstRowFirstColumn="0" w:firstRowLastColumn="0" w:lastRowFirstColumn="0" w:lastRowLastColumn="0"/>
                </w:pPr>
              </w:pPrChange>
            </w:pPr>
            <w:ins w:id="4369" w:author="Awet Teka" w:date="2025-09-24T11:49:00Z">
              <w:r w:rsidRPr="001C1BA7">
                <w:t>e.g., “+2 check dams in addition to material”</w:t>
              </w:r>
            </w:ins>
          </w:p>
        </w:tc>
      </w:tr>
    </w:tbl>
    <w:p w14:paraId="431646E4" w14:textId="0459647F" w:rsidR="001C1BA7" w:rsidRDefault="005E6E5C" w:rsidP="005E6E5C">
      <w:pPr>
        <w:spacing w:before="240"/>
        <w:rPr>
          <w:ins w:id="4370" w:author="Awet Teka" w:date="2025-09-24T11:51:00Z" w16du:dateUtc="2025-09-24T08:51:00Z"/>
          <w:b/>
          <w:bCs/>
        </w:rPr>
      </w:pPr>
      <w:ins w:id="4371" w:author="Awet Teka" w:date="2025-09-24T11:51:00Z" w16du:dateUtc="2025-09-24T08:51:00Z">
        <w:r w:rsidRPr="005E6E5C">
          <w:rPr>
            <w:b/>
            <w:bCs/>
            <w:rPrChange w:id="4372" w:author="Awet Teka" w:date="2025-09-24T11:51:00Z" w16du:dateUtc="2025-09-24T08:51:00Z">
              <w:rPr/>
            </w:rPrChange>
          </w:rPr>
          <w:t>N.B:</w:t>
        </w:r>
      </w:ins>
    </w:p>
    <w:p w14:paraId="661B6BD0" w14:textId="77777777" w:rsidR="00771B81" w:rsidRPr="00771B81" w:rsidRDefault="00771B81">
      <w:pPr>
        <w:spacing w:before="240"/>
        <w:rPr>
          <w:ins w:id="4373" w:author="Awet Teka" w:date="2025-09-24T11:51:00Z"/>
          <w:b/>
          <w:bCs/>
        </w:rPr>
        <w:pPrChange w:id="4374" w:author="Awet Teka" w:date="2025-09-24T11:51:00Z" w16du:dateUtc="2025-09-24T08:51:00Z">
          <w:pPr>
            <w:numPr>
              <w:numId w:val="69"/>
            </w:numPr>
            <w:tabs>
              <w:tab w:val="num" w:pos="360"/>
            </w:tabs>
            <w:spacing w:before="240"/>
            <w:ind w:left="432" w:hanging="432"/>
          </w:pPr>
        </w:pPrChange>
      </w:pPr>
      <w:ins w:id="4375" w:author="Awet Teka" w:date="2025-09-24T11:51:00Z">
        <w:r w:rsidRPr="00771B81">
          <w:rPr>
            <w:b/>
            <w:bCs/>
          </w:rPr>
          <w:t>Key rules / design decisions (short)</w:t>
        </w:r>
      </w:ins>
    </w:p>
    <w:p w14:paraId="4503EC6B" w14:textId="77777777" w:rsidR="00771B81" w:rsidRPr="00771B81" w:rsidRDefault="00771B81">
      <w:pPr>
        <w:numPr>
          <w:ilvl w:val="0"/>
          <w:numId w:val="71"/>
        </w:numPr>
        <w:spacing w:before="240" w:after="0"/>
        <w:rPr>
          <w:ins w:id="4376" w:author="Awet Teka" w:date="2025-09-24T11:51:00Z"/>
          <w:rPrChange w:id="4377" w:author="Awet Teka" w:date="2025-09-24T11:52:00Z" w16du:dateUtc="2025-09-24T08:52:00Z">
            <w:rPr>
              <w:ins w:id="4378" w:author="Awet Teka" w:date="2025-09-24T11:51:00Z"/>
              <w:b/>
              <w:bCs/>
            </w:rPr>
          </w:rPrChange>
        </w:rPr>
        <w:pPrChange w:id="4379" w:author="Awet Teka" w:date="2025-09-24T11:52:00Z" w16du:dateUtc="2025-09-24T08:52:00Z">
          <w:pPr>
            <w:numPr>
              <w:numId w:val="70"/>
            </w:numPr>
            <w:tabs>
              <w:tab w:val="num" w:pos="720"/>
            </w:tabs>
            <w:spacing w:before="240"/>
            <w:ind w:left="720" w:hanging="360"/>
          </w:pPr>
        </w:pPrChange>
      </w:pPr>
      <w:ins w:id="4380" w:author="Awet Teka" w:date="2025-09-24T11:51:00Z">
        <w:r w:rsidRPr="00771B81">
          <w:rPr>
            <w:rPrChange w:id="4381" w:author="Awet Teka" w:date="2025-09-24T11:52:00Z" w16du:dateUtc="2025-09-24T08:52:00Z">
              <w:rPr>
                <w:b/>
                <w:bCs/>
              </w:rPr>
            </w:rPrChange>
          </w:rPr>
          <w:t xml:space="preserve">Unit is not repeated in </w:t>
        </w:r>
        <w:proofErr w:type="spellStart"/>
        <w:r w:rsidRPr="00771B81">
          <w:rPr>
            <w:rPrChange w:id="4382" w:author="Awet Teka" w:date="2025-09-24T11:52:00Z" w16du:dateUtc="2025-09-24T08:52:00Z">
              <w:rPr>
                <w:b/>
                <w:bCs/>
              </w:rPr>
            </w:rPrChange>
          </w:rPr>
          <w:t>distress_activity</w:t>
        </w:r>
        <w:proofErr w:type="spellEnd"/>
        <w:r w:rsidRPr="00771B81">
          <w:rPr>
            <w:rPrChange w:id="4383" w:author="Awet Teka" w:date="2025-09-24T11:52:00Z" w16du:dateUtc="2025-09-24T08:52:00Z">
              <w:rPr>
                <w:b/>
                <w:bCs/>
              </w:rPr>
            </w:rPrChange>
          </w:rPr>
          <w:t xml:space="preserve">: unit = </w:t>
        </w:r>
        <w:proofErr w:type="spellStart"/>
        <w:r w:rsidRPr="00771B81">
          <w:rPr>
            <w:rPrChange w:id="4384" w:author="Awet Teka" w:date="2025-09-24T11:52:00Z" w16du:dateUtc="2025-09-24T08:52:00Z">
              <w:rPr>
                <w:b/>
                <w:bCs/>
              </w:rPr>
            </w:rPrChange>
          </w:rPr>
          <w:t>activity_lookup.default_unit</w:t>
        </w:r>
        <w:proofErr w:type="spellEnd"/>
        <w:r w:rsidRPr="00771B81">
          <w:rPr>
            <w:rPrChange w:id="4385" w:author="Awet Teka" w:date="2025-09-24T11:52:00Z" w16du:dateUtc="2025-09-24T08:52:00Z">
              <w:rPr>
                <w:b/>
                <w:bCs/>
              </w:rPr>
            </w:rPrChange>
          </w:rPr>
          <w:t>.</w:t>
        </w:r>
      </w:ins>
    </w:p>
    <w:p w14:paraId="4291A741" w14:textId="77777777" w:rsidR="00771B81" w:rsidRPr="00771B81" w:rsidRDefault="00771B81">
      <w:pPr>
        <w:numPr>
          <w:ilvl w:val="0"/>
          <w:numId w:val="71"/>
        </w:numPr>
        <w:spacing w:before="240" w:after="0"/>
        <w:rPr>
          <w:ins w:id="4386" w:author="Awet Teka" w:date="2025-09-24T11:51:00Z"/>
          <w:rPrChange w:id="4387" w:author="Awet Teka" w:date="2025-09-24T11:52:00Z" w16du:dateUtc="2025-09-24T08:52:00Z">
            <w:rPr>
              <w:ins w:id="4388" w:author="Awet Teka" w:date="2025-09-24T11:51:00Z"/>
              <w:b/>
              <w:bCs/>
            </w:rPr>
          </w:rPrChange>
        </w:rPr>
        <w:pPrChange w:id="4389" w:author="Awet Teka" w:date="2025-09-24T11:52:00Z" w16du:dateUtc="2025-09-24T08:52:00Z">
          <w:pPr>
            <w:numPr>
              <w:numId w:val="70"/>
            </w:numPr>
            <w:tabs>
              <w:tab w:val="num" w:pos="720"/>
            </w:tabs>
            <w:spacing w:before="240"/>
            <w:ind w:left="720" w:hanging="360"/>
          </w:pPr>
        </w:pPrChange>
      </w:pPr>
      <w:ins w:id="4390" w:author="Awet Teka" w:date="2025-09-24T11:51:00Z">
        <w:r w:rsidRPr="00771B81">
          <w:rPr>
            <w:rFonts w:hint="eastAsia"/>
            <w:rPrChange w:id="4391" w:author="Awet Teka" w:date="2025-09-24T11:52:00Z" w16du:dateUtc="2025-09-24T08:52:00Z">
              <w:rPr>
                <w:rFonts w:hint="eastAsia"/>
                <w:b/>
                <w:bCs/>
              </w:rPr>
            </w:rPrChange>
          </w:rPr>
          <w:t xml:space="preserve">Each (distress, severity, extent) </w:t>
        </w:r>
        <w:r w:rsidRPr="00771B81">
          <w:rPr>
            <w:rFonts w:hint="eastAsia"/>
            <w:rPrChange w:id="4392" w:author="Awet Teka" w:date="2025-09-24T11:52:00Z" w16du:dateUtc="2025-09-24T08:52:00Z">
              <w:rPr>
                <w:rFonts w:hint="eastAsia"/>
                <w:b/>
                <w:bCs/>
              </w:rPr>
            </w:rPrChange>
          </w:rPr>
          <w:t>→</w:t>
        </w:r>
        <w:r w:rsidRPr="00771B81">
          <w:rPr>
            <w:rFonts w:hint="eastAsia"/>
            <w:rPrChange w:id="4393" w:author="Awet Teka" w:date="2025-09-24T11:52:00Z" w16du:dateUtc="2025-09-24T08:52:00Z">
              <w:rPr>
                <w:rFonts w:hint="eastAsia"/>
                <w:b/>
                <w:bCs/>
              </w:rPr>
            </w:rPrChange>
          </w:rPr>
          <w:t xml:space="preserve"> </w:t>
        </w:r>
        <w:proofErr w:type="spellStart"/>
        <w:r w:rsidRPr="00771B81">
          <w:rPr>
            <w:rPrChange w:id="4394" w:author="Awet Teka" w:date="2025-09-24T11:52:00Z" w16du:dateUtc="2025-09-24T08:52:00Z">
              <w:rPr>
                <w:b/>
                <w:bCs/>
              </w:rPr>
            </w:rPrChange>
          </w:rPr>
          <w:t>condition_id</w:t>
        </w:r>
        <w:proofErr w:type="spellEnd"/>
        <w:r w:rsidRPr="00771B81">
          <w:rPr>
            <w:rPrChange w:id="4395" w:author="Awet Teka" w:date="2025-09-24T11:52:00Z" w16du:dateUtc="2025-09-24T08:52:00Z">
              <w:rPr>
                <w:b/>
                <w:bCs/>
              </w:rPr>
            </w:rPrChange>
          </w:rPr>
          <w:t xml:space="preserve">. That single </w:t>
        </w:r>
        <w:proofErr w:type="spellStart"/>
        <w:r w:rsidRPr="00771B81">
          <w:rPr>
            <w:rPrChange w:id="4396" w:author="Awet Teka" w:date="2025-09-24T11:52:00Z" w16du:dateUtc="2025-09-24T08:52:00Z">
              <w:rPr>
                <w:b/>
                <w:bCs/>
              </w:rPr>
            </w:rPrChange>
          </w:rPr>
          <w:t>condition_id</w:t>
        </w:r>
        <w:proofErr w:type="spellEnd"/>
        <w:r w:rsidRPr="00771B81">
          <w:rPr>
            <w:rPrChange w:id="4397" w:author="Awet Teka" w:date="2025-09-24T11:52:00Z" w16du:dateUtc="2025-09-24T08:52:00Z">
              <w:rPr>
                <w:b/>
                <w:bCs/>
              </w:rPr>
            </w:rPrChange>
          </w:rPr>
          <w:t xml:space="preserve"> can have 0, 1 or multiple </w:t>
        </w:r>
        <w:proofErr w:type="spellStart"/>
        <w:r w:rsidRPr="00771B81">
          <w:rPr>
            <w:rPrChange w:id="4398" w:author="Awet Teka" w:date="2025-09-24T11:52:00Z" w16du:dateUtc="2025-09-24T08:52:00Z">
              <w:rPr>
                <w:b/>
                <w:bCs/>
              </w:rPr>
            </w:rPrChange>
          </w:rPr>
          <w:t>distress_activity</w:t>
        </w:r>
        <w:proofErr w:type="spellEnd"/>
        <w:r w:rsidRPr="00771B81">
          <w:rPr>
            <w:rPrChange w:id="4399" w:author="Awet Teka" w:date="2025-09-24T11:52:00Z" w16du:dateUtc="2025-09-24T08:52:00Z">
              <w:rPr>
                <w:b/>
                <w:bCs/>
              </w:rPr>
            </w:rPrChange>
          </w:rPr>
          <w:t xml:space="preserve"> rows.</w:t>
        </w:r>
      </w:ins>
    </w:p>
    <w:p w14:paraId="68CA2F0B" w14:textId="77777777" w:rsidR="00771B81" w:rsidRPr="00771B81" w:rsidRDefault="00771B81">
      <w:pPr>
        <w:numPr>
          <w:ilvl w:val="0"/>
          <w:numId w:val="71"/>
        </w:numPr>
        <w:spacing w:before="240" w:after="0"/>
        <w:rPr>
          <w:ins w:id="4400" w:author="Awet Teka" w:date="2025-09-24T11:51:00Z"/>
          <w:rPrChange w:id="4401" w:author="Awet Teka" w:date="2025-09-24T11:52:00Z" w16du:dateUtc="2025-09-24T08:52:00Z">
            <w:rPr>
              <w:ins w:id="4402" w:author="Awet Teka" w:date="2025-09-24T11:51:00Z"/>
              <w:b/>
              <w:bCs/>
            </w:rPr>
          </w:rPrChange>
        </w:rPr>
        <w:pPrChange w:id="4403" w:author="Awet Teka" w:date="2025-09-24T11:52:00Z" w16du:dateUtc="2025-09-24T08:52:00Z">
          <w:pPr>
            <w:numPr>
              <w:numId w:val="70"/>
            </w:numPr>
            <w:tabs>
              <w:tab w:val="num" w:pos="720"/>
            </w:tabs>
            <w:spacing w:before="240"/>
            <w:ind w:left="720" w:hanging="360"/>
          </w:pPr>
        </w:pPrChange>
      </w:pPr>
      <w:proofErr w:type="spellStart"/>
      <w:ins w:id="4404" w:author="Awet Teka" w:date="2025-09-24T11:51:00Z">
        <w:r w:rsidRPr="00771B81">
          <w:rPr>
            <w:rPrChange w:id="4405" w:author="Awet Teka" w:date="2025-09-24T11:52:00Z" w16du:dateUtc="2025-09-24T08:52:00Z">
              <w:rPr>
                <w:b/>
                <w:bCs/>
              </w:rPr>
            </w:rPrChange>
          </w:rPr>
          <w:t>quantity_value</w:t>
        </w:r>
        <w:proofErr w:type="spellEnd"/>
        <w:r w:rsidRPr="00771B81">
          <w:rPr>
            <w:rPrChange w:id="4406" w:author="Awet Teka" w:date="2025-09-24T11:52:00Z" w16du:dateUtc="2025-09-24T08:52:00Z">
              <w:rPr>
                <w:b/>
                <w:bCs/>
              </w:rPr>
            </w:rPrChange>
          </w:rPr>
          <w:t xml:space="preserve"> is the canonical number for the </w:t>
        </w:r>
        <w:proofErr w:type="spellStart"/>
        <w:r w:rsidRPr="00771B81">
          <w:rPr>
            <w:rPrChange w:id="4407" w:author="Awet Teka" w:date="2025-09-24T11:52:00Z" w16du:dateUtc="2025-09-24T08:52:00Z">
              <w:rPr>
                <w:b/>
                <w:bCs/>
              </w:rPr>
            </w:rPrChange>
          </w:rPr>
          <w:t>scale_basis</w:t>
        </w:r>
        <w:proofErr w:type="spellEnd"/>
        <w:r w:rsidRPr="00771B81">
          <w:rPr>
            <w:rPrChange w:id="4408" w:author="Awet Teka" w:date="2025-09-24T11:52:00Z" w16du:dateUtc="2025-09-24T08:52:00Z">
              <w:rPr>
                <w:b/>
                <w:bCs/>
              </w:rPr>
            </w:rPrChange>
          </w:rPr>
          <w:t xml:space="preserve">. Example: if </w:t>
        </w:r>
        <w:proofErr w:type="spellStart"/>
        <w:r w:rsidRPr="00771B81">
          <w:rPr>
            <w:rPrChange w:id="4409" w:author="Awet Teka" w:date="2025-09-24T11:52:00Z" w16du:dateUtc="2025-09-24T08:52:00Z">
              <w:rPr>
                <w:b/>
                <w:bCs/>
              </w:rPr>
            </w:rPrChange>
          </w:rPr>
          <w:t>scale_basis</w:t>
        </w:r>
        <w:proofErr w:type="spellEnd"/>
        <w:r w:rsidRPr="00771B81">
          <w:rPr>
            <w:rPrChange w:id="4410" w:author="Awet Teka" w:date="2025-09-24T11:52:00Z" w16du:dateUtc="2025-09-24T08:52:00Z">
              <w:rPr>
                <w:b/>
                <w:bCs/>
              </w:rPr>
            </w:rPrChange>
          </w:rPr>
          <w:t xml:space="preserve"> = per_100m and </w:t>
        </w:r>
        <w:proofErr w:type="spellStart"/>
        <w:r w:rsidRPr="00771B81">
          <w:rPr>
            <w:rPrChange w:id="4411" w:author="Awet Teka" w:date="2025-09-24T11:52:00Z" w16du:dateUtc="2025-09-24T08:52:00Z">
              <w:rPr>
                <w:b/>
                <w:bCs/>
              </w:rPr>
            </w:rPrChange>
          </w:rPr>
          <w:t>quantity_value</w:t>
        </w:r>
        <w:proofErr w:type="spellEnd"/>
        <w:r w:rsidRPr="00771B81">
          <w:rPr>
            <w:rPrChange w:id="4412" w:author="Awet Teka" w:date="2025-09-24T11:52:00Z" w16du:dateUtc="2025-09-24T08:52:00Z">
              <w:rPr>
                <w:b/>
                <w:bCs/>
              </w:rPr>
            </w:rPrChange>
          </w:rPr>
          <w:t xml:space="preserve"> = 30 (m3), then for a 25 m measured patch the system computes 30 * (25/100). If </w:t>
        </w:r>
        <w:proofErr w:type="spellStart"/>
        <w:r w:rsidRPr="00771B81">
          <w:rPr>
            <w:rPrChange w:id="4413" w:author="Awet Teka" w:date="2025-09-24T11:52:00Z" w16du:dateUtc="2025-09-24T08:52:00Z">
              <w:rPr>
                <w:b/>
                <w:bCs/>
              </w:rPr>
            </w:rPrChange>
          </w:rPr>
          <w:t>scale_basis</w:t>
        </w:r>
        <w:proofErr w:type="spellEnd"/>
        <w:r w:rsidRPr="00771B81">
          <w:rPr>
            <w:rPrChange w:id="4414" w:author="Awet Teka" w:date="2025-09-24T11:52:00Z" w16du:dateUtc="2025-09-24T08:52:00Z">
              <w:rPr>
                <w:b/>
                <w:bCs/>
              </w:rPr>
            </w:rPrChange>
          </w:rPr>
          <w:t xml:space="preserve"> = </w:t>
        </w:r>
        <w:proofErr w:type="spellStart"/>
        <w:r w:rsidRPr="00771B81">
          <w:rPr>
            <w:rPrChange w:id="4415" w:author="Awet Teka" w:date="2025-09-24T11:52:00Z" w16du:dateUtc="2025-09-24T08:52:00Z">
              <w:rPr>
                <w:b/>
                <w:bCs/>
              </w:rPr>
            </w:rPrChange>
          </w:rPr>
          <w:t>per_segment</w:t>
        </w:r>
        <w:proofErr w:type="spellEnd"/>
        <w:r w:rsidRPr="00771B81">
          <w:rPr>
            <w:rPrChange w:id="4416" w:author="Awet Teka" w:date="2025-09-24T11:52:00Z" w16du:dateUtc="2025-09-24T08:52:00Z">
              <w:rPr>
                <w:b/>
                <w:bCs/>
              </w:rPr>
            </w:rPrChange>
          </w:rPr>
          <w:t xml:space="preserve"> it applies as-is for the segment.</w:t>
        </w:r>
      </w:ins>
    </w:p>
    <w:p w14:paraId="2F7BAF4F" w14:textId="77777777" w:rsidR="00771B81" w:rsidRPr="00771B81" w:rsidRDefault="00771B81">
      <w:pPr>
        <w:numPr>
          <w:ilvl w:val="0"/>
          <w:numId w:val="71"/>
        </w:numPr>
        <w:spacing w:before="240" w:after="0"/>
        <w:rPr>
          <w:ins w:id="4417" w:author="Awet Teka" w:date="2025-09-24T11:51:00Z"/>
          <w:rPrChange w:id="4418" w:author="Awet Teka" w:date="2025-09-24T11:52:00Z" w16du:dateUtc="2025-09-24T08:52:00Z">
            <w:rPr>
              <w:ins w:id="4419" w:author="Awet Teka" w:date="2025-09-24T11:51:00Z"/>
              <w:b/>
              <w:bCs/>
            </w:rPr>
          </w:rPrChange>
        </w:rPr>
        <w:pPrChange w:id="4420" w:author="Awet Teka" w:date="2025-09-24T11:52:00Z" w16du:dateUtc="2025-09-24T08:52:00Z">
          <w:pPr>
            <w:numPr>
              <w:numId w:val="70"/>
            </w:numPr>
            <w:tabs>
              <w:tab w:val="num" w:pos="720"/>
            </w:tabs>
            <w:spacing w:before="240"/>
            <w:ind w:left="720" w:hanging="360"/>
          </w:pPr>
        </w:pPrChange>
      </w:pPr>
      <w:proofErr w:type="spellStart"/>
      <w:ins w:id="4421" w:author="Awet Teka" w:date="2025-09-24T11:51:00Z">
        <w:r w:rsidRPr="00771B81">
          <w:rPr>
            <w:rPrChange w:id="4422" w:author="Awet Teka" w:date="2025-09-24T11:52:00Z" w16du:dateUtc="2025-09-24T08:52:00Z">
              <w:rPr>
                <w:b/>
                <w:bCs/>
              </w:rPr>
            </w:rPrChange>
          </w:rPr>
          <w:t>per_culvert</w:t>
        </w:r>
        <w:proofErr w:type="spellEnd"/>
        <w:r w:rsidRPr="00771B81">
          <w:rPr>
            <w:rPrChange w:id="4423" w:author="Awet Teka" w:date="2025-09-24T11:52:00Z" w16du:dateUtc="2025-09-24T08:52:00Z">
              <w:rPr>
                <w:b/>
                <w:bCs/>
              </w:rPr>
            </w:rPrChange>
          </w:rPr>
          <w:t xml:space="preserve"> or </w:t>
        </w:r>
        <w:proofErr w:type="spellStart"/>
        <w:r w:rsidRPr="00771B81">
          <w:rPr>
            <w:rPrChange w:id="4424" w:author="Awet Teka" w:date="2025-09-24T11:52:00Z" w16du:dateUtc="2025-09-24T08:52:00Z">
              <w:rPr>
                <w:b/>
                <w:bCs/>
              </w:rPr>
            </w:rPrChange>
          </w:rPr>
          <w:t>per_item</w:t>
        </w:r>
        <w:proofErr w:type="spellEnd"/>
        <w:r w:rsidRPr="00771B81">
          <w:rPr>
            <w:rPrChange w:id="4425" w:author="Awet Teka" w:date="2025-09-24T11:52:00Z" w16du:dateUtc="2025-09-24T08:52:00Z">
              <w:rPr>
                <w:b/>
                <w:bCs/>
              </w:rPr>
            </w:rPrChange>
          </w:rPr>
          <w:t xml:space="preserve"> indicate fixed per-structure or per-item quantities (no scaling).</w:t>
        </w:r>
      </w:ins>
    </w:p>
    <w:p w14:paraId="5802D98E" w14:textId="0EAEE761" w:rsidR="00771B81" w:rsidRPr="00715E21" w:rsidRDefault="00771B81" w:rsidP="003B44A8">
      <w:pPr>
        <w:numPr>
          <w:ilvl w:val="0"/>
          <w:numId w:val="71"/>
        </w:numPr>
        <w:spacing w:before="240" w:after="0"/>
        <w:rPr>
          <w:ins w:id="4426" w:author="Awet Teka" w:date="2025-09-24T11:48:00Z" w16du:dateUtc="2025-09-24T08:48:00Z"/>
        </w:rPr>
        <w:pPrChange w:id="4427" w:author="Awet Teka" w:date="2025-09-24T11:51:00Z" w16du:dateUtc="2025-09-24T08:51:00Z">
          <w:pPr>
            <w:pStyle w:val="Heading3"/>
          </w:pPr>
        </w:pPrChange>
      </w:pPr>
      <w:ins w:id="4428" w:author="Awet Teka" w:date="2025-09-24T11:51:00Z">
        <w:r w:rsidRPr="003B44A8">
          <w:t xml:space="preserve">When a survey provides measured distress_volume_m3 / distress_area_m2 / </w:t>
        </w:r>
        <w:proofErr w:type="spellStart"/>
        <w:r w:rsidRPr="003B44A8">
          <w:t>quantity_item</w:t>
        </w:r>
        <w:proofErr w:type="spellEnd"/>
        <w:r w:rsidRPr="003B44A8">
          <w:t xml:space="preserve">, those measured values override lookup and set </w:t>
        </w:r>
        <w:proofErr w:type="spellStart"/>
        <w:r w:rsidRPr="003B44A8">
          <w:t>computed_by_lookup</w:t>
        </w:r>
        <w:proofErr w:type="spellEnd"/>
        <w:r w:rsidRPr="003B44A8">
          <w:t xml:space="preserve"> = FALSE in the survey table.</w:t>
        </w:r>
      </w:ins>
    </w:p>
    <w:p w14:paraId="660E656C" w14:textId="318E0279" w:rsidR="001C1BA7" w:rsidRPr="001C1BA7" w:rsidRDefault="003B44A8" w:rsidP="003B44A8">
      <w:pPr>
        <w:spacing w:before="240" w:after="160" w:line="360" w:lineRule="auto"/>
        <w:ind w:left="360"/>
        <w:rPr>
          <w:ins w:id="4429" w:author="Awet Teka" w:date="2025-09-13T13:55:00Z" w16du:dateUtc="2025-09-13T10:55:00Z"/>
        </w:rPr>
        <w:pPrChange w:id="4430" w:author="Awet Teka" w:date="2025-09-24T14:51:00Z" w16du:dateUtc="2025-09-24T11:51:00Z">
          <w:pPr>
            <w:pStyle w:val="Heading2"/>
          </w:pPr>
        </w:pPrChange>
      </w:pPr>
      <w:ins w:id="4431" w:author="Awet Teka" w:date="2025-09-24T14:50:00Z" w16du:dateUtc="2025-09-24T11:50:00Z">
        <w:r w:rsidRPr="00100121">
          <w:t xml:space="preserve">Purpose: maps a </w:t>
        </w:r>
        <w:proofErr w:type="spellStart"/>
        <w:r w:rsidRPr="00100121">
          <w:t>distress_condition</w:t>
        </w:r>
        <w:proofErr w:type="spellEnd"/>
        <w:r w:rsidRPr="00100121">
          <w:t xml:space="preserve"> to one or more ERA activities and canonical quantity values (plus scale basis).</w:t>
        </w:r>
        <w:r w:rsidRPr="00100121">
          <w:br/>
          <w:t xml:space="preserve">Stores: </w:t>
        </w:r>
        <w:proofErr w:type="spellStart"/>
        <w:r w:rsidRPr="00100121">
          <w:t>condition_id</w:t>
        </w:r>
        <w:proofErr w:type="spellEnd"/>
        <w:r w:rsidRPr="00100121">
          <w:t xml:space="preserve">, </w:t>
        </w:r>
        <w:proofErr w:type="spellStart"/>
        <w:r w:rsidRPr="00100121">
          <w:t>activity_code</w:t>
        </w:r>
        <w:proofErr w:type="spellEnd"/>
        <w:r w:rsidRPr="00100121">
          <w:t xml:space="preserve">, </w:t>
        </w:r>
        <w:proofErr w:type="spellStart"/>
        <w:r w:rsidRPr="00100121">
          <w:t>quantity_value</w:t>
        </w:r>
        <w:proofErr w:type="spellEnd"/>
        <w:r w:rsidRPr="00100121">
          <w:t xml:space="preserve"> and </w:t>
        </w:r>
        <w:proofErr w:type="spellStart"/>
        <w:r w:rsidRPr="00100121">
          <w:t>scale_basis</w:t>
        </w:r>
        <w:proofErr w:type="spellEnd"/>
        <w:r w:rsidRPr="00100121">
          <w:t xml:space="preserve"> (</w:t>
        </w:r>
        <w:proofErr w:type="spellStart"/>
        <w:r w:rsidRPr="00100121">
          <w:t>per_segment</w:t>
        </w:r>
        <w:proofErr w:type="spellEnd"/>
        <w:r w:rsidRPr="00100121">
          <w:t xml:space="preserve">, per_100m, </w:t>
        </w:r>
        <w:proofErr w:type="spellStart"/>
        <w:r w:rsidRPr="00100121">
          <w:t>per_culvert</w:t>
        </w:r>
        <w:proofErr w:type="spellEnd"/>
        <w:r w:rsidRPr="00100121">
          <w:t xml:space="preserve">, </w:t>
        </w:r>
        <w:proofErr w:type="spellStart"/>
        <w:r w:rsidRPr="00100121">
          <w:t>per_item</w:t>
        </w:r>
        <w:proofErr w:type="spellEnd"/>
        <w:r w:rsidRPr="00100121">
          <w:t>, etc.).</w:t>
        </w:r>
        <w:r w:rsidRPr="00100121">
          <w:br/>
          <w:t xml:space="preserve">Relations: FK → </w:t>
        </w:r>
        <w:proofErr w:type="spellStart"/>
        <w:r w:rsidRPr="00100121">
          <w:t>distress_condition</w:t>
        </w:r>
        <w:proofErr w:type="spellEnd"/>
        <w:r w:rsidRPr="00100121">
          <w:t xml:space="preserve"> and </w:t>
        </w:r>
        <w:proofErr w:type="spellStart"/>
        <w:r w:rsidRPr="00100121">
          <w:t>activity_lookup</w:t>
        </w:r>
        <w:proofErr w:type="spellEnd"/>
        <w:r w:rsidRPr="00100121">
          <w:t xml:space="preserve">; used by </w:t>
        </w:r>
        <w:proofErr w:type="spellStart"/>
        <w:r w:rsidRPr="00100121">
          <w:t>quantity_estimation</w:t>
        </w:r>
        <w:proofErr w:type="spellEnd"/>
        <w:r w:rsidRPr="00100121">
          <w:t>.</w:t>
        </w:r>
        <w:r w:rsidRPr="00100121">
          <w:br/>
          <w:t>Who uses it: lookup engine that converts a survey row into BOQ lines.</w:t>
        </w:r>
        <w:r w:rsidRPr="00100121">
          <w:br/>
          <w:t>When populated: seeded from ERA tables; supports multi-activity conditions (material + check dams).</w:t>
        </w:r>
        <w:r w:rsidRPr="00100121">
          <w:br/>
        </w:r>
        <w:r w:rsidRPr="00100121">
          <w:lastRenderedPageBreak/>
          <w:t xml:space="preserve">Example: </w:t>
        </w:r>
        <w:proofErr w:type="spellStart"/>
        <w:r w:rsidRPr="00100121">
          <w:t>culvert_outfall_scour</w:t>
        </w:r>
        <w:proofErr w:type="spellEnd"/>
        <w:r w:rsidRPr="00100121">
          <w:t xml:space="preserve"> sev3 ext3 → activity 123 quantity 80 (</w:t>
        </w:r>
        <w:proofErr w:type="spellStart"/>
        <w:r w:rsidRPr="00100121">
          <w:t>per_segment</w:t>
        </w:r>
        <w:proofErr w:type="spellEnd"/>
        <w:r w:rsidRPr="00100121">
          <w:t>) and activity 127 quantity 6 (</w:t>
        </w:r>
        <w:proofErr w:type="spellStart"/>
        <w:r w:rsidRPr="00100121">
          <w:t>per_item</w:t>
        </w:r>
        <w:proofErr w:type="spellEnd"/>
        <w:r w:rsidRPr="00100121">
          <w:t>).</w:t>
        </w:r>
      </w:ins>
    </w:p>
    <w:p w14:paraId="32173627" w14:textId="61006D30" w:rsidR="007A7EA2" w:rsidRDefault="002D4EAB" w:rsidP="00322074">
      <w:pPr>
        <w:pStyle w:val="Heading2"/>
      </w:pPr>
      <w:r w:rsidRPr="00E005B6">
        <w:t>Reporting &amp; Exports</w:t>
      </w:r>
    </w:p>
    <w:p w14:paraId="73689755" w14:textId="52219BB3" w:rsidR="000E25C4" w:rsidRPr="000E25C4" w:rsidRDefault="000E25C4" w:rsidP="00B430E5">
      <w:pPr>
        <w:pStyle w:val="Heading3"/>
      </w:pPr>
      <w:r w:rsidRPr="000E25C4">
        <w:t>Reporting Features</w:t>
      </w:r>
    </w:p>
    <w:p w14:paraId="3673B6DD" w14:textId="0D5B3255" w:rsidR="000E25C4" w:rsidRDefault="000E25C4" w:rsidP="00B430E5">
      <w:pPr>
        <w:pStyle w:val="Heading3"/>
        <w:numPr>
          <w:ilvl w:val="2"/>
          <w:numId w:val="34"/>
        </w:numPr>
      </w:pPr>
      <w:r>
        <w:rPr>
          <w:rStyle w:val="Strong"/>
          <w:b/>
          <w:bCs/>
        </w:rPr>
        <w:t>Road Inventory Reports</w:t>
      </w:r>
    </w:p>
    <w:p w14:paraId="103B129B" w14:textId="77777777" w:rsidR="000E25C4" w:rsidRDefault="000E25C4" w:rsidP="000E25C4">
      <w:pPr>
        <w:pStyle w:val="NormalWeb"/>
        <w:numPr>
          <w:ilvl w:val="0"/>
          <w:numId w:val="27"/>
        </w:numPr>
      </w:pPr>
      <w:r>
        <w:rPr>
          <w:rStyle w:val="Strong"/>
        </w:rPr>
        <w:t>Road Register Report</w:t>
      </w:r>
      <w:r>
        <w:t xml:space="preserve"> → List all roads with location, length, surface type, and managing authority.</w:t>
      </w:r>
    </w:p>
    <w:p w14:paraId="45458160" w14:textId="77777777" w:rsidR="000E25C4" w:rsidRDefault="000E25C4" w:rsidP="000E25C4">
      <w:pPr>
        <w:pStyle w:val="NormalWeb"/>
        <w:numPr>
          <w:ilvl w:val="0"/>
          <w:numId w:val="27"/>
        </w:numPr>
      </w:pPr>
      <w:r>
        <w:rPr>
          <w:rStyle w:val="Strong"/>
        </w:rPr>
        <w:t>Road Section Summary</w:t>
      </w:r>
      <w:r>
        <w:t xml:space="preserve"> → Sections of each road with chainages, surface conditions, inspections, etc.</w:t>
      </w:r>
    </w:p>
    <w:p w14:paraId="16811B24" w14:textId="77777777" w:rsidR="000E25C4" w:rsidRDefault="000E25C4" w:rsidP="000E25C4">
      <w:pPr>
        <w:pStyle w:val="NormalWeb"/>
        <w:numPr>
          <w:ilvl w:val="0"/>
          <w:numId w:val="27"/>
        </w:numPr>
      </w:pPr>
      <w:r>
        <w:rPr>
          <w:rStyle w:val="Strong"/>
        </w:rPr>
        <w:t>Station-Level Detail</w:t>
      </w:r>
      <w:r>
        <w:t xml:space="preserve"> → Terrain, cross-section data, drainage presence, width, etc.</w:t>
      </w:r>
    </w:p>
    <w:p w14:paraId="71FAF0B1" w14:textId="2584E5C5" w:rsidR="000E25C4" w:rsidRDefault="000E25C4" w:rsidP="00B430E5">
      <w:pPr>
        <w:pStyle w:val="Heading3"/>
        <w:numPr>
          <w:ilvl w:val="2"/>
          <w:numId w:val="34"/>
        </w:numPr>
      </w:pPr>
      <w:r>
        <w:rPr>
          <w:rStyle w:val="Strong"/>
          <w:b/>
          <w:bCs/>
        </w:rPr>
        <w:t>Road Condition &amp; MCI Reports</w:t>
      </w:r>
    </w:p>
    <w:p w14:paraId="42F0B47B" w14:textId="77777777" w:rsidR="000E25C4" w:rsidRDefault="000E25C4" w:rsidP="000E25C4">
      <w:pPr>
        <w:pStyle w:val="NormalWeb"/>
        <w:numPr>
          <w:ilvl w:val="0"/>
          <w:numId w:val="28"/>
        </w:numPr>
      </w:pPr>
      <w:r>
        <w:rPr>
          <w:rStyle w:val="Strong"/>
        </w:rPr>
        <w:t>Condition Survey Report</w:t>
      </w:r>
      <w:r>
        <w:t xml:space="preserve"> → Surface, drainage, shoulder condition, gravel thickness, and bottlenecks.</w:t>
      </w:r>
    </w:p>
    <w:p w14:paraId="2748A807" w14:textId="77777777" w:rsidR="000E25C4" w:rsidRDefault="000E25C4" w:rsidP="000E25C4">
      <w:pPr>
        <w:pStyle w:val="NormalWeb"/>
        <w:numPr>
          <w:ilvl w:val="0"/>
          <w:numId w:val="28"/>
        </w:numPr>
      </w:pPr>
      <w:r>
        <w:rPr>
          <w:rStyle w:val="Strong"/>
        </w:rPr>
        <w:t>MCI Summary Report</w:t>
      </w:r>
      <w:r>
        <w:t xml:space="preserve"> → Computed Maintenance Condition Index by road/section with thresholds applied.</w:t>
      </w:r>
    </w:p>
    <w:p w14:paraId="2962EA1D" w14:textId="77777777" w:rsidR="000E25C4" w:rsidRDefault="000E25C4" w:rsidP="000E25C4">
      <w:pPr>
        <w:pStyle w:val="NormalWeb"/>
        <w:numPr>
          <w:ilvl w:val="0"/>
          <w:numId w:val="28"/>
        </w:numPr>
      </w:pPr>
      <w:r>
        <w:rPr>
          <w:rStyle w:val="Strong"/>
        </w:rPr>
        <w:t>Intervention Recommendations Report</w:t>
      </w:r>
      <w:r>
        <w:t xml:space="preserve"> → Suggested maintenance type (Routine, Periodic, Rehabilitation) with cost estimates.</w:t>
      </w:r>
    </w:p>
    <w:p w14:paraId="52BC1EA5" w14:textId="184099D6" w:rsidR="000E25C4" w:rsidRDefault="000E25C4" w:rsidP="00B430E5">
      <w:pPr>
        <w:pStyle w:val="Heading3"/>
        <w:numPr>
          <w:ilvl w:val="2"/>
          <w:numId w:val="34"/>
        </w:numPr>
      </w:pPr>
      <w:r>
        <w:rPr>
          <w:rStyle w:val="Strong"/>
          <w:b/>
          <w:bCs/>
        </w:rPr>
        <w:t>Structure Reports</w:t>
      </w:r>
    </w:p>
    <w:p w14:paraId="15F07E0E" w14:textId="77777777" w:rsidR="000E25C4" w:rsidRDefault="000E25C4" w:rsidP="000E25C4">
      <w:pPr>
        <w:pStyle w:val="NormalWeb"/>
        <w:numPr>
          <w:ilvl w:val="0"/>
          <w:numId w:val="29"/>
        </w:numPr>
      </w:pPr>
      <w:r>
        <w:rPr>
          <w:rStyle w:val="Strong"/>
        </w:rPr>
        <w:t>Structure Inventory Report</w:t>
      </w:r>
      <w:r>
        <w:t xml:space="preserve"> → Bridges, culverts, and others with dimensions, condition codes, and locations.</w:t>
      </w:r>
    </w:p>
    <w:p w14:paraId="462097F5" w14:textId="77777777" w:rsidR="000E25C4" w:rsidRDefault="000E25C4" w:rsidP="000E25C4">
      <w:pPr>
        <w:pStyle w:val="NormalWeb"/>
        <w:numPr>
          <w:ilvl w:val="0"/>
          <w:numId w:val="29"/>
        </w:numPr>
      </w:pPr>
      <w:r>
        <w:rPr>
          <w:rStyle w:val="Strong"/>
        </w:rPr>
        <w:t>Structure Condition &amp; Intervention Report</w:t>
      </w:r>
      <w:r>
        <w:t xml:space="preserve"> → Required repairs or replacements with costs and priorities.</w:t>
      </w:r>
    </w:p>
    <w:p w14:paraId="6B7266AC" w14:textId="600479F6" w:rsidR="000E25C4" w:rsidRDefault="000E25C4" w:rsidP="00B430E5">
      <w:pPr>
        <w:pStyle w:val="Heading3"/>
        <w:numPr>
          <w:ilvl w:val="2"/>
          <w:numId w:val="34"/>
        </w:numPr>
      </w:pPr>
      <w:r>
        <w:rPr>
          <w:rStyle w:val="Strong"/>
          <w:b/>
          <w:bCs/>
        </w:rPr>
        <w:t>Traffic Reports</w:t>
      </w:r>
    </w:p>
    <w:p w14:paraId="1ED9B811" w14:textId="77777777" w:rsidR="000E25C4" w:rsidRDefault="000E25C4" w:rsidP="000E25C4">
      <w:pPr>
        <w:pStyle w:val="NormalWeb"/>
        <w:numPr>
          <w:ilvl w:val="0"/>
          <w:numId w:val="30"/>
        </w:numPr>
      </w:pPr>
      <w:r>
        <w:rPr>
          <w:rStyle w:val="Strong"/>
        </w:rPr>
        <w:t>Traffic Count Report</w:t>
      </w:r>
      <w:r>
        <w:t xml:space="preserve"> → Vehicle counts by type, survey dates, and periods.</w:t>
      </w:r>
    </w:p>
    <w:p w14:paraId="21772717" w14:textId="77777777" w:rsidR="000E25C4" w:rsidRDefault="000E25C4" w:rsidP="000E25C4">
      <w:pPr>
        <w:pStyle w:val="NormalWeb"/>
        <w:numPr>
          <w:ilvl w:val="0"/>
          <w:numId w:val="30"/>
        </w:numPr>
      </w:pPr>
      <w:r>
        <w:rPr>
          <w:rStyle w:val="Strong"/>
        </w:rPr>
        <w:t>ADT Analysis Report</w:t>
      </w:r>
      <w:r>
        <w:t xml:space="preserve"> → Annual Average Daily Traffic trends per road.</w:t>
      </w:r>
    </w:p>
    <w:p w14:paraId="732358B2" w14:textId="77777777" w:rsidR="000E25C4" w:rsidRDefault="000E25C4" w:rsidP="000E25C4">
      <w:pPr>
        <w:pStyle w:val="NormalWeb"/>
        <w:numPr>
          <w:ilvl w:val="0"/>
          <w:numId w:val="30"/>
        </w:numPr>
      </w:pPr>
      <w:r>
        <w:rPr>
          <w:rStyle w:val="Strong"/>
        </w:rPr>
        <w:t>Traffic Impact Report</w:t>
      </w:r>
      <w:r>
        <w:t xml:space="preserve"> → Linking ADT to maintenance prioritization.</w:t>
      </w:r>
    </w:p>
    <w:p w14:paraId="2E0E9F79" w14:textId="35613AE2" w:rsidR="000E25C4" w:rsidRDefault="000E25C4" w:rsidP="00B430E5">
      <w:pPr>
        <w:pStyle w:val="Heading3"/>
        <w:numPr>
          <w:ilvl w:val="2"/>
          <w:numId w:val="34"/>
        </w:numPr>
      </w:pPr>
      <w:r>
        <w:rPr>
          <w:rStyle w:val="Strong"/>
          <w:b/>
          <w:bCs/>
        </w:rPr>
        <w:t>Prioritization &amp; Planning Reports</w:t>
      </w:r>
    </w:p>
    <w:p w14:paraId="0208B3B6" w14:textId="77777777" w:rsidR="000E25C4" w:rsidRDefault="000E25C4" w:rsidP="000E25C4">
      <w:pPr>
        <w:pStyle w:val="NormalWeb"/>
        <w:numPr>
          <w:ilvl w:val="0"/>
          <w:numId w:val="31"/>
        </w:numPr>
      </w:pPr>
      <w:r>
        <w:rPr>
          <w:rStyle w:val="Strong"/>
        </w:rPr>
        <w:t>Benefit Factor Report</w:t>
      </w:r>
      <w:r>
        <w:t xml:space="preserve"> → Road benefit scores (transport, agriculture, social).</w:t>
      </w:r>
    </w:p>
    <w:p w14:paraId="22E2FCEC" w14:textId="77777777" w:rsidR="000E25C4" w:rsidRDefault="000E25C4" w:rsidP="000E25C4">
      <w:pPr>
        <w:pStyle w:val="NormalWeb"/>
        <w:numPr>
          <w:ilvl w:val="0"/>
          <w:numId w:val="31"/>
        </w:numPr>
      </w:pPr>
      <w:r>
        <w:rPr>
          <w:rStyle w:val="Strong"/>
        </w:rPr>
        <w:t>Prioritization Ranking Report</w:t>
      </w:r>
      <w:r>
        <w:t xml:space="preserve"> → </w:t>
      </w:r>
      <w:proofErr w:type="gramStart"/>
      <w:r>
        <w:t>Final road</w:t>
      </w:r>
      <w:proofErr w:type="gramEnd"/>
      <w:r>
        <w:t xml:space="preserve"> ranking with population served, cost, and benefit factor.</w:t>
      </w:r>
    </w:p>
    <w:p w14:paraId="790DBF3A" w14:textId="77777777" w:rsidR="000E25C4" w:rsidRDefault="000E25C4" w:rsidP="000E25C4">
      <w:pPr>
        <w:pStyle w:val="NormalWeb"/>
        <w:numPr>
          <w:ilvl w:val="0"/>
          <w:numId w:val="31"/>
        </w:numPr>
      </w:pPr>
      <w:r>
        <w:rPr>
          <w:rStyle w:val="Strong"/>
        </w:rPr>
        <w:t>Budget vs. Needs Report</w:t>
      </w:r>
      <w:r>
        <w:t xml:space="preserve"> → Recommended vs. approved budgets for each road.</w:t>
      </w:r>
    </w:p>
    <w:p w14:paraId="5C321D01" w14:textId="58AD2304" w:rsidR="000E25C4" w:rsidRDefault="000E25C4" w:rsidP="000E25C4">
      <w:pPr>
        <w:pStyle w:val="NormalWeb"/>
        <w:numPr>
          <w:ilvl w:val="0"/>
          <w:numId w:val="31"/>
        </w:numPr>
      </w:pPr>
      <w:r>
        <w:rPr>
          <w:rStyle w:val="Strong"/>
        </w:rPr>
        <w:t>Annual Work Plan Report</w:t>
      </w:r>
      <w:r>
        <w:t xml:space="preserve"> → Work plan by fiscal year with allocated budget breakdown (Routine, Periodic, Rehab, Bottlenecks).</w:t>
      </w:r>
    </w:p>
    <w:p w14:paraId="098F9605" w14:textId="269A57BA" w:rsidR="000E25C4" w:rsidRDefault="000E25C4" w:rsidP="00B430E5">
      <w:pPr>
        <w:pStyle w:val="Heading3"/>
      </w:pPr>
      <w:r>
        <w:rPr>
          <w:rStyle w:val="Strong"/>
          <w:b/>
          <w:bCs/>
        </w:rPr>
        <w:lastRenderedPageBreak/>
        <w:t>Export Features</w:t>
      </w:r>
    </w:p>
    <w:p w14:paraId="647AEB72" w14:textId="77777777" w:rsidR="000E25C4" w:rsidRDefault="000E25C4" w:rsidP="000E25C4">
      <w:pPr>
        <w:pStyle w:val="NormalWeb"/>
      </w:pPr>
      <w:r>
        <w:t>To support external use of data:</w:t>
      </w:r>
    </w:p>
    <w:p w14:paraId="4CA2DF93" w14:textId="6882D458" w:rsidR="00575C9A" w:rsidRDefault="00575C9A" w:rsidP="00575C9A">
      <w:pPr>
        <w:pStyle w:val="Caption"/>
        <w:keepNext/>
      </w:pPr>
      <w:r>
        <w:t xml:space="preserve">Table </w:t>
      </w:r>
      <w:fldSimple w:instr=" SEQ Table \* ARABIC ">
        <w:r w:rsidR="000E3585">
          <w:rPr>
            <w:noProof/>
          </w:rPr>
          <w:t>19</w:t>
        </w:r>
      </w:fldSimple>
      <w:r>
        <w:t>. Export Features</w:t>
      </w:r>
    </w:p>
    <w:tbl>
      <w:tblPr>
        <w:tblStyle w:val="GridTable4"/>
        <w:tblW w:w="0" w:type="auto"/>
        <w:tblLook w:val="04A0" w:firstRow="1" w:lastRow="0" w:firstColumn="1" w:lastColumn="0" w:noHBand="0" w:noVBand="1"/>
      </w:tblPr>
      <w:tblGrid>
        <w:gridCol w:w="2667"/>
        <w:gridCol w:w="5233"/>
      </w:tblGrid>
      <w:tr w:rsidR="000E25C4" w14:paraId="3CA71A40" w14:textId="77777777" w:rsidTr="000E25C4">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A76601" w14:textId="77777777" w:rsidR="000E25C4" w:rsidRDefault="000E25C4">
            <w:pPr>
              <w:jc w:val="center"/>
            </w:pPr>
            <w:r>
              <w:rPr>
                <w:b w:val="0"/>
                <w:bCs w:val="0"/>
              </w:rPr>
              <w:t>Export Format</w:t>
            </w:r>
          </w:p>
        </w:tc>
        <w:tc>
          <w:tcPr>
            <w:tcW w:w="0" w:type="auto"/>
            <w:hideMark/>
          </w:tcPr>
          <w:p w14:paraId="63011C49" w14:textId="77777777" w:rsidR="000E25C4" w:rsidRDefault="000E25C4">
            <w:pPr>
              <w:jc w:val="center"/>
              <w:cnfStyle w:val="100000000000" w:firstRow="1" w:lastRow="0" w:firstColumn="0" w:lastColumn="0" w:oddVBand="0" w:evenVBand="0" w:oddHBand="0" w:evenHBand="0" w:firstRowFirstColumn="0" w:firstRowLastColumn="0" w:lastRowFirstColumn="0" w:lastRowLastColumn="0"/>
              <w:rPr>
                <w:b w:val="0"/>
                <w:bCs w:val="0"/>
              </w:rPr>
            </w:pPr>
            <w:r>
              <w:rPr>
                <w:b w:val="0"/>
                <w:bCs w:val="0"/>
              </w:rPr>
              <w:t>Use Case</w:t>
            </w:r>
          </w:p>
        </w:tc>
      </w:tr>
      <w:tr w:rsidR="000E25C4" w14:paraId="7F85FC85" w14:textId="77777777" w:rsidTr="000E25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A6DB25" w14:textId="77777777" w:rsidR="000E25C4" w:rsidRDefault="000E25C4">
            <w:pPr>
              <w:rPr>
                <w:b w:val="0"/>
                <w:bCs w:val="0"/>
              </w:rPr>
            </w:pPr>
            <w:r>
              <w:rPr>
                <w:rStyle w:val="Strong"/>
              </w:rPr>
              <w:t>Excel (XLSX)</w:t>
            </w:r>
          </w:p>
        </w:tc>
        <w:tc>
          <w:tcPr>
            <w:tcW w:w="0" w:type="auto"/>
            <w:hideMark/>
          </w:tcPr>
          <w:p w14:paraId="293208BD" w14:textId="77777777" w:rsidR="000E25C4" w:rsidRDefault="000E25C4">
            <w:pPr>
              <w:cnfStyle w:val="000000100000" w:firstRow="0" w:lastRow="0" w:firstColumn="0" w:lastColumn="0" w:oddVBand="0" w:evenVBand="0" w:oddHBand="1" w:evenHBand="0" w:firstRowFirstColumn="0" w:firstRowLastColumn="0" w:lastRowFirstColumn="0" w:lastRowLastColumn="0"/>
            </w:pPr>
            <w:r>
              <w:t>Detailed data analysis, filtering, financial models</w:t>
            </w:r>
          </w:p>
        </w:tc>
      </w:tr>
      <w:tr w:rsidR="000E25C4" w14:paraId="59F120F4" w14:textId="77777777" w:rsidTr="000E25C4">
        <w:tc>
          <w:tcPr>
            <w:cnfStyle w:val="001000000000" w:firstRow="0" w:lastRow="0" w:firstColumn="1" w:lastColumn="0" w:oddVBand="0" w:evenVBand="0" w:oddHBand="0" w:evenHBand="0" w:firstRowFirstColumn="0" w:firstRowLastColumn="0" w:lastRowFirstColumn="0" w:lastRowLastColumn="0"/>
            <w:tcW w:w="0" w:type="auto"/>
            <w:hideMark/>
          </w:tcPr>
          <w:p w14:paraId="52356D8E" w14:textId="77777777" w:rsidR="000E25C4" w:rsidRDefault="000E25C4">
            <w:r>
              <w:rPr>
                <w:rStyle w:val="Strong"/>
              </w:rPr>
              <w:t>CSV</w:t>
            </w:r>
          </w:p>
        </w:tc>
        <w:tc>
          <w:tcPr>
            <w:tcW w:w="0" w:type="auto"/>
            <w:hideMark/>
          </w:tcPr>
          <w:p w14:paraId="66B8C882" w14:textId="77777777" w:rsidR="000E25C4" w:rsidRDefault="000E25C4">
            <w:pPr>
              <w:cnfStyle w:val="000000000000" w:firstRow="0" w:lastRow="0" w:firstColumn="0" w:lastColumn="0" w:oddVBand="0" w:evenVBand="0" w:oddHBand="0" w:evenHBand="0" w:firstRowFirstColumn="0" w:firstRowLastColumn="0" w:lastRowFirstColumn="0" w:lastRowLastColumn="0"/>
            </w:pPr>
            <w:r>
              <w:t>Interfacing with GIS, statistical tools (R, Python, etc.)</w:t>
            </w:r>
          </w:p>
        </w:tc>
      </w:tr>
      <w:tr w:rsidR="000E25C4" w14:paraId="6A64860E" w14:textId="77777777" w:rsidTr="000E25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8A28E7" w14:textId="77777777" w:rsidR="000E25C4" w:rsidRDefault="000E25C4">
            <w:r>
              <w:rPr>
                <w:rStyle w:val="Strong"/>
              </w:rPr>
              <w:t>PDF</w:t>
            </w:r>
          </w:p>
        </w:tc>
        <w:tc>
          <w:tcPr>
            <w:tcW w:w="0" w:type="auto"/>
            <w:hideMark/>
          </w:tcPr>
          <w:p w14:paraId="594FEDD9" w14:textId="77777777" w:rsidR="000E25C4" w:rsidRDefault="000E25C4">
            <w:pPr>
              <w:cnfStyle w:val="000000100000" w:firstRow="0" w:lastRow="0" w:firstColumn="0" w:lastColumn="0" w:oddVBand="0" w:evenVBand="0" w:oddHBand="1" w:evenHBand="0" w:firstRowFirstColumn="0" w:firstRowLastColumn="0" w:lastRowFirstColumn="0" w:lastRowLastColumn="0"/>
            </w:pPr>
            <w:r>
              <w:t>Official reports, printable summaries, dashboards</w:t>
            </w:r>
          </w:p>
        </w:tc>
      </w:tr>
      <w:tr w:rsidR="000E25C4" w14:paraId="13A218E5" w14:textId="77777777" w:rsidTr="000E25C4">
        <w:tc>
          <w:tcPr>
            <w:cnfStyle w:val="001000000000" w:firstRow="0" w:lastRow="0" w:firstColumn="1" w:lastColumn="0" w:oddVBand="0" w:evenVBand="0" w:oddHBand="0" w:evenHBand="0" w:firstRowFirstColumn="0" w:firstRowLastColumn="0" w:lastRowFirstColumn="0" w:lastRowLastColumn="0"/>
            <w:tcW w:w="0" w:type="auto"/>
            <w:hideMark/>
          </w:tcPr>
          <w:p w14:paraId="2D77BA54" w14:textId="77777777" w:rsidR="000E25C4" w:rsidRDefault="000E25C4">
            <w:r>
              <w:rPr>
                <w:rStyle w:val="Strong"/>
              </w:rPr>
              <w:t>Word (DOCX)</w:t>
            </w:r>
          </w:p>
        </w:tc>
        <w:tc>
          <w:tcPr>
            <w:tcW w:w="0" w:type="auto"/>
            <w:hideMark/>
          </w:tcPr>
          <w:p w14:paraId="6533E9ED" w14:textId="77777777" w:rsidR="000E25C4" w:rsidRDefault="000E25C4">
            <w:pPr>
              <w:cnfStyle w:val="000000000000" w:firstRow="0" w:lastRow="0" w:firstColumn="0" w:lastColumn="0" w:oddVBand="0" w:evenVBand="0" w:oddHBand="0" w:evenHBand="0" w:firstRowFirstColumn="0" w:firstRowLastColumn="0" w:lastRowFirstColumn="0" w:lastRowLastColumn="0"/>
            </w:pPr>
            <w:r>
              <w:t>Narrative reports with embedded tables and summaries</w:t>
            </w:r>
          </w:p>
        </w:tc>
      </w:tr>
      <w:tr w:rsidR="000E25C4" w14:paraId="3CCA95B3" w14:textId="77777777" w:rsidTr="000E25C4">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CA1BCF7" w14:textId="77777777" w:rsidR="000E25C4" w:rsidRDefault="000E25C4">
            <w:r>
              <w:rPr>
                <w:rStyle w:val="Strong"/>
              </w:rPr>
              <w:t xml:space="preserve">Shapefile / </w:t>
            </w:r>
            <w:proofErr w:type="spellStart"/>
            <w:r>
              <w:rPr>
                <w:rStyle w:val="Strong"/>
              </w:rPr>
              <w:t>GeoJSON</w:t>
            </w:r>
            <w:proofErr w:type="spellEnd"/>
            <w:r>
              <w:rPr>
                <w:rStyle w:val="Strong"/>
              </w:rPr>
              <w:t xml:space="preserve"> (GIS)</w:t>
            </w:r>
          </w:p>
        </w:tc>
        <w:tc>
          <w:tcPr>
            <w:tcW w:w="0" w:type="auto"/>
            <w:hideMark/>
          </w:tcPr>
          <w:p w14:paraId="73DB3D46" w14:textId="77777777" w:rsidR="000E25C4" w:rsidRDefault="000E25C4">
            <w:pPr>
              <w:cnfStyle w:val="000000100000" w:firstRow="0" w:lastRow="0" w:firstColumn="0" w:lastColumn="0" w:oddVBand="0" w:evenVBand="0" w:oddHBand="1" w:evenHBand="0" w:firstRowFirstColumn="0" w:firstRowLastColumn="0" w:lastRowFirstColumn="0" w:lastRowLastColumn="0"/>
            </w:pPr>
            <w:r>
              <w:t>Mapping roads, sections, and structures in GIS platforms</w:t>
            </w:r>
          </w:p>
        </w:tc>
      </w:tr>
      <w:tr w:rsidR="000E25C4" w14:paraId="4CBEA8D4" w14:textId="77777777" w:rsidTr="000E25C4">
        <w:tc>
          <w:tcPr>
            <w:cnfStyle w:val="001000000000" w:firstRow="0" w:lastRow="0" w:firstColumn="1" w:lastColumn="0" w:oddVBand="0" w:evenVBand="0" w:oddHBand="0" w:evenHBand="0" w:firstRowFirstColumn="0" w:firstRowLastColumn="0" w:lastRowFirstColumn="0" w:lastRowLastColumn="0"/>
            <w:tcW w:w="0" w:type="auto"/>
            <w:hideMark/>
          </w:tcPr>
          <w:p w14:paraId="42DDC3D3" w14:textId="77777777" w:rsidR="000E25C4" w:rsidRDefault="000E25C4">
            <w:r>
              <w:rPr>
                <w:rStyle w:val="Strong"/>
              </w:rPr>
              <w:t>PowerPoint (PPTX)</w:t>
            </w:r>
          </w:p>
        </w:tc>
        <w:tc>
          <w:tcPr>
            <w:tcW w:w="0" w:type="auto"/>
            <w:hideMark/>
          </w:tcPr>
          <w:p w14:paraId="50AE60A6" w14:textId="77777777" w:rsidR="000E25C4" w:rsidRDefault="000E25C4">
            <w:pPr>
              <w:cnfStyle w:val="000000000000" w:firstRow="0" w:lastRow="0" w:firstColumn="0" w:lastColumn="0" w:oddVBand="0" w:evenVBand="0" w:oddHBand="0" w:evenHBand="0" w:firstRowFirstColumn="0" w:firstRowLastColumn="0" w:lastRowFirstColumn="0" w:lastRowLastColumn="0"/>
            </w:pPr>
            <w:r>
              <w:t>Presentations for management and stakeholders</w:t>
            </w:r>
          </w:p>
        </w:tc>
      </w:tr>
    </w:tbl>
    <w:p w14:paraId="495FB5C4" w14:textId="77777777" w:rsidR="000E25C4" w:rsidRDefault="00000000" w:rsidP="000E25C4">
      <w:r>
        <w:pict w14:anchorId="4AFB1D59">
          <v:rect id="_x0000_i1025" style="width:0;height:1.5pt" o:hralign="center" o:hrstd="t" o:hr="t" fillcolor="#a0a0a0" stroked="f"/>
        </w:pict>
      </w:r>
    </w:p>
    <w:p w14:paraId="77CCF77E" w14:textId="414AB3A8" w:rsidR="000E25C4" w:rsidRDefault="000E25C4" w:rsidP="00B430E5">
      <w:pPr>
        <w:pStyle w:val="Heading3"/>
      </w:pPr>
      <w:r>
        <w:rPr>
          <w:rStyle w:val="Strong"/>
          <w:b/>
          <w:bCs/>
        </w:rPr>
        <w:t>Sample Exports by Module</w:t>
      </w:r>
    </w:p>
    <w:p w14:paraId="0D3F8E12" w14:textId="77777777" w:rsidR="000E25C4" w:rsidRDefault="000E25C4" w:rsidP="000E25C4">
      <w:pPr>
        <w:pStyle w:val="NormalWeb"/>
        <w:numPr>
          <w:ilvl w:val="0"/>
          <w:numId w:val="32"/>
        </w:numPr>
      </w:pPr>
      <w:r>
        <w:rPr>
          <w:rStyle w:val="Strong"/>
        </w:rPr>
        <w:t>Road Inventory</w:t>
      </w:r>
      <w:r>
        <w:t xml:space="preserve"> → Excel/CSV export of all roads with filterable attributes.</w:t>
      </w:r>
    </w:p>
    <w:p w14:paraId="5A39EE3A" w14:textId="77777777" w:rsidR="000E25C4" w:rsidRDefault="000E25C4" w:rsidP="000E25C4">
      <w:pPr>
        <w:pStyle w:val="NormalWeb"/>
        <w:numPr>
          <w:ilvl w:val="0"/>
          <w:numId w:val="32"/>
        </w:numPr>
      </w:pPr>
      <w:r>
        <w:rPr>
          <w:rStyle w:val="Strong"/>
        </w:rPr>
        <w:t>Condition Surveys</w:t>
      </w:r>
      <w:r>
        <w:t xml:space="preserve"> → PDF export with photos, maps, and computed MCI.</w:t>
      </w:r>
    </w:p>
    <w:p w14:paraId="7B750EEB" w14:textId="77777777" w:rsidR="000E25C4" w:rsidRDefault="000E25C4" w:rsidP="000E25C4">
      <w:pPr>
        <w:pStyle w:val="NormalWeb"/>
        <w:numPr>
          <w:ilvl w:val="0"/>
          <w:numId w:val="32"/>
        </w:numPr>
      </w:pPr>
      <w:r>
        <w:rPr>
          <w:rStyle w:val="Strong"/>
        </w:rPr>
        <w:t>Structures</w:t>
      </w:r>
      <w:r>
        <w:t xml:space="preserve"> → Word or PDF technical reports with engineering details.</w:t>
      </w:r>
    </w:p>
    <w:p w14:paraId="54CA4422" w14:textId="77777777" w:rsidR="000E25C4" w:rsidRDefault="000E25C4" w:rsidP="000E25C4">
      <w:pPr>
        <w:pStyle w:val="NormalWeb"/>
        <w:numPr>
          <w:ilvl w:val="0"/>
          <w:numId w:val="32"/>
        </w:numPr>
      </w:pPr>
      <w:r>
        <w:rPr>
          <w:rStyle w:val="Strong"/>
        </w:rPr>
        <w:t>Traffic Surveys</w:t>
      </w:r>
      <w:r>
        <w:t xml:space="preserve"> → Excel for data crunching + charts (trend analysis).</w:t>
      </w:r>
    </w:p>
    <w:p w14:paraId="6EA4A271" w14:textId="77777777" w:rsidR="000E25C4" w:rsidRDefault="000E25C4" w:rsidP="000E25C4">
      <w:pPr>
        <w:pStyle w:val="NormalWeb"/>
        <w:numPr>
          <w:ilvl w:val="0"/>
          <w:numId w:val="32"/>
        </w:numPr>
      </w:pPr>
      <w:r>
        <w:rPr>
          <w:rStyle w:val="Strong"/>
        </w:rPr>
        <w:t>Prioritization</w:t>
      </w:r>
      <w:r>
        <w:t xml:space="preserve"> → Dashboard-style PDF with rankings and maps.</w:t>
      </w:r>
    </w:p>
    <w:p w14:paraId="2D9B87D1" w14:textId="13E038BB" w:rsidR="000E25C4" w:rsidRDefault="000E25C4" w:rsidP="000E25C4">
      <w:pPr>
        <w:pStyle w:val="NormalWeb"/>
        <w:numPr>
          <w:ilvl w:val="0"/>
          <w:numId w:val="32"/>
        </w:numPr>
      </w:pPr>
      <w:r>
        <w:rPr>
          <w:rStyle w:val="Strong"/>
        </w:rPr>
        <w:t>Annual Work Plans</w:t>
      </w:r>
      <w:r>
        <w:t xml:space="preserve"> → PowerPoint + PDF exports for planning meetings.</w:t>
      </w:r>
    </w:p>
    <w:p w14:paraId="42B6186B" w14:textId="23CFC44A" w:rsidR="000E25C4" w:rsidRDefault="000E25C4" w:rsidP="00B430E5">
      <w:pPr>
        <w:pStyle w:val="Heading3"/>
      </w:pPr>
      <w:r>
        <w:rPr>
          <w:rStyle w:val="Strong"/>
          <w:b/>
          <w:bCs/>
        </w:rPr>
        <w:t>Automation Possibilities</w:t>
      </w:r>
    </w:p>
    <w:p w14:paraId="5ED3A340" w14:textId="77777777" w:rsidR="000E25C4" w:rsidRDefault="000E25C4" w:rsidP="000E25C4">
      <w:pPr>
        <w:pStyle w:val="NormalWeb"/>
        <w:numPr>
          <w:ilvl w:val="0"/>
          <w:numId w:val="33"/>
        </w:numPr>
      </w:pPr>
      <w:r>
        <w:rPr>
          <w:rStyle w:val="Strong"/>
        </w:rPr>
        <w:t>Scheduled Reports</w:t>
      </w:r>
      <w:r>
        <w:t xml:space="preserve"> → Monthly/quarterly auto-generated PDFs for authorities.</w:t>
      </w:r>
    </w:p>
    <w:p w14:paraId="782ABB0B" w14:textId="77777777" w:rsidR="000E25C4" w:rsidRDefault="000E25C4" w:rsidP="000E25C4">
      <w:pPr>
        <w:pStyle w:val="NormalWeb"/>
        <w:numPr>
          <w:ilvl w:val="0"/>
          <w:numId w:val="33"/>
        </w:numPr>
      </w:pPr>
      <w:r>
        <w:rPr>
          <w:rStyle w:val="Strong"/>
        </w:rPr>
        <w:t>Interactive Dashboards</w:t>
      </w:r>
      <w:r>
        <w:t xml:space="preserve"> → Web-based reporting with export buttons (Excel/PDF).</w:t>
      </w:r>
    </w:p>
    <w:p w14:paraId="1A568B4F" w14:textId="77777777" w:rsidR="000E25C4" w:rsidRDefault="000E25C4" w:rsidP="000E25C4">
      <w:pPr>
        <w:pStyle w:val="NormalWeb"/>
        <w:numPr>
          <w:ilvl w:val="0"/>
          <w:numId w:val="33"/>
        </w:numPr>
      </w:pPr>
      <w:r>
        <w:rPr>
          <w:rStyle w:val="Strong"/>
        </w:rPr>
        <w:t>Custom Queries</w:t>
      </w:r>
      <w:r>
        <w:t xml:space="preserve"> → User-defined filters (region, road type, fiscal year) with one-click export.</w:t>
      </w:r>
    </w:p>
    <w:p w14:paraId="74841AA0" w14:textId="589814DA" w:rsidR="007A7EA2" w:rsidRPr="00E005B6" w:rsidRDefault="002D4EAB" w:rsidP="00322074">
      <w:pPr>
        <w:pStyle w:val="Heading2"/>
      </w:pPr>
      <w:r w:rsidRPr="00E005B6">
        <w:t>User Management &amp; Security</w:t>
      </w:r>
    </w:p>
    <w:p w14:paraId="0AFE61D7" w14:textId="65F38C33" w:rsidR="007A7EA2" w:rsidRPr="00E005B6" w:rsidRDefault="002D4EAB">
      <w:pPr>
        <w:rPr>
          <w:rFonts w:cs="Times New Roman"/>
        </w:rPr>
      </w:pPr>
      <w:r w:rsidRPr="00E005B6">
        <w:rPr>
          <w:rFonts w:cs="Times New Roman"/>
        </w:rPr>
        <w:t>Roles and permissions:</w:t>
      </w:r>
      <w:r w:rsidRPr="00E005B6">
        <w:rPr>
          <w:rFonts w:cs="Times New Roman"/>
        </w:rPr>
        <w:br/>
        <w:t>• Super Admin: full access, manage users and system settings.</w:t>
      </w:r>
      <w:r w:rsidRPr="00E005B6">
        <w:rPr>
          <w:rFonts w:cs="Times New Roman"/>
        </w:rPr>
        <w:br/>
        <w:t>• RRA Admin: manage data for their region, run prioritization, export reports.</w:t>
      </w:r>
      <w:r w:rsidRPr="00E005B6">
        <w:rPr>
          <w:rFonts w:cs="Times New Roman"/>
        </w:rPr>
        <w:br/>
        <w:t>• Data Collector: create/edit records assigned to them, limited export.</w:t>
      </w:r>
      <w:r w:rsidRPr="00E005B6">
        <w:rPr>
          <w:rFonts w:cs="Times New Roman"/>
        </w:rPr>
        <w:br/>
        <w:t>• Viewer: read-only access to dashboards and reports.</w:t>
      </w:r>
    </w:p>
    <w:p w14:paraId="5BFC365E" w14:textId="77777777" w:rsidR="007A7EA2" w:rsidRDefault="002D4EAB">
      <w:pPr>
        <w:rPr>
          <w:ins w:id="4432" w:author="Awet Teka" w:date="2025-09-24T14:30:00Z" w16du:dateUtc="2025-09-24T11:30:00Z"/>
          <w:rFonts w:cs="Times New Roman"/>
        </w:rPr>
      </w:pPr>
      <w:r w:rsidRPr="00E005B6">
        <w:rPr>
          <w:rFonts w:cs="Times New Roman"/>
        </w:rPr>
        <w:t>Security controls: JWT auth for APIs, HTTPS enforcement, password policy, account lockout after failed attempts, audit logs for record changes.</w:t>
      </w:r>
    </w:p>
    <w:p w14:paraId="32ECF265" w14:textId="2BEA08B9" w:rsidR="00680802" w:rsidRPr="003B44A8" w:rsidDel="003B44A8" w:rsidRDefault="00680802" w:rsidP="00680802">
      <w:pPr>
        <w:pStyle w:val="Heading2"/>
        <w:rPr>
          <w:del w:id="4433" w:author="Awet Teka" w:date="2025-09-24T14:40:00Z" w16du:dateUtc="2025-09-24T11:40:00Z"/>
          <w:sz w:val="28"/>
          <w:szCs w:val="28"/>
        </w:rPr>
        <w:pPrChange w:id="4434" w:author="Awet Teka" w:date="2025-09-24T14:30:00Z" w16du:dateUtc="2025-09-24T11:30:00Z">
          <w:pPr/>
        </w:pPrChange>
      </w:pPr>
    </w:p>
    <w:p w14:paraId="569373F4" w14:textId="0F23E612" w:rsidR="003E36E7" w:rsidRDefault="003E36E7" w:rsidP="003E36E7">
      <w:pPr>
        <w:pStyle w:val="Heading1"/>
      </w:pPr>
      <w:r>
        <w:rPr>
          <w:rStyle w:val="Strong"/>
          <w:b/>
          <w:bCs/>
        </w:rPr>
        <w:t>Non-Functional Requirements (Detailed)</w:t>
      </w:r>
    </w:p>
    <w:p w14:paraId="71D4372C" w14:textId="076AE216" w:rsidR="003E36E7" w:rsidRDefault="003E36E7" w:rsidP="003E36E7">
      <w:pPr>
        <w:pStyle w:val="Heading2"/>
      </w:pPr>
      <w:r>
        <w:rPr>
          <w:rStyle w:val="Strong"/>
          <w:b/>
          <w:bCs/>
        </w:rPr>
        <w:t xml:space="preserve"> Performance</w:t>
      </w:r>
    </w:p>
    <w:p w14:paraId="75558386" w14:textId="77777777" w:rsidR="003E36E7" w:rsidRDefault="003E36E7" w:rsidP="003E36E7">
      <w:pPr>
        <w:pStyle w:val="NormalWeb"/>
        <w:numPr>
          <w:ilvl w:val="0"/>
          <w:numId w:val="35"/>
        </w:numPr>
      </w:pPr>
      <w:r>
        <w:t xml:space="preserve">API responses for listing pages should return within </w:t>
      </w:r>
      <w:r>
        <w:rPr>
          <w:rStyle w:val="Strong"/>
        </w:rPr>
        <w:t>1 second</w:t>
      </w:r>
      <w:r>
        <w:t xml:space="preserve"> for typical queries using pagination.</w:t>
      </w:r>
    </w:p>
    <w:p w14:paraId="6CA3A549" w14:textId="77777777" w:rsidR="003E36E7" w:rsidRDefault="003E36E7" w:rsidP="003E36E7">
      <w:pPr>
        <w:pStyle w:val="NormalWeb"/>
        <w:numPr>
          <w:ilvl w:val="0"/>
          <w:numId w:val="35"/>
        </w:numPr>
      </w:pPr>
      <w:r>
        <w:t xml:space="preserve">Dashboard pages should render within </w:t>
      </w:r>
      <w:r>
        <w:rPr>
          <w:rStyle w:val="Strong"/>
        </w:rPr>
        <w:t>3 seconds</w:t>
      </w:r>
      <w:r>
        <w:t xml:space="preserve"> for datasets up to </w:t>
      </w:r>
      <w:r>
        <w:rPr>
          <w:rStyle w:val="Strong"/>
        </w:rPr>
        <w:t>100,000 records</w:t>
      </w:r>
      <w:r>
        <w:t>, assuming proper indexing of query fields.</w:t>
      </w:r>
    </w:p>
    <w:p w14:paraId="5D08DA3A" w14:textId="0379E717" w:rsidR="003E36E7" w:rsidRDefault="003E36E7" w:rsidP="003E36E7">
      <w:pPr>
        <w:pStyle w:val="Heading2"/>
      </w:pPr>
      <w:r>
        <w:rPr>
          <w:rStyle w:val="Strong"/>
          <w:b/>
          <w:bCs/>
        </w:rPr>
        <w:t xml:space="preserve"> Scalability</w:t>
      </w:r>
    </w:p>
    <w:p w14:paraId="37A8D4E3" w14:textId="77777777" w:rsidR="003E36E7" w:rsidRDefault="003E36E7" w:rsidP="003E36E7">
      <w:pPr>
        <w:pStyle w:val="NormalWeb"/>
        <w:numPr>
          <w:ilvl w:val="0"/>
          <w:numId w:val="36"/>
        </w:numPr>
      </w:pPr>
      <w:r>
        <w:t xml:space="preserve">Database and queries should be designed to support a </w:t>
      </w:r>
      <w:r>
        <w:rPr>
          <w:rStyle w:val="Strong"/>
        </w:rPr>
        <w:t>national rollout</w:t>
      </w:r>
      <w:r>
        <w:t>.</w:t>
      </w:r>
    </w:p>
    <w:p w14:paraId="62FBDEEE" w14:textId="77777777" w:rsidR="003E36E7" w:rsidRDefault="003E36E7" w:rsidP="003E36E7">
      <w:pPr>
        <w:pStyle w:val="NormalWeb"/>
        <w:numPr>
          <w:ilvl w:val="0"/>
          <w:numId w:val="36"/>
        </w:numPr>
      </w:pPr>
      <w:r>
        <w:t xml:space="preserve">Geometry columns (for GIS mapping) and commonly filtered fields must be </w:t>
      </w:r>
      <w:r>
        <w:rPr>
          <w:rStyle w:val="Strong"/>
        </w:rPr>
        <w:t>indexed</w:t>
      </w:r>
      <w:r>
        <w:t xml:space="preserve"> to ensure query efficiency at scale.</w:t>
      </w:r>
    </w:p>
    <w:p w14:paraId="73A441D3" w14:textId="6F5710A0" w:rsidR="003E36E7" w:rsidRDefault="003E36E7" w:rsidP="003E36E7">
      <w:pPr>
        <w:pStyle w:val="Heading2"/>
      </w:pPr>
      <w:r>
        <w:rPr>
          <w:rStyle w:val="Strong"/>
          <w:b/>
          <w:bCs/>
        </w:rPr>
        <w:t>Backup &amp; Recovery</w:t>
      </w:r>
    </w:p>
    <w:p w14:paraId="7F7E3508" w14:textId="77777777" w:rsidR="003E36E7" w:rsidRDefault="003E36E7" w:rsidP="003E36E7">
      <w:pPr>
        <w:pStyle w:val="NormalWeb"/>
        <w:numPr>
          <w:ilvl w:val="0"/>
          <w:numId w:val="37"/>
        </w:numPr>
      </w:pPr>
      <w:r>
        <w:rPr>
          <w:rStyle w:val="Strong"/>
        </w:rPr>
        <w:t>Daily incremental backups</w:t>
      </w:r>
      <w:r>
        <w:t xml:space="preserve"> and </w:t>
      </w:r>
      <w:r>
        <w:rPr>
          <w:rStyle w:val="Strong"/>
        </w:rPr>
        <w:t>weekly full backups</w:t>
      </w:r>
      <w:r>
        <w:t xml:space="preserve"> are required.</w:t>
      </w:r>
    </w:p>
    <w:p w14:paraId="27C57E00" w14:textId="77777777" w:rsidR="003E36E7" w:rsidRDefault="003E36E7" w:rsidP="003E36E7">
      <w:pPr>
        <w:pStyle w:val="NormalWeb"/>
        <w:numPr>
          <w:ilvl w:val="0"/>
          <w:numId w:val="37"/>
        </w:numPr>
      </w:pPr>
      <w:r>
        <w:t xml:space="preserve">Backups must be retained for at least </w:t>
      </w:r>
      <w:r>
        <w:rPr>
          <w:rStyle w:val="Strong"/>
        </w:rPr>
        <w:t>90 days</w:t>
      </w:r>
      <w:r>
        <w:t>.</w:t>
      </w:r>
    </w:p>
    <w:p w14:paraId="5E7F96D9" w14:textId="77777777" w:rsidR="003E36E7" w:rsidRDefault="003E36E7" w:rsidP="003E36E7">
      <w:pPr>
        <w:pStyle w:val="NormalWeb"/>
        <w:numPr>
          <w:ilvl w:val="0"/>
          <w:numId w:val="37"/>
        </w:numPr>
      </w:pPr>
      <w:r>
        <w:t>Recovery processes should be tested regularly to ensure system reliability in case of data loss.</w:t>
      </w:r>
    </w:p>
    <w:p w14:paraId="5FCADC4B" w14:textId="306A20B5" w:rsidR="003E36E7" w:rsidRDefault="003E36E7" w:rsidP="003E36E7">
      <w:pPr>
        <w:pStyle w:val="Heading2"/>
      </w:pPr>
      <w:r>
        <w:rPr>
          <w:rStyle w:val="Strong"/>
          <w:b/>
          <w:bCs/>
        </w:rPr>
        <w:t>Localization &amp; Internationalization</w:t>
      </w:r>
    </w:p>
    <w:p w14:paraId="047224CF" w14:textId="77777777" w:rsidR="003E36E7" w:rsidRDefault="003E36E7" w:rsidP="003E36E7">
      <w:pPr>
        <w:pStyle w:val="NormalWeb"/>
        <w:numPr>
          <w:ilvl w:val="0"/>
          <w:numId w:val="38"/>
        </w:numPr>
      </w:pPr>
      <w:r>
        <w:t xml:space="preserve">The system must be capable of supporting </w:t>
      </w:r>
      <w:r>
        <w:rPr>
          <w:rStyle w:val="Strong"/>
        </w:rPr>
        <w:t>Amharic and Tigrigna translations</w:t>
      </w:r>
      <w:r>
        <w:t xml:space="preserve"> in </w:t>
      </w:r>
      <w:r>
        <w:rPr>
          <w:rStyle w:val="Strong"/>
        </w:rPr>
        <w:t>Phase 2</w:t>
      </w:r>
      <w:r>
        <w:t>, if required.</w:t>
      </w:r>
    </w:p>
    <w:p w14:paraId="29FABA78" w14:textId="77777777" w:rsidR="003E36E7" w:rsidRDefault="003E36E7" w:rsidP="003E36E7">
      <w:pPr>
        <w:pStyle w:val="NormalWeb"/>
        <w:numPr>
          <w:ilvl w:val="0"/>
          <w:numId w:val="38"/>
        </w:numPr>
      </w:pPr>
      <w:r>
        <w:t>All UI labels, messages, and reports should be structured to support multiple languages without code changes.</w:t>
      </w:r>
    </w:p>
    <w:p w14:paraId="12D059F3" w14:textId="11B1C67F" w:rsidR="003E36E7" w:rsidRDefault="003E36E7" w:rsidP="003E36E7">
      <w:pPr>
        <w:pStyle w:val="Heading2"/>
      </w:pPr>
      <w:r>
        <w:rPr>
          <w:rStyle w:val="Strong"/>
          <w:b/>
          <w:bCs/>
        </w:rPr>
        <w:t>Usability</w:t>
      </w:r>
    </w:p>
    <w:p w14:paraId="5E177646" w14:textId="77777777" w:rsidR="003E36E7" w:rsidRDefault="003E36E7" w:rsidP="003E36E7">
      <w:pPr>
        <w:pStyle w:val="NormalWeb"/>
        <w:numPr>
          <w:ilvl w:val="0"/>
          <w:numId w:val="39"/>
        </w:numPr>
      </w:pPr>
      <w:r>
        <w:t>Admin UI forms must include:</w:t>
      </w:r>
    </w:p>
    <w:p w14:paraId="452141B5" w14:textId="77777777" w:rsidR="003E36E7" w:rsidRDefault="003E36E7" w:rsidP="003E36E7">
      <w:pPr>
        <w:pStyle w:val="NormalWeb"/>
        <w:numPr>
          <w:ilvl w:val="1"/>
          <w:numId w:val="39"/>
        </w:numPr>
      </w:pPr>
      <w:r>
        <w:rPr>
          <w:rStyle w:val="Strong"/>
        </w:rPr>
        <w:t>Help text</w:t>
      </w:r>
      <w:r>
        <w:t xml:space="preserve"> and inline guidance.</w:t>
      </w:r>
    </w:p>
    <w:p w14:paraId="27E29446" w14:textId="77777777" w:rsidR="003E36E7" w:rsidRDefault="003E36E7" w:rsidP="003E36E7">
      <w:pPr>
        <w:pStyle w:val="NormalWeb"/>
        <w:numPr>
          <w:ilvl w:val="1"/>
          <w:numId w:val="39"/>
        </w:numPr>
      </w:pPr>
      <w:r>
        <w:rPr>
          <w:rStyle w:val="Strong"/>
        </w:rPr>
        <w:t>Validation messages</w:t>
      </w:r>
      <w:r>
        <w:t xml:space="preserve"> for incorrect or missing data.</w:t>
      </w:r>
    </w:p>
    <w:p w14:paraId="3A5EFAE6" w14:textId="77777777" w:rsidR="003E36E7" w:rsidRDefault="003E36E7" w:rsidP="003E36E7">
      <w:pPr>
        <w:pStyle w:val="NormalWeb"/>
        <w:numPr>
          <w:ilvl w:val="1"/>
          <w:numId w:val="39"/>
        </w:numPr>
      </w:pPr>
      <w:r>
        <w:rPr>
          <w:rStyle w:val="Strong"/>
        </w:rPr>
        <w:t>Sample data templates</w:t>
      </w:r>
      <w:r>
        <w:t xml:space="preserve"> for user onboarding and training.</w:t>
      </w:r>
    </w:p>
    <w:p w14:paraId="24694C4E" w14:textId="71700EEE" w:rsidR="004D2591" w:rsidRDefault="004D2591" w:rsidP="004D2591">
      <w:pPr>
        <w:pStyle w:val="Heading1"/>
      </w:pPr>
      <w:r>
        <w:t xml:space="preserve"> Priority Calculation — Detailed Steps</w:t>
      </w:r>
    </w:p>
    <w:p w14:paraId="76A11C82" w14:textId="77777777" w:rsidR="004D2591" w:rsidRDefault="004D2591" w:rsidP="004D2591">
      <w:r>
        <w:t xml:space="preserve">This section defines how the system computes a unified </w:t>
      </w:r>
      <w:proofErr w:type="spellStart"/>
      <w:r>
        <w:t>PriorityScore</w:t>
      </w:r>
      <w:proofErr w:type="spellEnd"/>
      <w:r>
        <w:t xml:space="preserve"> per road/section by combining condition, traffic pressure, economic importance, safety risk, and time since maintenance. All components are normalized to 0–100, where a higher value indicates higher urgency.</w:t>
      </w:r>
    </w:p>
    <w:p w14:paraId="1DCF8EB4" w14:textId="1E14C095" w:rsidR="004D2591" w:rsidRDefault="004D2591" w:rsidP="004D2591">
      <w:pPr>
        <w:pStyle w:val="Heading2"/>
      </w:pPr>
      <w:r>
        <w:lastRenderedPageBreak/>
        <w:t>Inputs &amp; Definitions</w:t>
      </w:r>
    </w:p>
    <w:p w14:paraId="3EA26363" w14:textId="77777777" w:rsidR="004D2591" w:rsidRDefault="004D2591" w:rsidP="004D2591">
      <w:r>
        <w:t xml:space="preserve">CS (Condition Score): Derived from </w:t>
      </w:r>
      <w:proofErr w:type="spellStart"/>
      <w:r>
        <w:t>surface_condition</w:t>
      </w:r>
      <w:proofErr w:type="spellEnd"/>
      <w:r>
        <w:t xml:space="preserve"> codes; mapped so that Poor = 100 and Good = 0.</w:t>
      </w:r>
    </w:p>
    <w:p w14:paraId="76CB9831" w14:textId="77777777" w:rsidR="004D2591" w:rsidRDefault="004D2591" w:rsidP="004D2591">
      <w:r>
        <w:t>ADT (Average Daily Traffic): Converted to PCU (Passenger Car Units) using equivalency factors, then normalized across the active network.</w:t>
      </w:r>
    </w:p>
    <w:p w14:paraId="7B9A77B9" w14:textId="77777777" w:rsidR="004D2591" w:rsidRDefault="004D2591" w:rsidP="004D2591">
      <w:r>
        <w:t>EI (Economic Importance): Categorical mapping to 0–100 reflecting the road’s role (local, regional, main).</w:t>
      </w:r>
    </w:p>
    <w:p w14:paraId="6FEFF202" w14:textId="77777777" w:rsidR="004D2591" w:rsidRDefault="004D2591" w:rsidP="004D2591">
      <w:r>
        <w:t>SR (Safety Risk): Binary/graded score based on critical structures, steep slopes, or accident history.</w:t>
      </w:r>
    </w:p>
    <w:p w14:paraId="63243607" w14:textId="77777777" w:rsidR="004D2591" w:rsidRDefault="004D2591" w:rsidP="004D2591">
      <w:r>
        <w:t>TLM (Time Lapsed Maintenance): Months since last maintenance, scaled to 0–100.</w:t>
      </w:r>
    </w:p>
    <w:p w14:paraId="7F399BC2" w14:textId="77777777" w:rsidR="004D2591" w:rsidRDefault="004D2591" w:rsidP="00B430E5">
      <w:pPr>
        <w:pStyle w:val="Heading3"/>
      </w:pPr>
      <w:r>
        <w:t>Default PCU Equivalency Factors</w:t>
      </w:r>
    </w:p>
    <w:p w14:paraId="4773179E" w14:textId="41D94BAB" w:rsidR="00575C9A" w:rsidRDefault="00575C9A" w:rsidP="00575C9A">
      <w:pPr>
        <w:pStyle w:val="Caption"/>
        <w:keepNext/>
        <w:spacing w:before="240"/>
      </w:pPr>
      <w:r>
        <w:t xml:space="preserve">Table </w:t>
      </w:r>
      <w:fldSimple w:instr=" SEQ Table \* ARABIC ">
        <w:r w:rsidR="000E3585">
          <w:rPr>
            <w:noProof/>
          </w:rPr>
          <w:t>20</w:t>
        </w:r>
      </w:fldSimple>
      <w:r>
        <w:t>. PCU table</w:t>
      </w:r>
    </w:p>
    <w:tbl>
      <w:tblPr>
        <w:tblStyle w:val="LightList"/>
        <w:tblW w:w="0" w:type="auto"/>
        <w:tblLook w:val="04A0" w:firstRow="1" w:lastRow="0" w:firstColumn="1" w:lastColumn="0" w:noHBand="0" w:noVBand="1"/>
      </w:tblPr>
      <w:tblGrid>
        <w:gridCol w:w="2871"/>
        <w:gridCol w:w="2876"/>
        <w:gridCol w:w="2873"/>
      </w:tblGrid>
      <w:tr w:rsidR="004D2591" w14:paraId="00601F9E" w14:textId="77777777" w:rsidTr="002D4E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194CEC" w14:textId="77777777" w:rsidR="004D2591" w:rsidRDefault="004D2591" w:rsidP="002D4EAB">
            <w:r>
              <w:t>Vehicle Type</w:t>
            </w:r>
          </w:p>
        </w:tc>
        <w:tc>
          <w:tcPr>
            <w:tcW w:w="2880" w:type="dxa"/>
          </w:tcPr>
          <w:p w14:paraId="45A8E5DB" w14:textId="77777777" w:rsidR="004D2591" w:rsidRDefault="004D2591" w:rsidP="002D4EAB">
            <w:pPr>
              <w:cnfStyle w:val="100000000000" w:firstRow="1" w:lastRow="0" w:firstColumn="0" w:lastColumn="0" w:oddVBand="0" w:evenVBand="0" w:oddHBand="0" w:evenHBand="0" w:firstRowFirstColumn="0" w:firstRowLastColumn="0" w:lastRowFirstColumn="0" w:lastRowLastColumn="0"/>
            </w:pPr>
            <w:r>
              <w:t>Field</w:t>
            </w:r>
          </w:p>
        </w:tc>
        <w:tc>
          <w:tcPr>
            <w:tcW w:w="2880" w:type="dxa"/>
          </w:tcPr>
          <w:p w14:paraId="7B86E084" w14:textId="77777777" w:rsidR="004D2591" w:rsidRDefault="004D2591" w:rsidP="002D4EAB">
            <w:pPr>
              <w:cnfStyle w:val="100000000000" w:firstRow="1" w:lastRow="0" w:firstColumn="0" w:lastColumn="0" w:oddVBand="0" w:evenVBand="0" w:oddHBand="0" w:evenHBand="0" w:firstRowFirstColumn="0" w:firstRowLastColumn="0" w:lastRowFirstColumn="0" w:lastRowLastColumn="0"/>
            </w:pPr>
            <w:r>
              <w:t>Default PCU Factor (configurable)</w:t>
            </w:r>
          </w:p>
        </w:tc>
      </w:tr>
      <w:tr w:rsidR="004D2591" w14:paraId="09D10BA6" w14:textId="77777777" w:rsidTr="002D4E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2A9A706" w14:textId="77777777" w:rsidR="004D2591" w:rsidRDefault="004D2591" w:rsidP="002D4EAB">
            <w:r>
              <w:t>Motorcycle</w:t>
            </w:r>
          </w:p>
        </w:tc>
        <w:tc>
          <w:tcPr>
            <w:tcW w:w="2880" w:type="dxa"/>
          </w:tcPr>
          <w:p w14:paraId="4179549E" w14:textId="77777777" w:rsidR="004D2591" w:rsidRDefault="004D2591" w:rsidP="002D4EAB">
            <w:pPr>
              <w:cnfStyle w:val="000000100000" w:firstRow="0" w:lastRow="0" w:firstColumn="0" w:lastColumn="0" w:oddVBand="0" w:evenVBand="0" w:oddHBand="1" w:evenHBand="0" w:firstRowFirstColumn="0" w:firstRowLastColumn="0" w:lastRowFirstColumn="0" w:lastRowLastColumn="0"/>
            </w:pPr>
            <w:proofErr w:type="spellStart"/>
            <w:r>
              <w:t>motorcycle_count</w:t>
            </w:r>
            <w:proofErr w:type="spellEnd"/>
          </w:p>
        </w:tc>
        <w:tc>
          <w:tcPr>
            <w:tcW w:w="2880" w:type="dxa"/>
          </w:tcPr>
          <w:p w14:paraId="66B00587" w14:textId="77777777" w:rsidR="004D2591" w:rsidRDefault="004D2591" w:rsidP="002D4EAB">
            <w:pPr>
              <w:cnfStyle w:val="000000100000" w:firstRow="0" w:lastRow="0" w:firstColumn="0" w:lastColumn="0" w:oddVBand="0" w:evenVBand="0" w:oddHBand="1" w:evenHBand="0" w:firstRowFirstColumn="0" w:firstRowLastColumn="0" w:lastRowFirstColumn="0" w:lastRowLastColumn="0"/>
            </w:pPr>
            <w:r>
              <w:t>0.5</w:t>
            </w:r>
          </w:p>
        </w:tc>
      </w:tr>
      <w:tr w:rsidR="004D2591" w14:paraId="1A45EC2F" w14:textId="77777777" w:rsidTr="002D4EAB">
        <w:tc>
          <w:tcPr>
            <w:cnfStyle w:val="001000000000" w:firstRow="0" w:lastRow="0" w:firstColumn="1" w:lastColumn="0" w:oddVBand="0" w:evenVBand="0" w:oddHBand="0" w:evenHBand="0" w:firstRowFirstColumn="0" w:firstRowLastColumn="0" w:lastRowFirstColumn="0" w:lastRowLastColumn="0"/>
            <w:tcW w:w="2880" w:type="dxa"/>
          </w:tcPr>
          <w:p w14:paraId="33B89F98" w14:textId="77777777" w:rsidR="004D2591" w:rsidRDefault="004D2591" w:rsidP="002D4EAB">
            <w:r>
              <w:t>Car</w:t>
            </w:r>
          </w:p>
        </w:tc>
        <w:tc>
          <w:tcPr>
            <w:tcW w:w="2880" w:type="dxa"/>
          </w:tcPr>
          <w:p w14:paraId="4CCF5E37" w14:textId="77777777" w:rsidR="004D2591" w:rsidRDefault="004D2591" w:rsidP="002D4EAB">
            <w:pPr>
              <w:cnfStyle w:val="000000000000" w:firstRow="0" w:lastRow="0" w:firstColumn="0" w:lastColumn="0" w:oddVBand="0" w:evenVBand="0" w:oddHBand="0" w:evenHBand="0" w:firstRowFirstColumn="0" w:firstRowLastColumn="0" w:lastRowFirstColumn="0" w:lastRowLastColumn="0"/>
            </w:pPr>
            <w:proofErr w:type="spellStart"/>
            <w:r>
              <w:t>car_count</w:t>
            </w:r>
            <w:proofErr w:type="spellEnd"/>
          </w:p>
        </w:tc>
        <w:tc>
          <w:tcPr>
            <w:tcW w:w="2880" w:type="dxa"/>
          </w:tcPr>
          <w:p w14:paraId="4A5E2F35" w14:textId="77777777" w:rsidR="004D2591" w:rsidRDefault="004D2591" w:rsidP="002D4EAB">
            <w:pPr>
              <w:cnfStyle w:val="000000000000" w:firstRow="0" w:lastRow="0" w:firstColumn="0" w:lastColumn="0" w:oddVBand="0" w:evenVBand="0" w:oddHBand="0" w:evenHBand="0" w:firstRowFirstColumn="0" w:firstRowLastColumn="0" w:lastRowFirstColumn="0" w:lastRowLastColumn="0"/>
            </w:pPr>
            <w:r>
              <w:t>1.0</w:t>
            </w:r>
          </w:p>
        </w:tc>
      </w:tr>
      <w:tr w:rsidR="004D2591" w14:paraId="1CD871AA" w14:textId="77777777" w:rsidTr="002D4E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07827815" w14:textId="77777777" w:rsidR="004D2591" w:rsidRDefault="004D2591" w:rsidP="002D4EAB">
            <w:r>
              <w:t>Mini bus</w:t>
            </w:r>
          </w:p>
        </w:tc>
        <w:tc>
          <w:tcPr>
            <w:tcW w:w="2880" w:type="dxa"/>
          </w:tcPr>
          <w:p w14:paraId="3345692A" w14:textId="77777777" w:rsidR="004D2591" w:rsidRDefault="004D2591" w:rsidP="002D4EAB">
            <w:pPr>
              <w:cnfStyle w:val="000000100000" w:firstRow="0" w:lastRow="0" w:firstColumn="0" w:lastColumn="0" w:oddVBand="0" w:evenVBand="0" w:oddHBand="1" w:evenHBand="0" w:firstRowFirstColumn="0" w:firstRowLastColumn="0" w:lastRowFirstColumn="0" w:lastRowLastColumn="0"/>
            </w:pPr>
            <w:proofErr w:type="spellStart"/>
            <w:r>
              <w:t>mini_bus_count</w:t>
            </w:r>
            <w:proofErr w:type="spellEnd"/>
          </w:p>
        </w:tc>
        <w:tc>
          <w:tcPr>
            <w:tcW w:w="2880" w:type="dxa"/>
          </w:tcPr>
          <w:p w14:paraId="08E03831" w14:textId="77777777" w:rsidR="004D2591" w:rsidRDefault="004D2591" w:rsidP="002D4EAB">
            <w:pPr>
              <w:cnfStyle w:val="000000100000" w:firstRow="0" w:lastRow="0" w:firstColumn="0" w:lastColumn="0" w:oddVBand="0" w:evenVBand="0" w:oddHBand="1" w:evenHBand="0" w:firstRowFirstColumn="0" w:firstRowLastColumn="0" w:lastRowFirstColumn="0" w:lastRowLastColumn="0"/>
            </w:pPr>
            <w:r>
              <w:t>1.5</w:t>
            </w:r>
          </w:p>
        </w:tc>
      </w:tr>
      <w:tr w:rsidR="004D2591" w14:paraId="69F07382" w14:textId="77777777" w:rsidTr="002D4EAB">
        <w:tc>
          <w:tcPr>
            <w:cnfStyle w:val="001000000000" w:firstRow="0" w:lastRow="0" w:firstColumn="1" w:lastColumn="0" w:oddVBand="0" w:evenVBand="0" w:oddHBand="0" w:evenHBand="0" w:firstRowFirstColumn="0" w:firstRowLastColumn="0" w:lastRowFirstColumn="0" w:lastRowLastColumn="0"/>
            <w:tcW w:w="2880" w:type="dxa"/>
          </w:tcPr>
          <w:p w14:paraId="368D53A3" w14:textId="77777777" w:rsidR="004D2591" w:rsidRDefault="004D2591" w:rsidP="002D4EAB">
            <w:r>
              <w:t>Light goods</w:t>
            </w:r>
          </w:p>
        </w:tc>
        <w:tc>
          <w:tcPr>
            <w:tcW w:w="2880" w:type="dxa"/>
          </w:tcPr>
          <w:p w14:paraId="66CE55A0" w14:textId="77777777" w:rsidR="004D2591" w:rsidRDefault="004D2591" w:rsidP="002D4EAB">
            <w:pPr>
              <w:cnfStyle w:val="000000000000" w:firstRow="0" w:lastRow="0" w:firstColumn="0" w:lastColumn="0" w:oddVBand="0" w:evenVBand="0" w:oddHBand="0" w:evenHBand="0" w:firstRowFirstColumn="0" w:firstRowLastColumn="0" w:lastRowFirstColumn="0" w:lastRowLastColumn="0"/>
            </w:pPr>
            <w:proofErr w:type="spellStart"/>
            <w:r>
              <w:t>light_goods_count</w:t>
            </w:r>
            <w:proofErr w:type="spellEnd"/>
          </w:p>
        </w:tc>
        <w:tc>
          <w:tcPr>
            <w:tcW w:w="2880" w:type="dxa"/>
          </w:tcPr>
          <w:p w14:paraId="14B7CAEC" w14:textId="77777777" w:rsidR="004D2591" w:rsidRDefault="004D2591" w:rsidP="002D4EAB">
            <w:pPr>
              <w:cnfStyle w:val="000000000000" w:firstRow="0" w:lastRow="0" w:firstColumn="0" w:lastColumn="0" w:oddVBand="0" w:evenVBand="0" w:oddHBand="0" w:evenHBand="0" w:firstRowFirstColumn="0" w:firstRowLastColumn="0" w:lastRowFirstColumn="0" w:lastRowLastColumn="0"/>
            </w:pPr>
            <w:r>
              <w:t>1.5</w:t>
            </w:r>
          </w:p>
        </w:tc>
      </w:tr>
      <w:tr w:rsidR="004D2591" w14:paraId="08407543" w14:textId="77777777" w:rsidTr="002D4E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88C2FC6" w14:textId="77777777" w:rsidR="004D2591" w:rsidRDefault="004D2591" w:rsidP="002D4EAB">
            <w:r>
              <w:t>Medium goods</w:t>
            </w:r>
          </w:p>
        </w:tc>
        <w:tc>
          <w:tcPr>
            <w:tcW w:w="2880" w:type="dxa"/>
          </w:tcPr>
          <w:p w14:paraId="451187D6" w14:textId="77777777" w:rsidR="004D2591" w:rsidRDefault="004D2591" w:rsidP="002D4EAB">
            <w:pPr>
              <w:cnfStyle w:val="000000100000" w:firstRow="0" w:lastRow="0" w:firstColumn="0" w:lastColumn="0" w:oddVBand="0" w:evenVBand="0" w:oddHBand="1" w:evenHBand="0" w:firstRowFirstColumn="0" w:firstRowLastColumn="0" w:lastRowFirstColumn="0" w:lastRowLastColumn="0"/>
            </w:pPr>
            <w:proofErr w:type="spellStart"/>
            <w:r>
              <w:t>medium_goods_count</w:t>
            </w:r>
            <w:proofErr w:type="spellEnd"/>
          </w:p>
        </w:tc>
        <w:tc>
          <w:tcPr>
            <w:tcW w:w="2880" w:type="dxa"/>
          </w:tcPr>
          <w:p w14:paraId="4C94EC77" w14:textId="77777777" w:rsidR="004D2591" w:rsidRDefault="004D2591" w:rsidP="002D4EAB">
            <w:pPr>
              <w:cnfStyle w:val="000000100000" w:firstRow="0" w:lastRow="0" w:firstColumn="0" w:lastColumn="0" w:oddVBand="0" w:evenVBand="0" w:oddHBand="1" w:evenHBand="0" w:firstRowFirstColumn="0" w:firstRowLastColumn="0" w:lastRowFirstColumn="0" w:lastRowLastColumn="0"/>
            </w:pPr>
            <w:r>
              <w:t>2.0</w:t>
            </w:r>
          </w:p>
        </w:tc>
      </w:tr>
      <w:tr w:rsidR="004D2591" w14:paraId="68B26093" w14:textId="77777777" w:rsidTr="002D4EAB">
        <w:tc>
          <w:tcPr>
            <w:cnfStyle w:val="001000000000" w:firstRow="0" w:lastRow="0" w:firstColumn="1" w:lastColumn="0" w:oddVBand="0" w:evenVBand="0" w:oddHBand="0" w:evenHBand="0" w:firstRowFirstColumn="0" w:firstRowLastColumn="0" w:lastRowFirstColumn="0" w:lastRowLastColumn="0"/>
            <w:tcW w:w="2880" w:type="dxa"/>
          </w:tcPr>
          <w:p w14:paraId="2BDF51A0" w14:textId="77777777" w:rsidR="004D2591" w:rsidRDefault="004D2591" w:rsidP="002D4EAB">
            <w:r>
              <w:t>Heavy goods</w:t>
            </w:r>
          </w:p>
        </w:tc>
        <w:tc>
          <w:tcPr>
            <w:tcW w:w="2880" w:type="dxa"/>
          </w:tcPr>
          <w:p w14:paraId="314B2923" w14:textId="77777777" w:rsidR="004D2591" w:rsidRDefault="004D2591" w:rsidP="002D4EAB">
            <w:pPr>
              <w:cnfStyle w:val="000000000000" w:firstRow="0" w:lastRow="0" w:firstColumn="0" w:lastColumn="0" w:oddVBand="0" w:evenVBand="0" w:oddHBand="0" w:evenHBand="0" w:firstRowFirstColumn="0" w:firstRowLastColumn="0" w:lastRowFirstColumn="0" w:lastRowLastColumn="0"/>
            </w:pPr>
            <w:proofErr w:type="spellStart"/>
            <w:r>
              <w:t>heavy_goods_count</w:t>
            </w:r>
            <w:proofErr w:type="spellEnd"/>
          </w:p>
        </w:tc>
        <w:tc>
          <w:tcPr>
            <w:tcW w:w="2880" w:type="dxa"/>
          </w:tcPr>
          <w:p w14:paraId="2B75FE88" w14:textId="77777777" w:rsidR="004D2591" w:rsidRDefault="004D2591" w:rsidP="002D4EAB">
            <w:pPr>
              <w:cnfStyle w:val="000000000000" w:firstRow="0" w:lastRow="0" w:firstColumn="0" w:lastColumn="0" w:oddVBand="0" w:evenVBand="0" w:oddHBand="0" w:evenHBand="0" w:firstRowFirstColumn="0" w:firstRowLastColumn="0" w:lastRowFirstColumn="0" w:lastRowLastColumn="0"/>
            </w:pPr>
            <w:r>
              <w:t>3.0</w:t>
            </w:r>
          </w:p>
        </w:tc>
      </w:tr>
      <w:tr w:rsidR="004D2591" w14:paraId="51815F40" w14:textId="77777777" w:rsidTr="002D4E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E2FD7F2" w14:textId="77777777" w:rsidR="004D2591" w:rsidRDefault="004D2591" w:rsidP="002D4EAB">
            <w:r>
              <w:t>Bus</w:t>
            </w:r>
          </w:p>
        </w:tc>
        <w:tc>
          <w:tcPr>
            <w:tcW w:w="2880" w:type="dxa"/>
          </w:tcPr>
          <w:p w14:paraId="2C7C3203" w14:textId="77777777" w:rsidR="004D2591" w:rsidRDefault="004D2591" w:rsidP="002D4EAB">
            <w:pPr>
              <w:cnfStyle w:val="000000100000" w:firstRow="0" w:lastRow="0" w:firstColumn="0" w:lastColumn="0" w:oddVBand="0" w:evenVBand="0" w:oddHBand="1" w:evenHBand="0" w:firstRowFirstColumn="0" w:firstRowLastColumn="0" w:lastRowFirstColumn="0" w:lastRowLastColumn="0"/>
            </w:pPr>
            <w:proofErr w:type="spellStart"/>
            <w:r>
              <w:t>bus_count</w:t>
            </w:r>
            <w:proofErr w:type="spellEnd"/>
          </w:p>
        </w:tc>
        <w:tc>
          <w:tcPr>
            <w:tcW w:w="2880" w:type="dxa"/>
          </w:tcPr>
          <w:p w14:paraId="3397616D" w14:textId="77777777" w:rsidR="004D2591" w:rsidRDefault="004D2591" w:rsidP="002D4EAB">
            <w:pPr>
              <w:cnfStyle w:val="000000100000" w:firstRow="0" w:lastRow="0" w:firstColumn="0" w:lastColumn="0" w:oddVBand="0" w:evenVBand="0" w:oddHBand="1" w:evenHBand="0" w:firstRowFirstColumn="0" w:firstRowLastColumn="0" w:lastRowFirstColumn="0" w:lastRowLastColumn="0"/>
            </w:pPr>
            <w:r>
              <w:t>2.5</w:t>
            </w:r>
          </w:p>
        </w:tc>
      </w:tr>
      <w:tr w:rsidR="004D2591" w14:paraId="750DB50F" w14:textId="77777777" w:rsidTr="002D4EAB">
        <w:tc>
          <w:tcPr>
            <w:cnfStyle w:val="001000000000" w:firstRow="0" w:lastRow="0" w:firstColumn="1" w:lastColumn="0" w:oddVBand="0" w:evenVBand="0" w:oddHBand="0" w:evenHBand="0" w:firstRowFirstColumn="0" w:firstRowLastColumn="0" w:lastRowFirstColumn="0" w:lastRowLastColumn="0"/>
            <w:tcW w:w="2880" w:type="dxa"/>
          </w:tcPr>
          <w:p w14:paraId="6B2FED1E" w14:textId="77777777" w:rsidR="004D2591" w:rsidRDefault="004D2591" w:rsidP="002D4EAB">
            <w:r>
              <w:t>Tractor</w:t>
            </w:r>
          </w:p>
        </w:tc>
        <w:tc>
          <w:tcPr>
            <w:tcW w:w="2880" w:type="dxa"/>
          </w:tcPr>
          <w:p w14:paraId="28A8940E" w14:textId="77777777" w:rsidR="004D2591" w:rsidRDefault="004D2591" w:rsidP="002D4EAB">
            <w:pPr>
              <w:cnfStyle w:val="000000000000" w:firstRow="0" w:lastRow="0" w:firstColumn="0" w:lastColumn="0" w:oddVBand="0" w:evenVBand="0" w:oddHBand="0" w:evenHBand="0" w:firstRowFirstColumn="0" w:firstRowLastColumn="0" w:lastRowFirstColumn="0" w:lastRowLastColumn="0"/>
            </w:pPr>
            <w:proofErr w:type="spellStart"/>
            <w:r>
              <w:t>tractor_count</w:t>
            </w:r>
            <w:proofErr w:type="spellEnd"/>
          </w:p>
        </w:tc>
        <w:tc>
          <w:tcPr>
            <w:tcW w:w="2880" w:type="dxa"/>
          </w:tcPr>
          <w:p w14:paraId="6644B62C" w14:textId="77777777" w:rsidR="004D2591" w:rsidRDefault="004D2591" w:rsidP="002D4EAB">
            <w:pPr>
              <w:cnfStyle w:val="000000000000" w:firstRow="0" w:lastRow="0" w:firstColumn="0" w:lastColumn="0" w:oddVBand="0" w:evenVBand="0" w:oddHBand="0" w:evenHBand="0" w:firstRowFirstColumn="0" w:firstRowLastColumn="0" w:lastRowFirstColumn="0" w:lastRowLastColumn="0"/>
            </w:pPr>
            <w:r>
              <w:t>2.0</w:t>
            </w:r>
          </w:p>
        </w:tc>
      </w:tr>
    </w:tbl>
    <w:p w14:paraId="29E8030D" w14:textId="77777777" w:rsidR="004D2591" w:rsidRDefault="004D2591" w:rsidP="004D2591"/>
    <w:p w14:paraId="44C9D447" w14:textId="3961A983" w:rsidR="004D2591" w:rsidRDefault="004D2591" w:rsidP="004D2591">
      <w:pPr>
        <w:pStyle w:val="Heading2"/>
      </w:pPr>
      <w:r>
        <w:t>Normalization Rules</w:t>
      </w:r>
    </w:p>
    <w:p w14:paraId="0DE1775F" w14:textId="77777777" w:rsidR="004D2591" w:rsidRDefault="004D2591" w:rsidP="004D2591">
      <w:r>
        <w:rPr>
          <w:b/>
        </w:rPr>
        <w:t>1) Condition Score (</w:t>
      </w:r>
      <w:proofErr w:type="spellStart"/>
      <w:r>
        <w:rPr>
          <w:b/>
        </w:rPr>
        <w:t>CS_norm</w:t>
      </w:r>
      <w:proofErr w:type="spellEnd"/>
      <w:r>
        <w:rPr>
          <w:b/>
        </w:rPr>
        <w:t xml:space="preserve">): Map </w:t>
      </w:r>
      <w:proofErr w:type="spellStart"/>
      <w:r>
        <w:rPr>
          <w:b/>
        </w:rPr>
        <w:t>surface_condition</w:t>
      </w:r>
      <w:proofErr w:type="spellEnd"/>
      <w:r>
        <w:rPr>
          <w:b/>
        </w:rPr>
        <w:t xml:space="preserve"> to 0–100 (Poor = 100, Good = 0). Example mapping:</w:t>
      </w:r>
    </w:p>
    <w:p w14:paraId="3404C8B2" w14:textId="2518C2B1" w:rsidR="00575C9A" w:rsidRDefault="00575C9A" w:rsidP="00575C9A">
      <w:pPr>
        <w:pStyle w:val="Caption"/>
        <w:keepNext/>
      </w:pPr>
      <w:r>
        <w:t xml:space="preserve">Table </w:t>
      </w:r>
      <w:fldSimple w:instr=" SEQ Table \* ARABIC ">
        <w:r w:rsidR="000E3585">
          <w:rPr>
            <w:noProof/>
          </w:rPr>
          <w:t>21</w:t>
        </w:r>
      </w:fldSimple>
      <w:r>
        <w:t>. Normalization rules</w:t>
      </w:r>
    </w:p>
    <w:tbl>
      <w:tblPr>
        <w:tblStyle w:val="LightList"/>
        <w:tblW w:w="0" w:type="auto"/>
        <w:tblLook w:val="04A0" w:firstRow="1" w:lastRow="0" w:firstColumn="1" w:lastColumn="0" w:noHBand="0" w:noVBand="1"/>
      </w:tblPr>
      <w:tblGrid>
        <w:gridCol w:w="2874"/>
        <w:gridCol w:w="2873"/>
        <w:gridCol w:w="2873"/>
      </w:tblGrid>
      <w:tr w:rsidR="004D2591" w14:paraId="59C41067" w14:textId="77777777" w:rsidTr="002D4E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1DAD273E" w14:textId="77777777" w:rsidR="004D2591" w:rsidRDefault="004D2591" w:rsidP="002D4EAB">
            <w:r>
              <w:t>Surface Condition Code</w:t>
            </w:r>
          </w:p>
        </w:tc>
        <w:tc>
          <w:tcPr>
            <w:tcW w:w="2880" w:type="dxa"/>
          </w:tcPr>
          <w:p w14:paraId="16C7440D" w14:textId="77777777" w:rsidR="004D2591" w:rsidRDefault="004D2591" w:rsidP="002D4EAB">
            <w:pPr>
              <w:cnfStyle w:val="100000000000" w:firstRow="1" w:lastRow="0" w:firstColumn="0" w:lastColumn="0" w:oddVBand="0" w:evenVBand="0" w:oddHBand="0" w:evenHBand="0" w:firstRowFirstColumn="0" w:firstRowLastColumn="0" w:lastRowFirstColumn="0" w:lastRowLastColumn="0"/>
            </w:pPr>
            <w:r>
              <w:t>Meaning</w:t>
            </w:r>
          </w:p>
        </w:tc>
        <w:tc>
          <w:tcPr>
            <w:tcW w:w="2880" w:type="dxa"/>
          </w:tcPr>
          <w:p w14:paraId="758A67FB" w14:textId="77777777" w:rsidR="004D2591" w:rsidRDefault="004D2591" w:rsidP="002D4EAB">
            <w:pPr>
              <w:cnfStyle w:val="100000000000" w:firstRow="1" w:lastRow="0" w:firstColumn="0" w:lastColumn="0" w:oddVBand="0" w:evenVBand="0" w:oddHBand="0" w:evenHBand="0" w:firstRowFirstColumn="0" w:firstRowLastColumn="0" w:lastRowFirstColumn="0" w:lastRowLastColumn="0"/>
            </w:pPr>
            <w:proofErr w:type="spellStart"/>
            <w:r>
              <w:t>CS_norm</w:t>
            </w:r>
            <w:proofErr w:type="spellEnd"/>
          </w:p>
        </w:tc>
      </w:tr>
      <w:tr w:rsidR="004D2591" w14:paraId="1A71A16A" w14:textId="77777777" w:rsidTr="002D4E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B621F3" w14:textId="77777777" w:rsidR="004D2591" w:rsidRDefault="004D2591" w:rsidP="002D4EAB">
            <w:r>
              <w:t>Good</w:t>
            </w:r>
          </w:p>
        </w:tc>
        <w:tc>
          <w:tcPr>
            <w:tcW w:w="2880" w:type="dxa"/>
          </w:tcPr>
          <w:p w14:paraId="53413BA5" w14:textId="77777777" w:rsidR="004D2591" w:rsidRDefault="004D2591" w:rsidP="002D4EAB">
            <w:pPr>
              <w:cnfStyle w:val="000000100000" w:firstRow="0" w:lastRow="0" w:firstColumn="0" w:lastColumn="0" w:oddVBand="0" w:evenVBand="0" w:oddHBand="1" w:evenHBand="0" w:firstRowFirstColumn="0" w:firstRowLastColumn="0" w:lastRowFirstColumn="0" w:lastRowLastColumn="0"/>
            </w:pPr>
            <w:r>
              <w:t>Sound / minor defects</w:t>
            </w:r>
          </w:p>
        </w:tc>
        <w:tc>
          <w:tcPr>
            <w:tcW w:w="2880" w:type="dxa"/>
          </w:tcPr>
          <w:p w14:paraId="089A1704" w14:textId="77777777" w:rsidR="004D2591" w:rsidRDefault="004D2591" w:rsidP="002D4EAB">
            <w:pPr>
              <w:cnfStyle w:val="000000100000" w:firstRow="0" w:lastRow="0" w:firstColumn="0" w:lastColumn="0" w:oddVBand="0" w:evenVBand="0" w:oddHBand="1" w:evenHBand="0" w:firstRowFirstColumn="0" w:firstRowLastColumn="0" w:lastRowFirstColumn="0" w:lastRowLastColumn="0"/>
            </w:pPr>
            <w:r>
              <w:t>0</w:t>
            </w:r>
          </w:p>
        </w:tc>
      </w:tr>
      <w:tr w:rsidR="004D2591" w14:paraId="75C5F8F9" w14:textId="77777777" w:rsidTr="002D4EAB">
        <w:tc>
          <w:tcPr>
            <w:cnfStyle w:val="001000000000" w:firstRow="0" w:lastRow="0" w:firstColumn="1" w:lastColumn="0" w:oddVBand="0" w:evenVBand="0" w:oddHBand="0" w:evenHBand="0" w:firstRowFirstColumn="0" w:firstRowLastColumn="0" w:lastRowFirstColumn="0" w:lastRowLastColumn="0"/>
            <w:tcW w:w="2880" w:type="dxa"/>
          </w:tcPr>
          <w:p w14:paraId="144A1263" w14:textId="77777777" w:rsidR="004D2591" w:rsidRDefault="004D2591" w:rsidP="002D4EAB">
            <w:r>
              <w:t>Fair</w:t>
            </w:r>
          </w:p>
        </w:tc>
        <w:tc>
          <w:tcPr>
            <w:tcW w:w="2880" w:type="dxa"/>
          </w:tcPr>
          <w:p w14:paraId="78B02040" w14:textId="77777777" w:rsidR="004D2591" w:rsidRDefault="004D2591" w:rsidP="002D4EAB">
            <w:pPr>
              <w:cnfStyle w:val="000000000000" w:firstRow="0" w:lastRow="0" w:firstColumn="0" w:lastColumn="0" w:oddVBand="0" w:evenVBand="0" w:oddHBand="0" w:evenHBand="0" w:firstRowFirstColumn="0" w:firstRowLastColumn="0" w:lastRowFirstColumn="0" w:lastRowLastColumn="0"/>
            </w:pPr>
            <w:r>
              <w:t>Noticeable defects</w:t>
            </w:r>
          </w:p>
        </w:tc>
        <w:tc>
          <w:tcPr>
            <w:tcW w:w="2880" w:type="dxa"/>
          </w:tcPr>
          <w:p w14:paraId="17D2319C" w14:textId="77777777" w:rsidR="004D2591" w:rsidRDefault="004D2591" w:rsidP="002D4EAB">
            <w:pPr>
              <w:cnfStyle w:val="000000000000" w:firstRow="0" w:lastRow="0" w:firstColumn="0" w:lastColumn="0" w:oddVBand="0" w:evenVBand="0" w:oddHBand="0" w:evenHBand="0" w:firstRowFirstColumn="0" w:firstRowLastColumn="0" w:lastRowFirstColumn="0" w:lastRowLastColumn="0"/>
            </w:pPr>
            <w:r>
              <w:t>33</w:t>
            </w:r>
          </w:p>
        </w:tc>
      </w:tr>
      <w:tr w:rsidR="004D2591" w14:paraId="6802F00F" w14:textId="77777777" w:rsidTr="002D4E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6ED575A" w14:textId="77777777" w:rsidR="004D2591" w:rsidRDefault="004D2591" w:rsidP="002D4EAB">
            <w:r>
              <w:t>Moderate</w:t>
            </w:r>
          </w:p>
        </w:tc>
        <w:tc>
          <w:tcPr>
            <w:tcW w:w="2880" w:type="dxa"/>
          </w:tcPr>
          <w:p w14:paraId="1A3CEAF1" w14:textId="77777777" w:rsidR="004D2591" w:rsidRDefault="004D2591" w:rsidP="002D4EAB">
            <w:pPr>
              <w:cnfStyle w:val="000000100000" w:firstRow="0" w:lastRow="0" w:firstColumn="0" w:lastColumn="0" w:oddVBand="0" w:evenVBand="0" w:oddHBand="1" w:evenHBand="0" w:firstRowFirstColumn="0" w:firstRowLastColumn="0" w:lastRowFirstColumn="0" w:lastRowLastColumn="0"/>
            </w:pPr>
            <w:r>
              <w:t>Substantial defects</w:t>
            </w:r>
          </w:p>
        </w:tc>
        <w:tc>
          <w:tcPr>
            <w:tcW w:w="2880" w:type="dxa"/>
          </w:tcPr>
          <w:p w14:paraId="2E0DF1D3" w14:textId="77777777" w:rsidR="004D2591" w:rsidRDefault="004D2591" w:rsidP="002D4EAB">
            <w:pPr>
              <w:cnfStyle w:val="000000100000" w:firstRow="0" w:lastRow="0" w:firstColumn="0" w:lastColumn="0" w:oddVBand="0" w:evenVBand="0" w:oddHBand="1" w:evenHBand="0" w:firstRowFirstColumn="0" w:firstRowLastColumn="0" w:lastRowFirstColumn="0" w:lastRowLastColumn="0"/>
            </w:pPr>
            <w:r>
              <w:t>66</w:t>
            </w:r>
          </w:p>
        </w:tc>
      </w:tr>
      <w:tr w:rsidR="004D2591" w14:paraId="1910E109" w14:textId="77777777" w:rsidTr="002D4EAB">
        <w:tc>
          <w:tcPr>
            <w:cnfStyle w:val="001000000000" w:firstRow="0" w:lastRow="0" w:firstColumn="1" w:lastColumn="0" w:oddVBand="0" w:evenVBand="0" w:oddHBand="0" w:evenHBand="0" w:firstRowFirstColumn="0" w:firstRowLastColumn="0" w:lastRowFirstColumn="0" w:lastRowLastColumn="0"/>
            <w:tcW w:w="2880" w:type="dxa"/>
          </w:tcPr>
          <w:p w14:paraId="53C0696E" w14:textId="77777777" w:rsidR="004D2591" w:rsidRDefault="004D2591" w:rsidP="002D4EAB">
            <w:r>
              <w:t>Poor</w:t>
            </w:r>
          </w:p>
        </w:tc>
        <w:tc>
          <w:tcPr>
            <w:tcW w:w="2880" w:type="dxa"/>
          </w:tcPr>
          <w:p w14:paraId="17999614" w14:textId="77777777" w:rsidR="004D2591" w:rsidRDefault="004D2591" w:rsidP="002D4EAB">
            <w:pPr>
              <w:cnfStyle w:val="000000000000" w:firstRow="0" w:lastRow="0" w:firstColumn="0" w:lastColumn="0" w:oddVBand="0" w:evenVBand="0" w:oddHBand="0" w:evenHBand="0" w:firstRowFirstColumn="0" w:firstRowLastColumn="0" w:lastRowFirstColumn="0" w:lastRowLastColumn="0"/>
            </w:pPr>
            <w:r>
              <w:t>Severe defects</w:t>
            </w:r>
          </w:p>
        </w:tc>
        <w:tc>
          <w:tcPr>
            <w:tcW w:w="2880" w:type="dxa"/>
          </w:tcPr>
          <w:p w14:paraId="7A1F2D11" w14:textId="77777777" w:rsidR="004D2591" w:rsidRDefault="004D2591" w:rsidP="002D4EAB">
            <w:pPr>
              <w:cnfStyle w:val="000000000000" w:firstRow="0" w:lastRow="0" w:firstColumn="0" w:lastColumn="0" w:oddVBand="0" w:evenVBand="0" w:oddHBand="0" w:evenHBand="0" w:firstRowFirstColumn="0" w:firstRowLastColumn="0" w:lastRowFirstColumn="0" w:lastRowLastColumn="0"/>
            </w:pPr>
            <w:r>
              <w:t>100</w:t>
            </w:r>
          </w:p>
        </w:tc>
      </w:tr>
    </w:tbl>
    <w:p w14:paraId="3795D37D" w14:textId="77777777" w:rsidR="004D2591" w:rsidRDefault="004D2591" w:rsidP="004D2591"/>
    <w:p w14:paraId="09DF2540" w14:textId="77777777" w:rsidR="004D2591" w:rsidRDefault="004D2591" w:rsidP="004D2591">
      <w:r>
        <w:rPr>
          <w:b/>
        </w:rPr>
        <w:t>2) Traffic (</w:t>
      </w:r>
      <w:proofErr w:type="spellStart"/>
      <w:r>
        <w:rPr>
          <w:b/>
        </w:rPr>
        <w:t>PCU_norm</w:t>
      </w:r>
      <w:proofErr w:type="spellEnd"/>
      <w:r>
        <w:rPr>
          <w:b/>
        </w:rPr>
        <w:t xml:space="preserve">): First compute PCU = </w:t>
      </w:r>
      <w:proofErr w:type="gramStart"/>
      <w:r>
        <w:rPr>
          <w:b/>
        </w:rPr>
        <w:t>Σ(</w:t>
      </w:r>
      <w:proofErr w:type="spellStart"/>
      <w:proofErr w:type="gramEnd"/>
      <w:r>
        <w:rPr>
          <w:b/>
        </w:rPr>
        <w:t>count_i</w:t>
      </w:r>
      <w:proofErr w:type="spellEnd"/>
      <w:r>
        <w:rPr>
          <w:b/>
        </w:rPr>
        <w:t xml:space="preserve"> × </w:t>
      </w:r>
      <w:proofErr w:type="spellStart"/>
      <w:r>
        <w:rPr>
          <w:b/>
        </w:rPr>
        <w:t>factor_i</w:t>
      </w:r>
      <w:proofErr w:type="spellEnd"/>
      <w:r>
        <w:rPr>
          <w:b/>
        </w:rPr>
        <w:t>). Then normalize across the network:</w:t>
      </w:r>
    </w:p>
    <w:p w14:paraId="50A4BCA0" w14:textId="77777777" w:rsidR="004D2591" w:rsidRDefault="004D2591" w:rsidP="004D2591">
      <w:r>
        <w:t xml:space="preserve">   </w:t>
      </w:r>
      <w:proofErr w:type="spellStart"/>
      <w:r>
        <w:t>PCU_norm</w:t>
      </w:r>
      <w:proofErr w:type="spellEnd"/>
      <w:r>
        <w:t xml:space="preserve"> = 100 × (PCU − </w:t>
      </w:r>
      <w:proofErr w:type="spellStart"/>
      <w:r>
        <w:t>PCU_min</w:t>
      </w:r>
      <w:proofErr w:type="spellEnd"/>
      <w:r>
        <w:t>) / (</w:t>
      </w:r>
      <w:proofErr w:type="spellStart"/>
      <w:r>
        <w:t>PCU_max</w:t>
      </w:r>
      <w:proofErr w:type="spellEnd"/>
      <w:r>
        <w:t xml:space="preserve"> − </w:t>
      </w:r>
      <w:proofErr w:type="spellStart"/>
      <w:r>
        <w:t>PCU_min</w:t>
      </w:r>
      <w:proofErr w:type="spellEnd"/>
      <w:r>
        <w:t>), clipped to [0, 100].</w:t>
      </w:r>
    </w:p>
    <w:p w14:paraId="5AE51EB0" w14:textId="77777777" w:rsidR="004D2591" w:rsidRDefault="004D2591" w:rsidP="004D2591">
      <w:r>
        <w:lastRenderedPageBreak/>
        <w:t xml:space="preserve">   Notes: (a) </w:t>
      </w:r>
      <w:proofErr w:type="spellStart"/>
      <w:r>
        <w:t>PCU_min</w:t>
      </w:r>
      <w:proofErr w:type="spellEnd"/>
      <w:r>
        <w:t>/</w:t>
      </w:r>
      <w:proofErr w:type="spellStart"/>
      <w:r>
        <w:t>PCU_max</w:t>
      </w:r>
      <w:proofErr w:type="spellEnd"/>
      <w:r>
        <w:t xml:space="preserve"> are refreshed per fiscal year; (b) if </w:t>
      </w:r>
      <w:proofErr w:type="spellStart"/>
      <w:r>
        <w:t>PCU_max</w:t>
      </w:r>
      <w:proofErr w:type="spellEnd"/>
      <w:r>
        <w:t xml:space="preserve"> = </w:t>
      </w:r>
      <w:proofErr w:type="spellStart"/>
      <w:r>
        <w:t>PCU_min</w:t>
      </w:r>
      <w:proofErr w:type="spellEnd"/>
      <w:r>
        <w:t xml:space="preserve">, set </w:t>
      </w:r>
      <w:proofErr w:type="spellStart"/>
      <w:r>
        <w:t>PCU_norm</w:t>
      </w:r>
      <w:proofErr w:type="spellEnd"/>
      <w:r>
        <w:t xml:space="preserve"> = 0.</w:t>
      </w:r>
    </w:p>
    <w:p w14:paraId="22D73A9A" w14:textId="77777777" w:rsidR="004D2591" w:rsidRDefault="004D2591" w:rsidP="004D2591">
      <w:r>
        <w:rPr>
          <w:b/>
        </w:rPr>
        <w:t>3) Economic Importance (EI): Map categories to scores:</w:t>
      </w:r>
    </w:p>
    <w:p w14:paraId="3BC3001A" w14:textId="1F479FF7" w:rsidR="00575C9A" w:rsidRDefault="00575C9A" w:rsidP="00575C9A">
      <w:pPr>
        <w:pStyle w:val="Caption"/>
        <w:keepNext/>
      </w:pPr>
      <w:r>
        <w:t xml:space="preserve">Table </w:t>
      </w:r>
      <w:fldSimple w:instr=" SEQ Table \* ARABIC ">
        <w:r w:rsidR="000E3585">
          <w:rPr>
            <w:noProof/>
          </w:rPr>
          <w:t>22</w:t>
        </w:r>
      </w:fldSimple>
      <w:r>
        <w:t>. Economic importance (EI)</w:t>
      </w:r>
    </w:p>
    <w:tbl>
      <w:tblPr>
        <w:tblStyle w:val="LightList"/>
        <w:tblW w:w="0" w:type="auto"/>
        <w:tblLook w:val="04A0" w:firstRow="1" w:lastRow="0" w:firstColumn="1" w:lastColumn="0" w:noHBand="0" w:noVBand="1"/>
      </w:tblPr>
      <w:tblGrid>
        <w:gridCol w:w="4311"/>
        <w:gridCol w:w="4309"/>
      </w:tblGrid>
      <w:tr w:rsidR="004D2591" w14:paraId="36F17B14" w14:textId="77777777" w:rsidTr="002D4E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35EFF8AB" w14:textId="77777777" w:rsidR="004D2591" w:rsidRDefault="004D2591" w:rsidP="002D4EAB">
            <w:r>
              <w:t>Category</w:t>
            </w:r>
          </w:p>
        </w:tc>
        <w:tc>
          <w:tcPr>
            <w:tcW w:w="4320" w:type="dxa"/>
          </w:tcPr>
          <w:p w14:paraId="52237FFA" w14:textId="77777777" w:rsidR="004D2591" w:rsidRDefault="004D2591" w:rsidP="002D4EAB">
            <w:pPr>
              <w:cnfStyle w:val="100000000000" w:firstRow="1" w:lastRow="0" w:firstColumn="0" w:lastColumn="0" w:oddVBand="0" w:evenVBand="0" w:oddHBand="0" w:evenHBand="0" w:firstRowFirstColumn="0" w:firstRowLastColumn="0" w:lastRowFirstColumn="0" w:lastRowLastColumn="0"/>
            </w:pPr>
            <w:r>
              <w:t>EI (0–100)</w:t>
            </w:r>
          </w:p>
        </w:tc>
      </w:tr>
      <w:tr w:rsidR="004D2591" w14:paraId="120E89FA" w14:textId="77777777" w:rsidTr="002D4E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690B7F43" w14:textId="77777777" w:rsidR="004D2591" w:rsidRDefault="004D2591" w:rsidP="002D4EAB">
            <w:r>
              <w:t>Local</w:t>
            </w:r>
          </w:p>
        </w:tc>
        <w:tc>
          <w:tcPr>
            <w:tcW w:w="4320" w:type="dxa"/>
          </w:tcPr>
          <w:p w14:paraId="791E14BD" w14:textId="77777777" w:rsidR="004D2591" w:rsidRDefault="004D2591" w:rsidP="002D4EAB">
            <w:pPr>
              <w:cnfStyle w:val="000000100000" w:firstRow="0" w:lastRow="0" w:firstColumn="0" w:lastColumn="0" w:oddVBand="0" w:evenVBand="0" w:oddHBand="1" w:evenHBand="0" w:firstRowFirstColumn="0" w:firstRowLastColumn="0" w:lastRowFirstColumn="0" w:lastRowLastColumn="0"/>
            </w:pPr>
            <w:r>
              <w:t>20</w:t>
            </w:r>
          </w:p>
        </w:tc>
      </w:tr>
      <w:tr w:rsidR="004D2591" w14:paraId="017A5CEF" w14:textId="77777777" w:rsidTr="002D4EAB">
        <w:tc>
          <w:tcPr>
            <w:cnfStyle w:val="001000000000" w:firstRow="0" w:lastRow="0" w:firstColumn="1" w:lastColumn="0" w:oddVBand="0" w:evenVBand="0" w:oddHBand="0" w:evenHBand="0" w:firstRowFirstColumn="0" w:firstRowLastColumn="0" w:lastRowFirstColumn="0" w:lastRowLastColumn="0"/>
            <w:tcW w:w="4320" w:type="dxa"/>
          </w:tcPr>
          <w:p w14:paraId="52D00446" w14:textId="77777777" w:rsidR="004D2591" w:rsidRDefault="004D2591" w:rsidP="002D4EAB">
            <w:r>
              <w:t>Regional</w:t>
            </w:r>
          </w:p>
        </w:tc>
        <w:tc>
          <w:tcPr>
            <w:tcW w:w="4320" w:type="dxa"/>
          </w:tcPr>
          <w:p w14:paraId="1140E413" w14:textId="77777777" w:rsidR="004D2591" w:rsidRDefault="004D2591" w:rsidP="002D4EAB">
            <w:pPr>
              <w:cnfStyle w:val="000000000000" w:firstRow="0" w:lastRow="0" w:firstColumn="0" w:lastColumn="0" w:oddVBand="0" w:evenVBand="0" w:oddHBand="0" w:evenHBand="0" w:firstRowFirstColumn="0" w:firstRowLastColumn="0" w:lastRowFirstColumn="0" w:lastRowLastColumn="0"/>
            </w:pPr>
            <w:r>
              <w:t>60</w:t>
            </w:r>
          </w:p>
        </w:tc>
      </w:tr>
      <w:tr w:rsidR="004D2591" w14:paraId="5D1987A1" w14:textId="77777777" w:rsidTr="002D4E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320" w:type="dxa"/>
          </w:tcPr>
          <w:p w14:paraId="4E4C00DC" w14:textId="77777777" w:rsidR="004D2591" w:rsidRDefault="004D2591" w:rsidP="002D4EAB">
            <w:r>
              <w:t>Main</w:t>
            </w:r>
          </w:p>
        </w:tc>
        <w:tc>
          <w:tcPr>
            <w:tcW w:w="4320" w:type="dxa"/>
          </w:tcPr>
          <w:p w14:paraId="54C9CF10" w14:textId="77777777" w:rsidR="004D2591" w:rsidRDefault="004D2591" w:rsidP="002D4EAB">
            <w:pPr>
              <w:cnfStyle w:val="000000100000" w:firstRow="0" w:lastRow="0" w:firstColumn="0" w:lastColumn="0" w:oddVBand="0" w:evenVBand="0" w:oddHBand="1" w:evenHBand="0" w:firstRowFirstColumn="0" w:firstRowLastColumn="0" w:lastRowFirstColumn="0" w:lastRowLastColumn="0"/>
            </w:pPr>
            <w:r>
              <w:t>100</w:t>
            </w:r>
          </w:p>
        </w:tc>
      </w:tr>
    </w:tbl>
    <w:p w14:paraId="37751E21" w14:textId="77777777" w:rsidR="004D2591" w:rsidRDefault="004D2591" w:rsidP="004D2591"/>
    <w:p w14:paraId="2311AE62" w14:textId="77777777" w:rsidR="004D2591" w:rsidRDefault="004D2591" w:rsidP="004D2591">
      <w:r>
        <w:rPr>
          <w:b/>
        </w:rPr>
        <w:t>4) Safety Risk (SR): Binary/graded mapping (configurable):</w:t>
      </w:r>
    </w:p>
    <w:p w14:paraId="556FEE23" w14:textId="04FAAFC6" w:rsidR="00575C9A" w:rsidRDefault="00575C9A" w:rsidP="00575C9A">
      <w:pPr>
        <w:pStyle w:val="Caption"/>
        <w:keepNext/>
      </w:pPr>
      <w:r>
        <w:t xml:space="preserve">Table </w:t>
      </w:r>
      <w:fldSimple w:instr=" SEQ Table \* ARABIC ">
        <w:r w:rsidR="000E3585">
          <w:rPr>
            <w:noProof/>
          </w:rPr>
          <w:t>23</w:t>
        </w:r>
      </w:fldSimple>
      <w:r>
        <w:t>. Safety risk</w:t>
      </w:r>
    </w:p>
    <w:tbl>
      <w:tblPr>
        <w:tblStyle w:val="LightList"/>
        <w:tblW w:w="0" w:type="auto"/>
        <w:tblLook w:val="04A0" w:firstRow="1" w:lastRow="0" w:firstColumn="1" w:lastColumn="0" w:noHBand="0" w:noVBand="1"/>
      </w:tblPr>
      <w:tblGrid>
        <w:gridCol w:w="2872"/>
        <w:gridCol w:w="2877"/>
        <w:gridCol w:w="2871"/>
      </w:tblGrid>
      <w:tr w:rsidR="004D2591" w14:paraId="33EEF5C0" w14:textId="77777777" w:rsidTr="002D4E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85BA9A2" w14:textId="77777777" w:rsidR="004D2591" w:rsidRDefault="004D2591" w:rsidP="002D4EAB">
            <w:r>
              <w:t>Risk Level</w:t>
            </w:r>
          </w:p>
        </w:tc>
        <w:tc>
          <w:tcPr>
            <w:tcW w:w="2880" w:type="dxa"/>
          </w:tcPr>
          <w:p w14:paraId="6F87A95B" w14:textId="77777777" w:rsidR="004D2591" w:rsidRDefault="004D2591" w:rsidP="002D4EAB">
            <w:pPr>
              <w:cnfStyle w:val="100000000000" w:firstRow="1" w:lastRow="0" w:firstColumn="0" w:lastColumn="0" w:oddVBand="0" w:evenVBand="0" w:oddHBand="0" w:evenHBand="0" w:firstRowFirstColumn="0" w:firstRowLastColumn="0" w:lastRowFirstColumn="0" w:lastRowLastColumn="0"/>
            </w:pPr>
            <w:r>
              <w:t>Definition (examples)</w:t>
            </w:r>
          </w:p>
        </w:tc>
        <w:tc>
          <w:tcPr>
            <w:tcW w:w="2880" w:type="dxa"/>
          </w:tcPr>
          <w:p w14:paraId="4278EB7D" w14:textId="77777777" w:rsidR="004D2591" w:rsidRDefault="004D2591" w:rsidP="002D4EAB">
            <w:pPr>
              <w:cnfStyle w:val="100000000000" w:firstRow="1" w:lastRow="0" w:firstColumn="0" w:lastColumn="0" w:oddVBand="0" w:evenVBand="0" w:oddHBand="0" w:evenHBand="0" w:firstRowFirstColumn="0" w:firstRowLastColumn="0" w:lastRowFirstColumn="0" w:lastRowLastColumn="0"/>
            </w:pPr>
            <w:r>
              <w:t>SR (0–100)</w:t>
            </w:r>
          </w:p>
        </w:tc>
      </w:tr>
      <w:tr w:rsidR="004D2591" w14:paraId="57432A33" w14:textId="77777777" w:rsidTr="002D4E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71568A55" w14:textId="77777777" w:rsidR="004D2591" w:rsidRDefault="004D2591" w:rsidP="002D4EAB">
            <w:r>
              <w:t>None</w:t>
            </w:r>
          </w:p>
        </w:tc>
        <w:tc>
          <w:tcPr>
            <w:tcW w:w="2880" w:type="dxa"/>
          </w:tcPr>
          <w:p w14:paraId="2005D8F0" w14:textId="77777777" w:rsidR="004D2591" w:rsidRDefault="004D2591" w:rsidP="002D4EAB">
            <w:pPr>
              <w:cnfStyle w:val="000000100000" w:firstRow="0" w:lastRow="0" w:firstColumn="0" w:lastColumn="0" w:oddVBand="0" w:evenVBand="0" w:oddHBand="1" w:evenHBand="0" w:firstRowFirstColumn="0" w:firstRowLastColumn="0" w:lastRowFirstColumn="0" w:lastRowLastColumn="0"/>
            </w:pPr>
            <w:r>
              <w:t>No critical structures, gentle slopes, no incidents</w:t>
            </w:r>
          </w:p>
        </w:tc>
        <w:tc>
          <w:tcPr>
            <w:tcW w:w="2880" w:type="dxa"/>
          </w:tcPr>
          <w:p w14:paraId="1B6044FC" w14:textId="77777777" w:rsidR="004D2591" w:rsidRDefault="004D2591" w:rsidP="002D4EAB">
            <w:pPr>
              <w:cnfStyle w:val="000000100000" w:firstRow="0" w:lastRow="0" w:firstColumn="0" w:lastColumn="0" w:oddVBand="0" w:evenVBand="0" w:oddHBand="1" w:evenHBand="0" w:firstRowFirstColumn="0" w:firstRowLastColumn="0" w:lastRowFirstColumn="0" w:lastRowLastColumn="0"/>
            </w:pPr>
            <w:r>
              <w:t>0</w:t>
            </w:r>
          </w:p>
        </w:tc>
      </w:tr>
      <w:tr w:rsidR="004D2591" w14:paraId="0F50979E" w14:textId="77777777" w:rsidTr="002D4EAB">
        <w:tc>
          <w:tcPr>
            <w:cnfStyle w:val="001000000000" w:firstRow="0" w:lastRow="0" w:firstColumn="1" w:lastColumn="0" w:oddVBand="0" w:evenVBand="0" w:oddHBand="0" w:evenHBand="0" w:firstRowFirstColumn="0" w:firstRowLastColumn="0" w:lastRowFirstColumn="0" w:lastRowLastColumn="0"/>
            <w:tcW w:w="2880" w:type="dxa"/>
          </w:tcPr>
          <w:p w14:paraId="46B6B846" w14:textId="77777777" w:rsidR="004D2591" w:rsidRDefault="004D2591" w:rsidP="002D4EAB">
            <w:r>
              <w:t>Moderate</w:t>
            </w:r>
          </w:p>
        </w:tc>
        <w:tc>
          <w:tcPr>
            <w:tcW w:w="2880" w:type="dxa"/>
          </w:tcPr>
          <w:p w14:paraId="6AC835C9" w14:textId="77777777" w:rsidR="004D2591" w:rsidRDefault="004D2591" w:rsidP="002D4EAB">
            <w:pPr>
              <w:cnfStyle w:val="000000000000" w:firstRow="0" w:lastRow="0" w:firstColumn="0" w:lastColumn="0" w:oddVBand="0" w:evenVBand="0" w:oddHBand="0" w:evenHBand="0" w:firstRowFirstColumn="0" w:firstRowLastColumn="0" w:lastRowFirstColumn="0" w:lastRowLastColumn="0"/>
            </w:pPr>
            <w:r>
              <w:t>Some risky segments/structures or incident history</w:t>
            </w:r>
          </w:p>
        </w:tc>
        <w:tc>
          <w:tcPr>
            <w:tcW w:w="2880" w:type="dxa"/>
          </w:tcPr>
          <w:p w14:paraId="1DC4507D" w14:textId="77777777" w:rsidR="004D2591" w:rsidRDefault="004D2591" w:rsidP="002D4EAB">
            <w:pPr>
              <w:cnfStyle w:val="000000000000" w:firstRow="0" w:lastRow="0" w:firstColumn="0" w:lastColumn="0" w:oddVBand="0" w:evenVBand="0" w:oddHBand="0" w:evenHBand="0" w:firstRowFirstColumn="0" w:firstRowLastColumn="0" w:lastRowFirstColumn="0" w:lastRowLastColumn="0"/>
            </w:pPr>
            <w:r>
              <w:t>50</w:t>
            </w:r>
          </w:p>
        </w:tc>
      </w:tr>
      <w:tr w:rsidR="004D2591" w14:paraId="254EDACB" w14:textId="77777777" w:rsidTr="002D4E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1D53176" w14:textId="77777777" w:rsidR="004D2591" w:rsidRDefault="004D2591" w:rsidP="002D4EAB">
            <w:r>
              <w:t>High</w:t>
            </w:r>
          </w:p>
        </w:tc>
        <w:tc>
          <w:tcPr>
            <w:tcW w:w="2880" w:type="dxa"/>
          </w:tcPr>
          <w:p w14:paraId="0AD74407" w14:textId="77777777" w:rsidR="004D2591" w:rsidRDefault="004D2591" w:rsidP="002D4EAB">
            <w:pPr>
              <w:cnfStyle w:val="000000100000" w:firstRow="0" w:lastRow="0" w:firstColumn="0" w:lastColumn="0" w:oddVBand="0" w:evenVBand="0" w:oddHBand="1" w:evenHBand="0" w:firstRowFirstColumn="0" w:firstRowLastColumn="0" w:lastRowFirstColumn="0" w:lastRowLastColumn="0"/>
            </w:pPr>
            <w:r>
              <w:t>Critical structures, steep slopes, known bottlenecks/incidents</w:t>
            </w:r>
          </w:p>
        </w:tc>
        <w:tc>
          <w:tcPr>
            <w:tcW w:w="2880" w:type="dxa"/>
          </w:tcPr>
          <w:p w14:paraId="7F5970F1" w14:textId="77777777" w:rsidR="004D2591" w:rsidRDefault="004D2591" w:rsidP="002D4EAB">
            <w:pPr>
              <w:cnfStyle w:val="000000100000" w:firstRow="0" w:lastRow="0" w:firstColumn="0" w:lastColumn="0" w:oddVBand="0" w:evenVBand="0" w:oddHBand="1" w:evenHBand="0" w:firstRowFirstColumn="0" w:firstRowLastColumn="0" w:lastRowFirstColumn="0" w:lastRowLastColumn="0"/>
            </w:pPr>
            <w:r>
              <w:t>100</w:t>
            </w:r>
          </w:p>
        </w:tc>
      </w:tr>
    </w:tbl>
    <w:p w14:paraId="5D2C605B" w14:textId="77777777" w:rsidR="004D2591" w:rsidRDefault="004D2591" w:rsidP="004D2591"/>
    <w:p w14:paraId="0A796F42" w14:textId="77777777" w:rsidR="004D2591" w:rsidRDefault="004D2591" w:rsidP="004D2591">
      <w:r>
        <w:rPr>
          <w:b/>
        </w:rPr>
        <w:t>5) Time Since Maintenance (TLM): Months since last maintenance scaled to 0–100.</w:t>
      </w:r>
    </w:p>
    <w:p w14:paraId="6FADF58A" w14:textId="77777777" w:rsidR="004D2591" w:rsidRDefault="004D2591" w:rsidP="004D2591">
      <w:r>
        <w:rPr>
          <w:i/>
        </w:rPr>
        <w:t xml:space="preserve">   </w:t>
      </w:r>
      <w:proofErr w:type="spellStart"/>
      <w:r>
        <w:rPr>
          <w:i/>
        </w:rPr>
        <w:t>TLM_norm</w:t>
      </w:r>
      <w:proofErr w:type="spellEnd"/>
      <w:r>
        <w:rPr>
          <w:i/>
        </w:rPr>
        <w:t xml:space="preserve"> = </w:t>
      </w:r>
      <w:proofErr w:type="gramStart"/>
      <w:r>
        <w:rPr>
          <w:i/>
        </w:rPr>
        <w:t>min(</w:t>
      </w:r>
      <w:proofErr w:type="gramEnd"/>
      <w:r>
        <w:rPr>
          <w:i/>
        </w:rPr>
        <w:t xml:space="preserve">100, 100 × </w:t>
      </w:r>
      <w:proofErr w:type="spellStart"/>
      <w:r>
        <w:rPr>
          <w:i/>
        </w:rPr>
        <w:t>months_since_last_maintenance</w:t>
      </w:r>
      <w:proofErr w:type="spellEnd"/>
      <w:r>
        <w:rPr>
          <w:i/>
        </w:rPr>
        <w:t xml:space="preserve"> / 60).  # caps at 5 years</w:t>
      </w:r>
    </w:p>
    <w:p w14:paraId="7FB1A2AB" w14:textId="2D33E490" w:rsidR="004D2591" w:rsidRDefault="004D2591" w:rsidP="004D2591">
      <w:pPr>
        <w:pStyle w:val="Heading2"/>
      </w:pPr>
      <w:r>
        <w:t>Weights &amp; Formula</w:t>
      </w:r>
    </w:p>
    <w:p w14:paraId="5CBA7DEB" w14:textId="77777777" w:rsidR="004D2591" w:rsidRDefault="004D2591" w:rsidP="004D2591">
      <w:proofErr w:type="spellStart"/>
      <w:r>
        <w:rPr>
          <w:b/>
        </w:rPr>
        <w:t>PriorityScore</w:t>
      </w:r>
      <w:proofErr w:type="spellEnd"/>
      <w:r>
        <w:rPr>
          <w:b/>
        </w:rPr>
        <w:t xml:space="preserve"> = w1×CS_norm + w2×PCU_norm + w3×EI + w4×SR + w5×TLM_norm</w:t>
      </w:r>
    </w:p>
    <w:p w14:paraId="797D8DB0" w14:textId="77777777" w:rsidR="004D2591" w:rsidRDefault="004D2591" w:rsidP="00B430E5">
      <w:pPr>
        <w:pStyle w:val="Heading3"/>
      </w:pPr>
      <w:r>
        <w:t>Default Weights</w:t>
      </w:r>
    </w:p>
    <w:p w14:paraId="18382A75" w14:textId="3112CD8D" w:rsidR="00575C9A" w:rsidRDefault="00575C9A" w:rsidP="00575C9A">
      <w:pPr>
        <w:pStyle w:val="Caption"/>
        <w:keepNext/>
      </w:pPr>
      <w:r>
        <w:t xml:space="preserve">Table </w:t>
      </w:r>
      <w:fldSimple w:instr=" SEQ Table \* ARABIC ">
        <w:r w:rsidR="000E3585">
          <w:rPr>
            <w:noProof/>
          </w:rPr>
          <w:t>24</w:t>
        </w:r>
      </w:fldSimple>
      <w:r>
        <w:t>. Weights table</w:t>
      </w:r>
    </w:p>
    <w:tbl>
      <w:tblPr>
        <w:tblStyle w:val="LightList"/>
        <w:tblW w:w="0" w:type="auto"/>
        <w:tblLook w:val="04A0" w:firstRow="1" w:lastRow="0" w:firstColumn="1" w:lastColumn="0" w:noHBand="0" w:noVBand="1"/>
      </w:tblPr>
      <w:tblGrid>
        <w:gridCol w:w="2873"/>
        <w:gridCol w:w="2873"/>
        <w:gridCol w:w="2874"/>
      </w:tblGrid>
      <w:tr w:rsidR="004D2591" w14:paraId="55985E81" w14:textId="77777777" w:rsidTr="002D4E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0B199AA" w14:textId="77777777" w:rsidR="004D2591" w:rsidRDefault="004D2591" w:rsidP="002D4EAB">
            <w:r>
              <w:t>Weight</w:t>
            </w:r>
          </w:p>
        </w:tc>
        <w:tc>
          <w:tcPr>
            <w:tcW w:w="2880" w:type="dxa"/>
          </w:tcPr>
          <w:p w14:paraId="1860EAFF" w14:textId="77777777" w:rsidR="004D2591" w:rsidRDefault="004D2591" w:rsidP="002D4EAB">
            <w:pPr>
              <w:cnfStyle w:val="100000000000" w:firstRow="1" w:lastRow="0" w:firstColumn="0" w:lastColumn="0" w:oddVBand="0" w:evenVBand="0" w:oddHBand="0" w:evenHBand="0" w:firstRowFirstColumn="0" w:firstRowLastColumn="0" w:lastRowFirstColumn="0" w:lastRowLastColumn="0"/>
            </w:pPr>
            <w:r>
              <w:t>Default Value</w:t>
            </w:r>
          </w:p>
        </w:tc>
        <w:tc>
          <w:tcPr>
            <w:tcW w:w="2880" w:type="dxa"/>
          </w:tcPr>
          <w:p w14:paraId="5924031D" w14:textId="77777777" w:rsidR="004D2591" w:rsidRDefault="004D2591" w:rsidP="002D4EAB">
            <w:pPr>
              <w:cnfStyle w:val="100000000000" w:firstRow="1" w:lastRow="0" w:firstColumn="0" w:lastColumn="0" w:oddVBand="0" w:evenVBand="0" w:oddHBand="0" w:evenHBand="0" w:firstRowFirstColumn="0" w:firstRowLastColumn="0" w:lastRowFirstColumn="0" w:lastRowLastColumn="0"/>
            </w:pPr>
            <w:r>
              <w:t>Description</w:t>
            </w:r>
          </w:p>
        </w:tc>
      </w:tr>
      <w:tr w:rsidR="004D2591" w14:paraId="705B1421" w14:textId="77777777" w:rsidTr="002D4E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16E5514" w14:textId="77777777" w:rsidR="004D2591" w:rsidRDefault="004D2591" w:rsidP="002D4EAB">
            <w:r>
              <w:t>w1</w:t>
            </w:r>
          </w:p>
        </w:tc>
        <w:tc>
          <w:tcPr>
            <w:tcW w:w="2880" w:type="dxa"/>
          </w:tcPr>
          <w:p w14:paraId="10C2AE6B" w14:textId="77777777" w:rsidR="004D2591" w:rsidRDefault="004D2591" w:rsidP="002D4EAB">
            <w:pPr>
              <w:cnfStyle w:val="000000100000" w:firstRow="0" w:lastRow="0" w:firstColumn="0" w:lastColumn="0" w:oddVBand="0" w:evenVBand="0" w:oddHBand="1" w:evenHBand="0" w:firstRowFirstColumn="0" w:firstRowLastColumn="0" w:lastRowFirstColumn="0" w:lastRowLastColumn="0"/>
            </w:pPr>
            <w:r>
              <w:t>0.40</w:t>
            </w:r>
          </w:p>
        </w:tc>
        <w:tc>
          <w:tcPr>
            <w:tcW w:w="2880" w:type="dxa"/>
          </w:tcPr>
          <w:p w14:paraId="17AA03A8" w14:textId="77777777" w:rsidR="004D2591" w:rsidRDefault="004D2591" w:rsidP="002D4EAB">
            <w:pPr>
              <w:cnfStyle w:val="000000100000" w:firstRow="0" w:lastRow="0" w:firstColumn="0" w:lastColumn="0" w:oddVBand="0" w:evenVBand="0" w:oddHBand="1" w:evenHBand="0" w:firstRowFirstColumn="0" w:firstRowLastColumn="0" w:lastRowFirstColumn="0" w:lastRowLastColumn="0"/>
            </w:pPr>
            <w:r>
              <w:t>Condition</w:t>
            </w:r>
          </w:p>
        </w:tc>
      </w:tr>
      <w:tr w:rsidR="004D2591" w14:paraId="3971ECBC" w14:textId="77777777" w:rsidTr="002D4EAB">
        <w:tc>
          <w:tcPr>
            <w:cnfStyle w:val="001000000000" w:firstRow="0" w:lastRow="0" w:firstColumn="1" w:lastColumn="0" w:oddVBand="0" w:evenVBand="0" w:oddHBand="0" w:evenHBand="0" w:firstRowFirstColumn="0" w:firstRowLastColumn="0" w:lastRowFirstColumn="0" w:lastRowLastColumn="0"/>
            <w:tcW w:w="2880" w:type="dxa"/>
          </w:tcPr>
          <w:p w14:paraId="7120167E" w14:textId="77777777" w:rsidR="004D2591" w:rsidRDefault="004D2591" w:rsidP="002D4EAB">
            <w:r>
              <w:t>w2</w:t>
            </w:r>
          </w:p>
        </w:tc>
        <w:tc>
          <w:tcPr>
            <w:tcW w:w="2880" w:type="dxa"/>
          </w:tcPr>
          <w:p w14:paraId="770BDE2D" w14:textId="77777777" w:rsidR="004D2591" w:rsidRDefault="004D2591" w:rsidP="002D4EAB">
            <w:pPr>
              <w:cnfStyle w:val="000000000000" w:firstRow="0" w:lastRow="0" w:firstColumn="0" w:lastColumn="0" w:oddVBand="0" w:evenVBand="0" w:oddHBand="0" w:evenHBand="0" w:firstRowFirstColumn="0" w:firstRowLastColumn="0" w:lastRowFirstColumn="0" w:lastRowLastColumn="0"/>
            </w:pPr>
            <w:r>
              <w:t>0.25</w:t>
            </w:r>
          </w:p>
        </w:tc>
        <w:tc>
          <w:tcPr>
            <w:tcW w:w="2880" w:type="dxa"/>
          </w:tcPr>
          <w:p w14:paraId="1D574EAC" w14:textId="77777777" w:rsidR="004D2591" w:rsidRDefault="004D2591" w:rsidP="002D4EAB">
            <w:pPr>
              <w:cnfStyle w:val="000000000000" w:firstRow="0" w:lastRow="0" w:firstColumn="0" w:lastColumn="0" w:oddVBand="0" w:evenVBand="0" w:oddHBand="0" w:evenHBand="0" w:firstRowFirstColumn="0" w:firstRowLastColumn="0" w:lastRowFirstColumn="0" w:lastRowLastColumn="0"/>
            </w:pPr>
            <w:r>
              <w:t>Traffic pressure (PCU)</w:t>
            </w:r>
          </w:p>
        </w:tc>
      </w:tr>
      <w:tr w:rsidR="004D2591" w14:paraId="4BEE1E3A" w14:textId="77777777" w:rsidTr="002D4E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6293B060" w14:textId="77777777" w:rsidR="004D2591" w:rsidRDefault="004D2591" w:rsidP="002D4EAB">
            <w:r>
              <w:t>w3</w:t>
            </w:r>
          </w:p>
        </w:tc>
        <w:tc>
          <w:tcPr>
            <w:tcW w:w="2880" w:type="dxa"/>
          </w:tcPr>
          <w:p w14:paraId="56E24909" w14:textId="77777777" w:rsidR="004D2591" w:rsidRDefault="004D2591" w:rsidP="002D4EAB">
            <w:pPr>
              <w:cnfStyle w:val="000000100000" w:firstRow="0" w:lastRow="0" w:firstColumn="0" w:lastColumn="0" w:oddVBand="0" w:evenVBand="0" w:oddHBand="1" w:evenHBand="0" w:firstRowFirstColumn="0" w:firstRowLastColumn="0" w:lastRowFirstColumn="0" w:lastRowLastColumn="0"/>
            </w:pPr>
            <w:r>
              <w:t>0.15</w:t>
            </w:r>
          </w:p>
        </w:tc>
        <w:tc>
          <w:tcPr>
            <w:tcW w:w="2880" w:type="dxa"/>
          </w:tcPr>
          <w:p w14:paraId="4218C944" w14:textId="77777777" w:rsidR="004D2591" w:rsidRDefault="004D2591" w:rsidP="002D4EAB">
            <w:pPr>
              <w:cnfStyle w:val="000000100000" w:firstRow="0" w:lastRow="0" w:firstColumn="0" w:lastColumn="0" w:oddVBand="0" w:evenVBand="0" w:oddHBand="1" w:evenHBand="0" w:firstRowFirstColumn="0" w:firstRowLastColumn="0" w:lastRowFirstColumn="0" w:lastRowLastColumn="0"/>
            </w:pPr>
            <w:r>
              <w:t>Economic importance</w:t>
            </w:r>
          </w:p>
        </w:tc>
      </w:tr>
      <w:tr w:rsidR="004D2591" w14:paraId="37F4D081" w14:textId="77777777" w:rsidTr="002D4EAB">
        <w:tc>
          <w:tcPr>
            <w:cnfStyle w:val="001000000000" w:firstRow="0" w:lastRow="0" w:firstColumn="1" w:lastColumn="0" w:oddVBand="0" w:evenVBand="0" w:oddHBand="0" w:evenHBand="0" w:firstRowFirstColumn="0" w:firstRowLastColumn="0" w:lastRowFirstColumn="0" w:lastRowLastColumn="0"/>
            <w:tcW w:w="2880" w:type="dxa"/>
          </w:tcPr>
          <w:p w14:paraId="090A7FD3" w14:textId="77777777" w:rsidR="004D2591" w:rsidRDefault="004D2591" w:rsidP="002D4EAB">
            <w:r>
              <w:t>w4</w:t>
            </w:r>
          </w:p>
        </w:tc>
        <w:tc>
          <w:tcPr>
            <w:tcW w:w="2880" w:type="dxa"/>
          </w:tcPr>
          <w:p w14:paraId="72D67294" w14:textId="77777777" w:rsidR="004D2591" w:rsidRDefault="004D2591" w:rsidP="002D4EAB">
            <w:pPr>
              <w:cnfStyle w:val="000000000000" w:firstRow="0" w:lastRow="0" w:firstColumn="0" w:lastColumn="0" w:oddVBand="0" w:evenVBand="0" w:oddHBand="0" w:evenHBand="0" w:firstRowFirstColumn="0" w:firstRowLastColumn="0" w:lastRowFirstColumn="0" w:lastRowLastColumn="0"/>
            </w:pPr>
            <w:r>
              <w:t>0.10</w:t>
            </w:r>
          </w:p>
        </w:tc>
        <w:tc>
          <w:tcPr>
            <w:tcW w:w="2880" w:type="dxa"/>
          </w:tcPr>
          <w:p w14:paraId="27F6890F" w14:textId="77777777" w:rsidR="004D2591" w:rsidRDefault="004D2591" w:rsidP="002D4EAB">
            <w:pPr>
              <w:cnfStyle w:val="000000000000" w:firstRow="0" w:lastRow="0" w:firstColumn="0" w:lastColumn="0" w:oddVBand="0" w:evenVBand="0" w:oddHBand="0" w:evenHBand="0" w:firstRowFirstColumn="0" w:firstRowLastColumn="0" w:lastRowFirstColumn="0" w:lastRowLastColumn="0"/>
            </w:pPr>
            <w:r>
              <w:t>Safety risk</w:t>
            </w:r>
          </w:p>
        </w:tc>
      </w:tr>
      <w:tr w:rsidR="004D2591" w14:paraId="6F52C337" w14:textId="77777777" w:rsidTr="002D4E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5EFA65A" w14:textId="77777777" w:rsidR="004D2591" w:rsidRDefault="004D2591" w:rsidP="002D4EAB">
            <w:r>
              <w:t>w5</w:t>
            </w:r>
          </w:p>
        </w:tc>
        <w:tc>
          <w:tcPr>
            <w:tcW w:w="2880" w:type="dxa"/>
          </w:tcPr>
          <w:p w14:paraId="15CD9B19" w14:textId="77777777" w:rsidR="004D2591" w:rsidRDefault="004D2591" w:rsidP="002D4EAB">
            <w:pPr>
              <w:cnfStyle w:val="000000100000" w:firstRow="0" w:lastRow="0" w:firstColumn="0" w:lastColumn="0" w:oddVBand="0" w:evenVBand="0" w:oddHBand="1" w:evenHBand="0" w:firstRowFirstColumn="0" w:firstRowLastColumn="0" w:lastRowFirstColumn="0" w:lastRowLastColumn="0"/>
            </w:pPr>
            <w:r>
              <w:t>0.10</w:t>
            </w:r>
          </w:p>
        </w:tc>
        <w:tc>
          <w:tcPr>
            <w:tcW w:w="2880" w:type="dxa"/>
          </w:tcPr>
          <w:p w14:paraId="0BC3BDBD" w14:textId="77777777" w:rsidR="004D2591" w:rsidRDefault="004D2591" w:rsidP="002D4EAB">
            <w:pPr>
              <w:cnfStyle w:val="000000100000" w:firstRow="0" w:lastRow="0" w:firstColumn="0" w:lastColumn="0" w:oddVBand="0" w:evenVBand="0" w:oddHBand="1" w:evenHBand="0" w:firstRowFirstColumn="0" w:firstRowLastColumn="0" w:lastRowFirstColumn="0" w:lastRowLastColumn="0"/>
            </w:pPr>
            <w:r>
              <w:t>Time since maintenance</w:t>
            </w:r>
          </w:p>
        </w:tc>
      </w:tr>
    </w:tbl>
    <w:p w14:paraId="551800BA" w14:textId="77777777" w:rsidR="004D2591" w:rsidRDefault="004D2591" w:rsidP="004D2591"/>
    <w:p w14:paraId="14E0C134" w14:textId="424398EA" w:rsidR="004D2591" w:rsidRDefault="004D2591" w:rsidP="004D2591">
      <w:pPr>
        <w:pStyle w:val="Heading2"/>
      </w:pPr>
      <w:r>
        <w:lastRenderedPageBreak/>
        <w:t>Priority Bands (Interpretation)</w:t>
      </w:r>
    </w:p>
    <w:p w14:paraId="0D60B55F" w14:textId="77777777" w:rsidR="004D2591" w:rsidRDefault="004D2591" w:rsidP="00B430E5">
      <w:pPr>
        <w:pStyle w:val="Heading3"/>
      </w:pPr>
      <w:r>
        <w:t>Priority Thresholds</w:t>
      </w:r>
    </w:p>
    <w:p w14:paraId="3A9345B4" w14:textId="77777777" w:rsidR="00575C9A" w:rsidRPr="00575C9A" w:rsidRDefault="00575C9A" w:rsidP="00575C9A"/>
    <w:p w14:paraId="1A483DF6" w14:textId="549E788E" w:rsidR="00575C9A" w:rsidRDefault="00575C9A" w:rsidP="00575C9A">
      <w:pPr>
        <w:pStyle w:val="Caption"/>
        <w:keepNext/>
      </w:pPr>
      <w:r>
        <w:t xml:space="preserve">Table </w:t>
      </w:r>
      <w:fldSimple w:instr=" SEQ Table \* ARABIC ">
        <w:r w:rsidR="000E3585">
          <w:rPr>
            <w:noProof/>
          </w:rPr>
          <w:t>25</w:t>
        </w:r>
      </w:fldSimple>
      <w:r>
        <w:t>. Priority thresholds table</w:t>
      </w:r>
    </w:p>
    <w:tbl>
      <w:tblPr>
        <w:tblStyle w:val="LightList"/>
        <w:tblW w:w="0" w:type="auto"/>
        <w:tblLook w:val="04A0" w:firstRow="1" w:lastRow="0" w:firstColumn="1" w:lastColumn="0" w:noHBand="0" w:noVBand="1"/>
      </w:tblPr>
      <w:tblGrid>
        <w:gridCol w:w="2873"/>
        <w:gridCol w:w="2874"/>
        <w:gridCol w:w="2873"/>
      </w:tblGrid>
      <w:tr w:rsidR="004D2591" w14:paraId="5179E57B" w14:textId="77777777" w:rsidTr="002D4EA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521AA9F2" w14:textId="77777777" w:rsidR="004D2591" w:rsidRDefault="004D2591" w:rsidP="002D4EAB">
            <w:proofErr w:type="spellStart"/>
            <w:r>
              <w:t>PriorityScore</w:t>
            </w:r>
            <w:proofErr w:type="spellEnd"/>
          </w:p>
        </w:tc>
        <w:tc>
          <w:tcPr>
            <w:tcW w:w="2880" w:type="dxa"/>
          </w:tcPr>
          <w:p w14:paraId="63F677BD" w14:textId="77777777" w:rsidR="004D2591" w:rsidRDefault="004D2591" w:rsidP="002D4EAB">
            <w:pPr>
              <w:cnfStyle w:val="100000000000" w:firstRow="1" w:lastRow="0" w:firstColumn="0" w:lastColumn="0" w:oddVBand="0" w:evenVBand="0" w:oddHBand="0" w:evenHBand="0" w:firstRowFirstColumn="0" w:firstRowLastColumn="0" w:lastRowFirstColumn="0" w:lastRowLastColumn="0"/>
            </w:pPr>
            <w:r>
              <w:t>Interpretation</w:t>
            </w:r>
          </w:p>
        </w:tc>
        <w:tc>
          <w:tcPr>
            <w:tcW w:w="2880" w:type="dxa"/>
          </w:tcPr>
          <w:p w14:paraId="015C6ACD" w14:textId="77777777" w:rsidR="004D2591" w:rsidRDefault="004D2591" w:rsidP="002D4EAB">
            <w:pPr>
              <w:cnfStyle w:val="100000000000" w:firstRow="1" w:lastRow="0" w:firstColumn="0" w:lastColumn="0" w:oddVBand="0" w:evenVBand="0" w:oddHBand="0" w:evenHBand="0" w:firstRowFirstColumn="0" w:firstRowLastColumn="0" w:lastRowFirstColumn="0" w:lastRowLastColumn="0"/>
            </w:pPr>
            <w:r>
              <w:t>Action</w:t>
            </w:r>
          </w:p>
        </w:tc>
      </w:tr>
      <w:tr w:rsidR="004D2591" w14:paraId="2E928FA9" w14:textId="77777777" w:rsidTr="002D4E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4C658390" w14:textId="01BB9739" w:rsidR="004D2591" w:rsidRDefault="004D2591" w:rsidP="00575C9A">
            <w:pPr>
              <w:tabs>
                <w:tab w:val="center" w:pos="1332"/>
              </w:tabs>
            </w:pPr>
            <w:r>
              <w:t>&gt; 75</w:t>
            </w:r>
            <w:r w:rsidR="00575C9A">
              <w:tab/>
            </w:r>
          </w:p>
        </w:tc>
        <w:tc>
          <w:tcPr>
            <w:tcW w:w="2880" w:type="dxa"/>
          </w:tcPr>
          <w:p w14:paraId="6D75157C" w14:textId="77777777" w:rsidR="004D2591" w:rsidRDefault="004D2591" w:rsidP="002D4EAB">
            <w:pPr>
              <w:cnfStyle w:val="000000100000" w:firstRow="0" w:lastRow="0" w:firstColumn="0" w:lastColumn="0" w:oddVBand="0" w:evenVBand="0" w:oddHBand="1" w:evenHBand="0" w:firstRowFirstColumn="0" w:firstRowLastColumn="0" w:lastRowFirstColumn="0" w:lastRowLastColumn="0"/>
            </w:pPr>
            <w:r>
              <w:t>Immediate</w:t>
            </w:r>
          </w:p>
        </w:tc>
        <w:tc>
          <w:tcPr>
            <w:tcW w:w="2880" w:type="dxa"/>
          </w:tcPr>
          <w:p w14:paraId="3FC61EA6" w14:textId="77777777" w:rsidR="004D2591" w:rsidRDefault="004D2591" w:rsidP="002D4EAB">
            <w:pPr>
              <w:cnfStyle w:val="000000100000" w:firstRow="0" w:lastRow="0" w:firstColumn="0" w:lastColumn="0" w:oddVBand="0" w:evenVBand="0" w:oddHBand="1" w:evenHBand="0" w:firstRowFirstColumn="0" w:firstRowLastColumn="0" w:lastRowFirstColumn="0" w:lastRowLastColumn="0"/>
            </w:pPr>
            <w:r>
              <w:t>Plan urgent intervention</w:t>
            </w:r>
          </w:p>
        </w:tc>
      </w:tr>
      <w:tr w:rsidR="004D2591" w14:paraId="015EDABB" w14:textId="77777777" w:rsidTr="002D4EAB">
        <w:tc>
          <w:tcPr>
            <w:cnfStyle w:val="001000000000" w:firstRow="0" w:lastRow="0" w:firstColumn="1" w:lastColumn="0" w:oddVBand="0" w:evenVBand="0" w:oddHBand="0" w:evenHBand="0" w:firstRowFirstColumn="0" w:firstRowLastColumn="0" w:lastRowFirstColumn="0" w:lastRowLastColumn="0"/>
            <w:tcW w:w="2880" w:type="dxa"/>
          </w:tcPr>
          <w:p w14:paraId="479E1991" w14:textId="77777777" w:rsidR="004D2591" w:rsidRDefault="004D2591" w:rsidP="002D4EAB">
            <w:r>
              <w:t>50 – 75</w:t>
            </w:r>
          </w:p>
        </w:tc>
        <w:tc>
          <w:tcPr>
            <w:tcW w:w="2880" w:type="dxa"/>
          </w:tcPr>
          <w:p w14:paraId="17479AFB" w14:textId="77777777" w:rsidR="004D2591" w:rsidRDefault="004D2591" w:rsidP="002D4EAB">
            <w:pPr>
              <w:cnfStyle w:val="000000000000" w:firstRow="0" w:lastRow="0" w:firstColumn="0" w:lastColumn="0" w:oddVBand="0" w:evenVBand="0" w:oddHBand="0" w:evenHBand="0" w:firstRowFirstColumn="0" w:firstRowLastColumn="0" w:lastRowFirstColumn="0" w:lastRowLastColumn="0"/>
            </w:pPr>
            <w:r>
              <w:t>High</w:t>
            </w:r>
          </w:p>
        </w:tc>
        <w:tc>
          <w:tcPr>
            <w:tcW w:w="2880" w:type="dxa"/>
          </w:tcPr>
          <w:p w14:paraId="311157B7" w14:textId="77777777" w:rsidR="004D2591" w:rsidRDefault="004D2591" w:rsidP="002D4EAB">
            <w:pPr>
              <w:cnfStyle w:val="000000000000" w:firstRow="0" w:lastRow="0" w:firstColumn="0" w:lastColumn="0" w:oddVBand="0" w:evenVBand="0" w:oddHBand="0" w:evenHBand="0" w:firstRowFirstColumn="0" w:firstRowLastColumn="0" w:lastRowFirstColumn="0" w:lastRowLastColumn="0"/>
            </w:pPr>
            <w:r>
              <w:t>Schedule in current FY</w:t>
            </w:r>
          </w:p>
        </w:tc>
      </w:tr>
      <w:tr w:rsidR="004D2591" w14:paraId="29217449" w14:textId="77777777" w:rsidTr="002D4EA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880" w:type="dxa"/>
          </w:tcPr>
          <w:p w14:paraId="2EF9E3D8" w14:textId="77777777" w:rsidR="004D2591" w:rsidRDefault="004D2591" w:rsidP="002D4EAB">
            <w:r>
              <w:t>25 – 50</w:t>
            </w:r>
          </w:p>
        </w:tc>
        <w:tc>
          <w:tcPr>
            <w:tcW w:w="2880" w:type="dxa"/>
          </w:tcPr>
          <w:p w14:paraId="43A699E1" w14:textId="77777777" w:rsidR="004D2591" w:rsidRDefault="004D2591" w:rsidP="002D4EAB">
            <w:pPr>
              <w:cnfStyle w:val="000000100000" w:firstRow="0" w:lastRow="0" w:firstColumn="0" w:lastColumn="0" w:oddVBand="0" w:evenVBand="0" w:oddHBand="1" w:evenHBand="0" w:firstRowFirstColumn="0" w:firstRowLastColumn="0" w:lastRowFirstColumn="0" w:lastRowLastColumn="0"/>
            </w:pPr>
            <w:r>
              <w:t>Medium</w:t>
            </w:r>
          </w:p>
        </w:tc>
        <w:tc>
          <w:tcPr>
            <w:tcW w:w="2880" w:type="dxa"/>
          </w:tcPr>
          <w:p w14:paraId="696A2BDC" w14:textId="77777777" w:rsidR="004D2591" w:rsidRDefault="004D2591" w:rsidP="002D4EAB">
            <w:pPr>
              <w:cnfStyle w:val="000000100000" w:firstRow="0" w:lastRow="0" w:firstColumn="0" w:lastColumn="0" w:oddVBand="0" w:evenVBand="0" w:oddHBand="1" w:evenHBand="0" w:firstRowFirstColumn="0" w:firstRowLastColumn="0" w:lastRowFirstColumn="0" w:lastRowLastColumn="0"/>
            </w:pPr>
            <w:r>
              <w:t>Schedule in next FY / monitor</w:t>
            </w:r>
          </w:p>
        </w:tc>
      </w:tr>
      <w:tr w:rsidR="004D2591" w14:paraId="22675D3E" w14:textId="77777777" w:rsidTr="002D4EAB">
        <w:tc>
          <w:tcPr>
            <w:cnfStyle w:val="001000000000" w:firstRow="0" w:lastRow="0" w:firstColumn="1" w:lastColumn="0" w:oddVBand="0" w:evenVBand="0" w:oddHBand="0" w:evenHBand="0" w:firstRowFirstColumn="0" w:firstRowLastColumn="0" w:lastRowFirstColumn="0" w:lastRowLastColumn="0"/>
            <w:tcW w:w="2880" w:type="dxa"/>
          </w:tcPr>
          <w:p w14:paraId="0376D470" w14:textId="77777777" w:rsidR="004D2591" w:rsidRDefault="004D2591" w:rsidP="002D4EAB">
            <w:r>
              <w:t>&lt; 25</w:t>
            </w:r>
          </w:p>
        </w:tc>
        <w:tc>
          <w:tcPr>
            <w:tcW w:w="2880" w:type="dxa"/>
          </w:tcPr>
          <w:p w14:paraId="00C07DD8" w14:textId="77777777" w:rsidR="004D2591" w:rsidRDefault="004D2591" w:rsidP="002D4EAB">
            <w:pPr>
              <w:cnfStyle w:val="000000000000" w:firstRow="0" w:lastRow="0" w:firstColumn="0" w:lastColumn="0" w:oddVBand="0" w:evenVBand="0" w:oddHBand="0" w:evenHBand="0" w:firstRowFirstColumn="0" w:firstRowLastColumn="0" w:lastRowFirstColumn="0" w:lastRowLastColumn="0"/>
            </w:pPr>
            <w:r>
              <w:t>Low</w:t>
            </w:r>
          </w:p>
        </w:tc>
        <w:tc>
          <w:tcPr>
            <w:tcW w:w="2880" w:type="dxa"/>
          </w:tcPr>
          <w:p w14:paraId="73A880F0" w14:textId="77777777" w:rsidR="004D2591" w:rsidRDefault="004D2591" w:rsidP="002D4EAB">
            <w:pPr>
              <w:cnfStyle w:val="000000000000" w:firstRow="0" w:lastRow="0" w:firstColumn="0" w:lastColumn="0" w:oddVBand="0" w:evenVBand="0" w:oddHBand="0" w:evenHBand="0" w:firstRowFirstColumn="0" w:firstRowLastColumn="0" w:lastRowFirstColumn="0" w:lastRowLastColumn="0"/>
            </w:pPr>
            <w:r>
              <w:t>Defer / monitor</w:t>
            </w:r>
          </w:p>
        </w:tc>
      </w:tr>
    </w:tbl>
    <w:p w14:paraId="7270E1AC" w14:textId="77777777" w:rsidR="004D2591" w:rsidRDefault="004D2591" w:rsidP="004D2591"/>
    <w:p w14:paraId="6F8E6EA1" w14:textId="3515E210" w:rsidR="004D2591" w:rsidRDefault="004D2591" w:rsidP="004D2591">
      <w:pPr>
        <w:pStyle w:val="Heading2"/>
      </w:pPr>
      <w:r>
        <w:t>Worked Example</w:t>
      </w:r>
    </w:p>
    <w:p w14:paraId="46370D1A" w14:textId="77777777" w:rsidR="004D2591" w:rsidRDefault="004D2591" w:rsidP="004D2591">
      <w:r>
        <w:t xml:space="preserve">Assume for a given section: SC = Poor → </w:t>
      </w:r>
      <w:proofErr w:type="spellStart"/>
      <w:r>
        <w:t>CS_norm</w:t>
      </w:r>
      <w:proofErr w:type="spellEnd"/>
      <w:r>
        <w:t xml:space="preserve"> = 100; EI = Regional → 60; SR = Moderate → 50; last maintenance = 24 months → </w:t>
      </w:r>
      <w:proofErr w:type="spellStart"/>
      <w:r>
        <w:t>TLM_norm</w:t>
      </w:r>
      <w:proofErr w:type="spellEnd"/>
      <w:r>
        <w:t xml:space="preserve"> = 40.</w:t>
      </w:r>
    </w:p>
    <w:p w14:paraId="48FE669A" w14:textId="77777777" w:rsidR="004D2591" w:rsidRDefault="004D2591" w:rsidP="004D2591">
      <w:r>
        <w:t xml:space="preserve">Traffic counts: cars=300, motorcycles=80, </w:t>
      </w:r>
      <w:proofErr w:type="spellStart"/>
      <w:r>
        <w:t>mini_bus</w:t>
      </w:r>
      <w:proofErr w:type="spellEnd"/>
      <w:r>
        <w:t xml:space="preserve">=40, </w:t>
      </w:r>
      <w:proofErr w:type="spellStart"/>
      <w:r>
        <w:t>light_goods</w:t>
      </w:r>
      <w:proofErr w:type="spellEnd"/>
      <w:r>
        <w:t xml:space="preserve">=35, </w:t>
      </w:r>
      <w:proofErr w:type="spellStart"/>
      <w:r>
        <w:t>medium_goods</w:t>
      </w:r>
      <w:proofErr w:type="spellEnd"/>
      <w:r>
        <w:t xml:space="preserve">=25, </w:t>
      </w:r>
      <w:proofErr w:type="spellStart"/>
      <w:r>
        <w:t>heavy_goods</w:t>
      </w:r>
      <w:proofErr w:type="spellEnd"/>
      <w:r>
        <w:t>=15, bus=10, tractor=5.</w:t>
      </w:r>
    </w:p>
    <w:p w14:paraId="62B2F8B6" w14:textId="77777777" w:rsidR="004D2591" w:rsidRDefault="004D2591" w:rsidP="004D2591">
      <w:r>
        <w:t>PCU = 300×1.0 + 80×0.5 + 40×1.5 + 35×1.5 + 25×2.0 + 15×3.0 + 10×2.5 + 5×2.0 = 300 + 40 + 60 + 52.5 + 50 + 45 + 25 + 10 = 582.5</w:t>
      </w:r>
    </w:p>
    <w:p w14:paraId="06FC44FF" w14:textId="77777777" w:rsidR="004D2591" w:rsidRDefault="004D2591" w:rsidP="004D2591">
      <w:r>
        <w:t xml:space="preserve">Assume network </w:t>
      </w:r>
      <w:proofErr w:type="spellStart"/>
      <w:r>
        <w:t>PCU_min</w:t>
      </w:r>
      <w:proofErr w:type="spellEnd"/>
      <w:r>
        <w:t xml:space="preserve"> = 50, </w:t>
      </w:r>
      <w:proofErr w:type="spellStart"/>
      <w:r>
        <w:t>PCU_max</w:t>
      </w:r>
      <w:proofErr w:type="spellEnd"/>
      <w:r>
        <w:t xml:space="preserve"> = 1500 </w:t>
      </w:r>
      <w:r>
        <w:rPr>
          <w:rFonts w:ascii="Cambria Math" w:hAnsi="Cambria Math" w:cs="Cambria Math"/>
        </w:rPr>
        <w:t>⇒</w:t>
      </w:r>
      <w:r>
        <w:t xml:space="preserve"> </w:t>
      </w:r>
      <w:proofErr w:type="spellStart"/>
      <w:r>
        <w:t>PCU_norm</w:t>
      </w:r>
      <w:proofErr w:type="spellEnd"/>
      <w:r>
        <w:t xml:space="preserve"> = 100 </w:t>
      </w:r>
      <w:r>
        <w:rPr>
          <w:rFonts w:ascii="Calibri" w:hAnsi="Calibri" w:cs="Calibri"/>
        </w:rPr>
        <w:t>×</w:t>
      </w:r>
      <w:r>
        <w:t xml:space="preserve"> (582.5 </w:t>
      </w:r>
      <w:r>
        <w:rPr>
          <w:rFonts w:ascii="Calibri" w:hAnsi="Calibri" w:cs="Calibri"/>
        </w:rPr>
        <w:t>−</w:t>
      </w:r>
      <w:r>
        <w:t xml:space="preserve"> 50) / (1450) </w:t>
      </w:r>
      <w:r>
        <w:rPr>
          <w:rFonts w:ascii="Calibri" w:hAnsi="Calibri" w:cs="Calibri"/>
        </w:rPr>
        <w:t>≈</w:t>
      </w:r>
      <w:r>
        <w:t xml:space="preserve"> 36.7 </w:t>
      </w:r>
      <w:r>
        <w:rPr>
          <w:rFonts w:ascii="Calibri" w:hAnsi="Calibri" w:cs="Calibri"/>
        </w:rPr>
        <w:t>→</w:t>
      </w:r>
      <w:r>
        <w:t xml:space="preserve"> 36.7</w:t>
      </w:r>
    </w:p>
    <w:p w14:paraId="16EFAD2D" w14:textId="77777777" w:rsidR="004D2591" w:rsidRDefault="004D2591" w:rsidP="004D2591">
      <w:proofErr w:type="spellStart"/>
      <w:r>
        <w:t>PriorityScore</w:t>
      </w:r>
      <w:proofErr w:type="spellEnd"/>
      <w:r>
        <w:t xml:space="preserve"> = 0.40×100 + 0.25×36.7 + 0.15×60 + 0.10×50 + 0.10×40 ≈ 40 + 9.18 + 9 + 5 + 4 = 67.18 → High</w:t>
      </w:r>
    </w:p>
    <w:p w14:paraId="03D35637" w14:textId="1AB81A22" w:rsidR="004D2591" w:rsidRDefault="004D2591" w:rsidP="004D2591">
      <w:pPr>
        <w:pStyle w:val="Heading2"/>
      </w:pPr>
      <w:r>
        <w:t>Implementation Notes</w:t>
      </w:r>
    </w:p>
    <w:p w14:paraId="5D9F3EAA" w14:textId="77777777" w:rsidR="004D2591" w:rsidRDefault="004D2591" w:rsidP="004D2591">
      <w:r>
        <w:t xml:space="preserve">• Store </w:t>
      </w:r>
      <w:proofErr w:type="spellStart"/>
      <w:r>
        <w:t>PCU_min</w:t>
      </w:r>
      <w:proofErr w:type="spellEnd"/>
      <w:r>
        <w:t xml:space="preserve"> and </w:t>
      </w:r>
      <w:proofErr w:type="spellStart"/>
      <w:r>
        <w:t>PCU_max</w:t>
      </w:r>
      <w:proofErr w:type="spellEnd"/>
      <w:r>
        <w:t xml:space="preserve"> per </w:t>
      </w:r>
      <w:proofErr w:type="spellStart"/>
      <w:r>
        <w:t>fiscal_year</w:t>
      </w:r>
      <w:proofErr w:type="spellEnd"/>
      <w:r>
        <w:t xml:space="preserve"> for reproducibility.</w:t>
      </w:r>
    </w:p>
    <w:p w14:paraId="4133F2EC" w14:textId="77777777" w:rsidR="004D2591" w:rsidRDefault="004D2591" w:rsidP="004D2591">
      <w:r>
        <w:t xml:space="preserve">• Recompute </w:t>
      </w:r>
      <w:proofErr w:type="spellStart"/>
      <w:r>
        <w:t>PriorityScore</w:t>
      </w:r>
      <w:proofErr w:type="spellEnd"/>
      <w:r>
        <w:t xml:space="preserve"> whenever new survey/traffic data or maintenance records are added, or at least monthly.</w:t>
      </w:r>
    </w:p>
    <w:p w14:paraId="00FB288C" w14:textId="77777777" w:rsidR="004D2591" w:rsidRDefault="004D2591" w:rsidP="004D2591">
      <w:r>
        <w:t xml:space="preserve">• Handle missing inputs: if last maintenance is unknown, use last inspection date; if still missing, set </w:t>
      </w:r>
      <w:proofErr w:type="spellStart"/>
      <w:r>
        <w:t>TLM_norm</w:t>
      </w:r>
      <w:proofErr w:type="spellEnd"/>
      <w:r>
        <w:t xml:space="preserve"> = 0 and flag the record.</w:t>
      </w:r>
    </w:p>
    <w:p w14:paraId="3E4F2A0C" w14:textId="77777777" w:rsidR="004D2591" w:rsidRDefault="004D2591" w:rsidP="004D2591">
      <w:r>
        <w:t>• Clip all normalized scores to [0, 100].</w:t>
      </w:r>
    </w:p>
    <w:p w14:paraId="7E0CE81F" w14:textId="77777777" w:rsidR="004D2591" w:rsidRDefault="004D2591" w:rsidP="004D2591">
      <w:r>
        <w:t xml:space="preserve">• Persist </w:t>
      </w:r>
      <w:proofErr w:type="spellStart"/>
      <w:r>
        <w:t>PriorityScore</w:t>
      </w:r>
      <w:proofErr w:type="spellEnd"/>
      <w:r>
        <w:t xml:space="preserve"> along with the </w:t>
      </w:r>
      <w:proofErr w:type="spellStart"/>
      <w:r>
        <w:t>calculation_date</w:t>
      </w:r>
      <w:proofErr w:type="spellEnd"/>
      <w:r>
        <w:t xml:space="preserve"> and the input components for auditability.</w:t>
      </w:r>
    </w:p>
    <w:p w14:paraId="5031E9CB" w14:textId="72D8DFF9" w:rsidR="004D2591" w:rsidRDefault="004D2591" w:rsidP="004D2591">
      <w:pPr>
        <w:pStyle w:val="Heading2"/>
      </w:pPr>
      <w:r>
        <w:t>SQL/ETL Sketch (illustrative)</w:t>
      </w:r>
    </w:p>
    <w:p w14:paraId="25E2E664" w14:textId="77777777" w:rsidR="004D2591" w:rsidRDefault="004D2591" w:rsidP="004D2591">
      <w:r>
        <w:t>1) Materialize PCU per section/date from Traffic Survey.</w:t>
      </w:r>
      <w:r>
        <w:br/>
        <w:t xml:space="preserve">2) Compute network </w:t>
      </w:r>
      <w:proofErr w:type="spellStart"/>
      <w:r>
        <w:t>PCU_min</w:t>
      </w:r>
      <w:proofErr w:type="spellEnd"/>
      <w:r>
        <w:t xml:space="preserve">, </w:t>
      </w:r>
      <w:proofErr w:type="spellStart"/>
      <w:r>
        <w:t>PCU_max</w:t>
      </w:r>
      <w:proofErr w:type="spellEnd"/>
      <w:r>
        <w:t xml:space="preserve"> per fiscal year.</w:t>
      </w:r>
      <w:r>
        <w:br/>
        <w:t>3) Join with latest condition survey, economic importance, safety flags, and maintenance history.</w:t>
      </w:r>
      <w:r>
        <w:br/>
      </w:r>
      <w:r>
        <w:lastRenderedPageBreak/>
        <w:t xml:space="preserve">4) Apply normalization rules and weights to compute </w:t>
      </w:r>
      <w:proofErr w:type="spellStart"/>
      <w:r>
        <w:t>PriorityScore</w:t>
      </w:r>
      <w:proofErr w:type="spellEnd"/>
      <w:r>
        <w:t>.</w:t>
      </w:r>
      <w:r>
        <w:br/>
        <w:t xml:space="preserve">5) Write results into </w:t>
      </w:r>
      <w:proofErr w:type="spellStart"/>
      <w:r>
        <w:t>Road_Prioritization_Results</w:t>
      </w:r>
      <w:proofErr w:type="spellEnd"/>
      <w:r>
        <w:t xml:space="preserve"> with </w:t>
      </w:r>
      <w:proofErr w:type="spellStart"/>
      <w:r>
        <w:t>ranking_index</w:t>
      </w:r>
      <w:proofErr w:type="spellEnd"/>
      <w:r>
        <w:t>/</w:t>
      </w:r>
      <w:proofErr w:type="spellStart"/>
      <w:r>
        <w:t>priority_rank</w:t>
      </w:r>
      <w:proofErr w:type="spellEnd"/>
      <w:r>
        <w:t>.</w:t>
      </w:r>
    </w:p>
    <w:p w14:paraId="6097F258" w14:textId="432BE068" w:rsidR="004D2591" w:rsidRDefault="004D2591" w:rsidP="004D2591">
      <w:pPr>
        <w:pStyle w:val="Heading1"/>
      </w:pPr>
      <w:r>
        <w:rPr>
          <w:rStyle w:val="Strong"/>
          <w:b/>
          <w:bCs/>
        </w:rPr>
        <w:t>API Specification (Comprehensive Endpoints)</w:t>
      </w:r>
    </w:p>
    <w:p w14:paraId="33C11EF7" w14:textId="77777777" w:rsidR="004D2591" w:rsidRDefault="004D2591" w:rsidP="004D2591">
      <w:pPr>
        <w:pStyle w:val="NormalWeb"/>
      </w:pPr>
      <w:r>
        <w:t>All APIs follow RESTful conventions and use JWT auth. Responses are JSON.</w:t>
      </w:r>
    </w:p>
    <w:p w14:paraId="6610454C" w14:textId="72294175" w:rsidR="004D2591" w:rsidRDefault="004D2591" w:rsidP="004D2591">
      <w:pPr>
        <w:pStyle w:val="NormalWeb"/>
        <w:spacing w:before="0" w:beforeAutospacing="0" w:after="0" w:afterAutospacing="0"/>
      </w:pPr>
      <w:r w:rsidRPr="004D2591">
        <w:rPr>
          <w:rStyle w:val="Strong"/>
        </w:rPr>
        <w:t>Authentication</w:t>
      </w:r>
    </w:p>
    <w:p w14:paraId="193F64A1" w14:textId="77777777" w:rsidR="004D2591" w:rsidRDefault="004D2591" w:rsidP="004D2591">
      <w:pPr>
        <w:pStyle w:val="NormalWeb"/>
        <w:numPr>
          <w:ilvl w:val="0"/>
          <w:numId w:val="40"/>
        </w:numPr>
        <w:spacing w:before="0" w:beforeAutospacing="0"/>
      </w:pPr>
      <w:r>
        <w:rPr>
          <w:rStyle w:val="Strong"/>
        </w:rPr>
        <w:t>POST</w:t>
      </w:r>
      <w:r>
        <w:t xml:space="preserve"> </w:t>
      </w:r>
      <w:r>
        <w:rPr>
          <w:rStyle w:val="HTMLCode"/>
          <w:rFonts w:eastAsiaTheme="majorEastAsia"/>
        </w:rPr>
        <w:t>/</w:t>
      </w:r>
      <w:proofErr w:type="spellStart"/>
      <w:r>
        <w:rPr>
          <w:rStyle w:val="HTMLCode"/>
          <w:rFonts w:eastAsiaTheme="majorEastAsia"/>
        </w:rPr>
        <w:t>api</w:t>
      </w:r>
      <w:proofErr w:type="spellEnd"/>
      <w:r>
        <w:rPr>
          <w:rStyle w:val="HTMLCode"/>
          <w:rFonts w:eastAsiaTheme="majorEastAsia"/>
        </w:rPr>
        <w:t>/auth/login/</w:t>
      </w:r>
      <w:r>
        <w:t xml:space="preserve"> — returns access and refresh tokens.</w:t>
      </w:r>
    </w:p>
    <w:p w14:paraId="30043D2C" w14:textId="77777777" w:rsidR="004D2591" w:rsidRDefault="004D2591" w:rsidP="004D2591">
      <w:pPr>
        <w:pStyle w:val="NormalWeb"/>
        <w:numPr>
          <w:ilvl w:val="0"/>
          <w:numId w:val="40"/>
        </w:numPr>
        <w:spacing w:before="0" w:beforeAutospacing="0"/>
      </w:pPr>
      <w:r>
        <w:rPr>
          <w:rStyle w:val="Strong"/>
        </w:rPr>
        <w:t>POST</w:t>
      </w:r>
      <w:r>
        <w:t xml:space="preserve"> </w:t>
      </w:r>
      <w:r>
        <w:rPr>
          <w:rStyle w:val="HTMLCode"/>
          <w:rFonts w:eastAsiaTheme="majorEastAsia"/>
        </w:rPr>
        <w:t>/</w:t>
      </w:r>
      <w:proofErr w:type="spellStart"/>
      <w:r>
        <w:rPr>
          <w:rStyle w:val="HTMLCode"/>
          <w:rFonts w:eastAsiaTheme="majorEastAsia"/>
        </w:rPr>
        <w:t>api</w:t>
      </w:r>
      <w:proofErr w:type="spellEnd"/>
      <w:r>
        <w:rPr>
          <w:rStyle w:val="HTMLCode"/>
          <w:rFonts w:eastAsiaTheme="majorEastAsia"/>
        </w:rPr>
        <w:t>/auth/refresh/</w:t>
      </w:r>
      <w:r>
        <w:t xml:space="preserve"> — refresh access token.</w:t>
      </w:r>
    </w:p>
    <w:p w14:paraId="2DAB7BCE" w14:textId="77777777" w:rsidR="004D2591" w:rsidRDefault="004D2591" w:rsidP="004D2591">
      <w:pPr>
        <w:pStyle w:val="NormalWeb"/>
        <w:numPr>
          <w:ilvl w:val="0"/>
          <w:numId w:val="40"/>
        </w:numPr>
        <w:spacing w:before="0" w:beforeAutospacing="0"/>
      </w:pPr>
      <w:r>
        <w:rPr>
          <w:rStyle w:val="Strong"/>
        </w:rPr>
        <w:t>POST</w:t>
      </w:r>
      <w:r>
        <w:t xml:space="preserve"> </w:t>
      </w:r>
      <w:r>
        <w:rPr>
          <w:rStyle w:val="HTMLCode"/>
          <w:rFonts w:eastAsiaTheme="majorEastAsia"/>
        </w:rPr>
        <w:t>/</w:t>
      </w:r>
      <w:proofErr w:type="spellStart"/>
      <w:r>
        <w:rPr>
          <w:rStyle w:val="HTMLCode"/>
          <w:rFonts w:eastAsiaTheme="majorEastAsia"/>
        </w:rPr>
        <w:t>api</w:t>
      </w:r>
      <w:proofErr w:type="spellEnd"/>
      <w:r>
        <w:rPr>
          <w:rStyle w:val="HTMLCode"/>
          <w:rFonts w:eastAsiaTheme="majorEastAsia"/>
        </w:rPr>
        <w:t>/auth/logout/</w:t>
      </w:r>
      <w:r>
        <w:t xml:space="preserve"> — revoke tokens.</w:t>
      </w:r>
    </w:p>
    <w:p w14:paraId="26B957DE" w14:textId="77777777" w:rsidR="004D2591" w:rsidRPr="004D2591" w:rsidRDefault="004D2591" w:rsidP="004D2591">
      <w:r w:rsidRPr="004D2591">
        <w:rPr>
          <w:rStyle w:val="Strong"/>
        </w:rPr>
        <w:t>Roads &amp; Sections</w:t>
      </w:r>
    </w:p>
    <w:p w14:paraId="2F6CA4CF" w14:textId="77777777" w:rsidR="004D2591" w:rsidRDefault="004D2591" w:rsidP="004D2591">
      <w:pPr>
        <w:pStyle w:val="NormalWeb"/>
        <w:numPr>
          <w:ilvl w:val="0"/>
          <w:numId w:val="41"/>
        </w:numPr>
        <w:spacing w:before="0" w:beforeAutospacing="0"/>
      </w:pPr>
      <w:r>
        <w:rPr>
          <w:rStyle w:val="Strong"/>
        </w:rPr>
        <w:t>GET</w:t>
      </w:r>
      <w:r>
        <w:t xml:space="preserve"> </w:t>
      </w:r>
      <w:r>
        <w:rPr>
          <w:rStyle w:val="HTMLCode"/>
          <w:rFonts w:eastAsiaTheme="majorEastAsia"/>
        </w:rPr>
        <w:t>/</w:t>
      </w:r>
      <w:proofErr w:type="spellStart"/>
      <w:r>
        <w:rPr>
          <w:rStyle w:val="HTMLCode"/>
          <w:rFonts w:eastAsiaTheme="majorEastAsia"/>
        </w:rPr>
        <w:t>api</w:t>
      </w:r>
      <w:proofErr w:type="spellEnd"/>
      <w:r>
        <w:rPr>
          <w:rStyle w:val="HTMLCode"/>
          <w:rFonts w:eastAsiaTheme="majorEastAsia"/>
        </w:rPr>
        <w:t>/roads/</w:t>
      </w:r>
      <w:r>
        <w:t xml:space="preserve"> — list/paginate roads, supports filters (zone, woreda, condition).</w:t>
      </w:r>
    </w:p>
    <w:p w14:paraId="75FB65C6" w14:textId="77777777" w:rsidR="004D2591" w:rsidRDefault="004D2591" w:rsidP="004D2591">
      <w:pPr>
        <w:pStyle w:val="NormalWeb"/>
        <w:numPr>
          <w:ilvl w:val="0"/>
          <w:numId w:val="41"/>
        </w:numPr>
        <w:spacing w:before="0" w:beforeAutospacing="0"/>
      </w:pPr>
      <w:r>
        <w:rPr>
          <w:rStyle w:val="Strong"/>
        </w:rPr>
        <w:t>GET</w:t>
      </w:r>
      <w:r>
        <w:t xml:space="preserve"> </w:t>
      </w:r>
      <w:r>
        <w:rPr>
          <w:rStyle w:val="HTMLCode"/>
          <w:rFonts w:eastAsiaTheme="majorEastAsia"/>
        </w:rPr>
        <w:t>/</w:t>
      </w:r>
      <w:proofErr w:type="spellStart"/>
      <w:r>
        <w:rPr>
          <w:rStyle w:val="HTMLCode"/>
          <w:rFonts w:eastAsiaTheme="majorEastAsia"/>
        </w:rPr>
        <w:t>api</w:t>
      </w:r>
      <w:proofErr w:type="spellEnd"/>
      <w:r>
        <w:rPr>
          <w:rStyle w:val="HTMLCode"/>
          <w:rFonts w:eastAsiaTheme="majorEastAsia"/>
        </w:rPr>
        <w:t>/roads/{id}/</w:t>
      </w:r>
      <w:r>
        <w:t xml:space="preserve"> — road details including structures and surveys.</w:t>
      </w:r>
    </w:p>
    <w:p w14:paraId="487C4F32" w14:textId="77777777" w:rsidR="004D2591" w:rsidRDefault="004D2591" w:rsidP="004D2591">
      <w:pPr>
        <w:pStyle w:val="NormalWeb"/>
        <w:numPr>
          <w:ilvl w:val="0"/>
          <w:numId w:val="41"/>
        </w:numPr>
        <w:spacing w:before="0" w:beforeAutospacing="0"/>
      </w:pPr>
      <w:r>
        <w:rPr>
          <w:rStyle w:val="Strong"/>
        </w:rPr>
        <w:t>POST</w:t>
      </w:r>
      <w:r>
        <w:t xml:space="preserve"> </w:t>
      </w:r>
      <w:r>
        <w:rPr>
          <w:rStyle w:val="HTMLCode"/>
          <w:rFonts w:eastAsiaTheme="majorEastAsia"/>
        </w:rPr>
        <w:t>/</w:t>
      </w:r>
      <w:proofErr w:type="spellStart"/>
      <w:r>
        <w:rPr>
          <w:rStyle w:val="HTMLCode"/>
          <w:rFonts w:eastAsiaTheme="majorEastAsia"/>
        </w:rPr>
        <w:t>api</w:t>
      </w:r>
      <w:proofErr w:type="spellEnd"/>
      <w:r>
        <w:rPr>
          <w:rStyle w:val="HTMLCode"/>
          <w:rFonts w:eastAsiaTheme="majorEastAsia"/>
        </w:rPr>
        <w:t>/roads/</w:t>
      </w:r>
      <w:r>
        <w:t xml:space="preserve"> — create a new road (admin/data collector).</w:t>
      </w:r>
    </w:p>
    <w:p w14:paraId="63F70B27" w14:textId="77777777" w:rsidR="004D2591" w:rsidRDefault="004D2591" w:rsidP="004D2591">
      <w:pPr>
        <w:pStyle w:val="NormalWeb"/>
        <w:numPr>
          <w:ilvl w:val="0"/>
          <w:numId w:val="41"/>
        </w:numPr>
        <w:spacing w:before="0" w:beforeAutospacing="0"/>
      </w:pPr>
      <w:r>
        <w:rPr>
          <w:rStyle w:val="Strong"/>
        </w:rPr>
        <w:t>PUT</w:t>
      </w:r>
      <w:r>
        <w:t xml:space="preserve"> </w:t>
      </w:r>
      <w:r>
        <w:rPr>
          <w:rStyle w:val="HTMLCode"/>
          <w:rFonts w:eastAsiaTheme="majorEastAsia"/>
        </w:rPr>
        <w:t>/</w:t>
      </w:r>
      <w:proofErr w:type="spellStart"/>
      <w:r>
        <w:rPr>
          <w:rStyle w:val="HTMLCode"/>
          <w:rFonts w:eastAsiaTheme="majorEastAsia"/>
        </w:rPr>
        <w:t>api</w:t>
      </w:r>
      <w:proofErr w:type="spellEnd"/>
      <w:r>
        <w:rPr>
          <w:rStyle w:val="HTMLCode"/>
          <w:rFonts w:eastAsiaTheme="majorEastAsia"/>
        </w:rPr>
        <w:t>/roads/{id}/</w:t>
      </w:r>
      <w:r>
        <w:t xml:space="preserve"> — update a road.</w:t>
      </w:r>
    </w:p>
    <w:p w14:paraId="1773B6C7" w14:textId="77777777" w:rsidR="004D2591" w:rsidRDefault="004D2591" w:rsidP="004D2591">
      <w:pPr>
        <w:pStyle w:val="NormalWeb"/>
        <w:numPr>
          <w:ilvl w:val="0"/>
          <w:numId w:val="41"/>
        </w:numPr>
        <w:spacing w:before="0" w:beforeAutospacing="0"/>
      </w:pPr>
      <w:r>
        <w:rPr>
          <w:rStyle w:val="Strong"/>
        </w:rPr>
        <w:t>DELETE</w:t>
      </w:r>
      <w:r>
        <w:t xml:space="preserve"> </w:t>
      </w:r>
      <w:r>
        <w:rPr>
          <w:rStyle w:val="HTMLCode"/>
          <w:rFonts w:eastAsiaTheme="majorEastAsia"/>
        </w:rPr>
        <w:t>/</w:t>
      </w:r>
      <w:proofErr w:type="spellStart"/>
      <w:r>
        <w:rPr>
          <w:rStyle w:val="HTMLCode"/>
          <w:rFonts w:eastAsiaTheme="majorEastAsia"/>
        </w:rPr>
        <w:t>api</w:t>
      </w:r>
      <w:proofErr w:type="spellEnd"/>
      <w:r>
        <w:rPr>
          <w:rStyle w:val="HTMLCode"/>
          <w:rFonts w:eastAsiaTheme="majorEastAsia"/>
        </w:rPr>
        <w:t>/roads/{id}/</w:t>
      </w:r>
      <w:r>
        <w:t xml:space="preserve"> — delete a road (admin only).</w:t>
      </w:r>
    </w:p>
    <w:p w14:paraId="4D37C171" w14:textId="77777777" w:rsidR="004D2591" w:rsidRDefault="004D2591" w:rsidP="004D2591">
      <w:pPr>
        <w:pStyle w:val="NormalWeb"/>
        <w:numPr>
          <w:ilvl w:val="0"/>
          <w:numId w:val="41"/>
        </w:numPr>
        <w:spacing w:before="0" w:beforeAutospacing="0"/>
      </w:pPr>
      <w:r>
        <w:rPr>
          <w:rStyle w:val="Strong"/>
        </w:rPr>
        <w:t>GET</w:t>
      </w:r>
      <w:r>
        <w:t xml:space="preserve"> </w:t>
      </w:r>
      <w:r>
        <w:rPr>
          <w:rStyle w:val="HTMLCode"/>
          <w:rFonts w:eastAsiaTheme="majorEastAsia"/>
        </w:rPr>
        <w:t>/</w:t>
      </w:r>
      <w:proofErr w:type="spellStart"/>
      <w:r>
        <w:rPr>
          <w:rStyle w:val="HTMLCode"/>
          <w:rFonts w:eastAsiaTheme="majorEastAsia"/>
        </w:rPr>
        <w:t>api</w:t>
      </w:r>
      <w:proofErr w:type="spellEnd"/>
      <w:r>
        <w:rPr>
          <w:rStyle w:val="HTMLCode"/>
          <w:rFonts w:eastAsiaTheme="majorEastAsia"/>
        </w:rPr>
        <w:t>/sections/</w:t>
      </w:r>
      <w:r>
        <w:t xml:space="preserve"> — list/paginate road sections.</w:t>
      </w:r>
    </w:p>
    <w:p w14:paraId="6F04DB06" w14:textId="77777777" w:rsidR="004D2591" w:rsidRDefault="004D2591" w:rsidP="004D2591">
      <w:pPr>
        <w:pStyle w:val="NormalWeb"/>
        <w:numPr>
          <w:ilvl w:val="0"/>
          <w:numId w:val="41"/>
        </w:numPr>
        <w:spacing w:before="0" w:beforeAutospacing="0"/>
      </w:pPr>
      <w:r>
        <w:rPr>
          <w:rStyle w:val="Strong"/>
        </w:rPr>
        <w:t>GET</w:t>
      </w:r>
      <w:r>
        <w:t xml:space="preserve"> </w:t>
      </w:r>
      <w:r>
        <w:rPr>
          <w:rStyle w:val="HTMLCode"/>
          <w:rFonts w:eastAsiaTheme="majorEastAsia"/>
        </w:rPr>
        <w:t>/</w:t>
      </w:r>
      <w:proofErr w:type="spellStart"/>
      <w:r>
        <w:rPr>
          <w:rStyle w:val="HTMLCode"/>
          <w:rFonts w:eastAsiaTheme="majorEastAsia"/>
        </w:rPr>
        <w:t>api</w:t>
      </w:r>
      <w:proofErr w:type="spellEnd"/>
      <w:r>
        <w:rPr>
          <w:rStyle w:val="HTMLCode"/>
          <w:rFonts w:eastAsiaTheme="majorEastAsia"/>
        </w:rPr>
        <w:t>/sections/{id}/</w:t>
      </w:r>
      <w:r>
        <w:t xml:space="preserve"> — section details including geometry.</w:t>
      </w:r>
    </w:p>
    <w:p w14:paraId="28536041" w14:textId="77777777" w:rsidR="004D2591" w:rsidRDefault="004D2591" w:rsidP="004D2591">
      <w:pPr>
        <w:pStyle w:val="NormalWeb"/>
        <w:numPr>
          <w:ilvl w:val="0"/>
          <w:numId w:val="41"/>
        </w:numPr>
        <w:spacing w:before="0" w:beforeAutospacing="0"/>
      </w:pPr>
      <w:r>
        <w:rPr>
          <w:rStyle w:val="Strong"/>
        </w:rPr>
        <w:t>POST</w:t>
      </w:r>
      <w:r>
        <w:t xml:space="preserve"> </w:t>
      </w:r>
      <w:r>
        <w:rPr>
          <w:rStyle w:val="HTMLCode"/>
          <w:rFonts w:eastAsiaTheme="majorEastAsia"/>
        </w:rPr>
        <w:t>/</w:t>
      </w:r>
      <w:proofErr w:type="spellStart"/>
      <w:r>
        <w:rPr>
          <w:rStyle w:val="HTMLCode"/>
          <w:rFonts w:eastAsiaTheme="majorEastAsia"/>
        </w:rPr>
        <w:t>api</w:t>
      </w:r>
      <w:proofErr w:type="spellEnd"/>
      <w:r>
        <w:rPr>
          <w:rStyle w:val="HTMLCode"/>
          <w:rFonts w:eastAsiaTheme="majorEastAsia"/>
        </w:rPr>
        <w:t>/sections/</w:t>
      </w:r>
      <w:r>
        <w:t xml:space="preserve"> — create section.</w:t>
      </w:r>
    </w:p>
    <w:p w14:paraId="21A066D2" w14:textId="77777777" w:rsidR="004D2591" w:rsidRDefault="004D2591" w:rsidP="004D2591">
      <w:pPr>
        <w:pStyle w:val="NormalWeb"/>
        <w:numPr>
          <w:ilvl w:val="0"/>
          <w:numId w:val="41"/>
        </w:numPr>
        <w:spacing w:before="0" w:beforeAutospacing="0"/>
      </w:pPr>
      <w:r>
        <w:rPr>
          <w:rStyle w:val="Strong"/>
        </w:rPr>
        <w:t>PUT</w:t>
      </w:r>
      <w:r>
        <w:t xml:space="preserve"> </w:t>
      </w:r>
      <w:r>
        <w:rPr>
          <w:rStyle w:val="HTMLCode"/>
          <w:rFonts w:eastAsiaTheme="majorEastAsia"/>
        </w:rPr>
        <w:t>/</w:t>
      </w:r>
      <w:proofErr w:type="spellStart"/>
      <w:r>
        <w:rPr>
          <w:rStyle w:val="HTMLCode"/>
          <w:rFonts w:eastAsiaTheme="majorEastAsia"/>
        </w:rPr>
        <w:t>api</w:t>
      </w:r>
      <w:proofErr w:type="spellEnd"/>
      <w:r>
        <w:rPr>
          <w:rStyle w:val="HTMLCode"/>
          <w:rFonts w:eastAsiaTheme="majorEastAsia"/>
        </w:rPr>
        <w:t>/sections/{id}/</w:t>
      </w:r>
      <w:r>
        <w:t xml:space="preserve"> — update section.</w:t>
      </w:r>
    </w:p>
    <w:p w14:paraId="21954B86" w14:textId="77777777" w:rsidR="004D2591" w:rsidRPr="004D2591" w:rsidRDefault="004D2591" w:rsidP="004D2591">
      <w:r w:rsidRPr="004D2591">
        <w:rPr>
          <w:rStyle w:val="Strong"/>
        </w:rPr>
        <w:t>Stations</w:t>
      </w:r>
    </w:p>
    <w:p w14:paraId="777F2739" w14:textId="77777777" w:rsidR="004D2591" w:rsidRDefault="004D2591" w:rsidP="004D2591">
      <w:pPr>
        <w:pStyle w:val="NormalWeb"/>
        <w:numPr>
          <w:ilvl w:val="0"/>
          <w:numId w:val="42"/>
        </w:numPr>
        <w:spacing w:before="0" w:beforeAutospacing="0"/>
      </w:pPr>
      <w:r>
        <w:rPr>
          <w:rStyle w:val="Strong"/>
        </w:rPr>
        <w:t>GET</w:t>
      </w:r>
      <w:r>
        <w:t xml:space="preserve"> </w:t>
      </w:r>
      <w:r>
        <w:rPr>
          <w:rStyle w:val="HTMLCode"/>
          <w:rFonts w:eastAsiaTheme="majorEastAsia"/>
        </w:rPr>
        <w:t>/</w:t>
      </w:r>
      <w:proofErr w:type="spellStart"/>
      <w:r>
        <w:rPr>
          <w:rStyle w:val="HTMLCode"/>
          <w:rFonts w:eastAsiaTheme="majorEastAsia"/>
        </w:rPr>
        <w:t>api</w:t>
      </w:r>
      <w:proofErr w:type="spellEnd"/>
      <w:r>
        <w:rPr>
          <w:rStyle w:val="HTMLCode"/>
          <w:rFonts w:eastAsiaTheme="majorEastAsia"/>
        </w:rPr>
        <w:t>/stations/</w:t>
      </w:r>
      <w:r>
        <w:t xml:space="preserve"> — list/paginate chainage stations.</w:t>
      </w:r>
    </w:p>
    <w:p w14:paraId="6410A3DA" w14:textId="77777777" w:rsidR="004D2591" w:rsidRDefault="004D2591" w:rsidP="004D2591">
      <w:pPr>
        <w:pStyle w:val="NormalWeb"/>
        <w:numPr>
          <w:ilvl w:val="0"/>
          <w:numId w:val="42"/>
        </w:numPr>
        <w:spacing w:before="0" w:beforeAutospacing="0"/>
      </w:pPr>
      <w:r>
        <w:rPr>
          <w:rStyle w:val="Strong"/>
        </w:rPr>
        <w:t>GET</w:t>
      </w:r>
      <w:r>
        <w:t xml:space="preserve"> </w:t>
      </w:r>
      <w:r>
        <w:rPr>
          <w:rStyle w:val="HTMLCode"/>
          <w:rFonts w:eastAsiaTheme="majorEastAsia"/>
        </w:rPr>
        <w:t>/</w:t>
      </w:r>
      <w:proofErr w:type="spellStart"/>
      <w:r>
        <w:rPr>
          <w:rStyle w:val="HTMLCode"/>
          <w:rFonts w:eastAsiaTheme="majorEastAsia"/>
        </w:rPr>
        <w:t>api</w:t>
      </w:r>
      <w:proofErr w:type="spellEnd"/>
      <w:r>
        <w:rPr>
          <w:rStyle w:val="HTMLCode"/>
          <w:rFonts w:eastAsiaTheme="majorEastAsia"/>
        </w:rPr>
        <w:t>/stations/{id}/</w:t>
      </w:r>
      <w:r>
        <w:t xml:space="preserve"> — station details.</w:t>
      </w:r>
    </w:p>
    <w:p w14:paraId="6D6ABCA2" w14:textId="77777777" w:rsidR="004D2591" w:rsidRDefault="004D2591" w:rsidP="004D2591">
      <w:pPr>
        <w:pStyle w:val="NormalWeb"/>
        <w:numPr>
          <w:ilvl w:val="0"/>
          <w:numId w:val="42"/>
        </w:numPr>
        <w:spacing w:before="0" w:beforeAutospacing="0"/>
      </w:pPr>
      <w:r>
        <w:rPr>
          <w:rStyle w:val="Strong"/>
        </w:rPr>
        <w:t>POST</w:t>
      </w:r>
      <w:r>
        <w:t xml:space="preserve"> </w:t>
      </w:r>
      <w:r>
        <w:rPr>
          <w:rStyle w:val="HTMLCode"/>
          <w:rFonts w:eastAsiaTheme="majorEastAsia"/>
        </w:rPr>
        <w:t>/</w:t>
      </w:r>
      <w:proofErr w:type="spellStart"/>
      <w:r>
        <w:rPr>
          <w:rStyle w:val="HTMLCode"/>
          <w:rFonts w:eastAsiaTheme="majorEastAsia"/>
        </w:rPr>
        <w:t>api</w:t>
      </w:r>
      <w:proofErr w:type="spellEnd"/>
      <w:r>
        <w:rPr>
          <w:rStyle w:val="HTMLCode"/>
          <w:rFonts w:eastAsiaTheme="majorEastAsia"/>
        </w:rPr>
        <w:t>/stations/</w:t>
      </w:r>
      <w:r>
        <w:t xml:space="preserve"> — create station.</w:t>
      </w:r>
    </w:p>
    <w:p w14:paraId="32D375E8" w14:textId="77777777" w:rsidR="004D2591" w:rsidRDefault="004D2591" w:rsidP="004D2591">
      <w:pPr>
        <w:pStyle w:val="NormalWeb"/>
        <w:numPr>
          <w:ilvl w:val="0"/>
          <w:numId w:val="42"/>
        </w:numPr>
        <w:spacing w:before="0" w:beforeAutospacing="0"/>
      </w:pPr>
      <w:r>
        <w:rPr>
          <w:rStyle w:val="Strong"/>
        </w:rPr>
        <w:t>PUT</w:t>
      </w:r>
      <w:r>
        <w:t xml:space="preserve"> </w:t>
      </w:r>
      <w:r>
        <w:rPr>
          <w:rStyle w:val="HTMLCode"/>
          <w:rFonts w:eastAsiaTheme="majorEastAsia"/>
        </w:rPr>
        <w:t>/</w:t>
      </w:r>
      <w:proofErr w:type="spellStart"/>
      <w:r>
        <w:rPr>
          <w:rStyle w:val="HTMLCode"/>
          <w:rFonts w:eastAsiaTheme="majorEastAsia"/>
        </w:rPr>
        <w:t>api</w:t>
      </w:r>
      <w:proofErr w:type="spellEnd"/>
      <w:r>
        <w:rPr>
          <w:rStyle w:val="HTMLCode"/>
          <w:rFonts w:eastAsiaTheme="majorEastAsia"/>
        </w:rPr>
        <w:t>/stations/{id}/</w:t>
      </w:r>
      <w:r>
        <w:t xml:space="preserve"> — update station.</w:t>
      </w:r>
    </w:p>
    <w:p w14:paraId="755F2436" w14:textId="77777777" w:rsidR="004D2591" w:rsidRPr="004D2591" w:rsidRDefault="004D2591" w:rsidP="004D2591">
      <w:r w:rsidRPr="004D2591">
        <w:rPr>
          <w:rStyle w:val="Strong"/>
        </w:rPr>
        <w:t>Condition Surveys</w:t>
      </w:r>
    </w:p>
    <w:p w14:paraId="5DFD3123" w14:textId="77777777" w:rsidR="004D2591" w:rsidRDefault="004D2591" w:rsidP="004D2591">
      <w:pPr>
        <w:pStyle w:val="NormalWeb"/>
        <w:numPr>
          <w:ilvl w:val="0"/>
          <w:numId w:val="43"/>
        </w:numPr>
        <w:spacing w:before="0" w:beforeAutospacing="0"/>
      </w:pPr>
      <w:r>
        <w:rPr>
          <w:rStyle w:val="Strong"/>
        </w:rPr>
        <w:t>GET</w:t>
      </w:r>
      <w:r>
        <w:t xml:space="preserve"> </w:t>
      </w:r>
      <w:r>
        <w:rPr>
          <w:rStyle w:val="HTMLCode"/>
          <w:rFonts w:eastAsiaTheme="majorEastAsia"/>
        </w:rPr>
        <w:t>/</w:t>
      </w:r>
      <w:proofErr w:type="spellStart"/>
      <w:r>
        <w:rPr>
          <w:rStyle w:val="HTMLCode"/>
          <w:rFonts w:eastAsiaTheme="majorEastAsia"/>
        </w:rPr>
        <w:t>api</w:t>
      </w:r>
      <w:proofErr w:type="spellEnd"/>
      <w:r>
        <w:rPr>
          <w:rStyle w:val="HTMLCode"/>
          <w:rFonts w:eastAsiaTheme="majorEastAsia"/>
        </w:rPr>
        <w:t>/surveys/</w:t>
      </w:r>
      <w:r>
        <w:t xml:space="preserve"> — list road condition surveys.</w:t>
      </w:r>
    </w:p>
    <w:p w14:paraId="5552FFED" w14:textId="77777777" w:rsidR="004D2591" w:rsidRDefault="004D2591" w:rsidP="004D2591">
      <w:pPr>
        <w:pStyle w:val="NormalWeb"/>
        <w:numPr>
          <w:ilvl w:val="0"/>
          <w:numId w:val="43"/>
        </w:numPr>
        <w:spacing w:before="0" w:beforeAutospacing="0"/>
      </w:pPr>
      <w:r>
        <w:rPr>
          <w:rStyle w:val="Strong"/>
        </w:rPr>
        <w:t>GET</w:t>
      </w:r>
      <w:r>
        <w:t xml:space="preserve"> </w:t>
      </w:r>
      <w:r>
        <w:rPr>
          <w:rStyle w:val="HTMLCode"/>
          <w:rFonts w:eastAsiaTheme="majorEastAsia"/>
        </w:rPr>
        <w:t>/</w:t>
      </w:r>
      <w:proofErr w:type="spellStart"/>
      <w:r>
        <w:rPr>
          <w:rStyle w:val="HTMLCode"/>
          <w:rFonts w:eastAsiaTheme="majorEastAsia"/>
        </w:rPr>
        <w:t>api</w:t>
      </w:r>
      <w:proofErr w:type="spellEnd"/>
      <w:r>
        <w:rPr>
          <w:rStyle w:val="HTMLCode"/>
          <w:rFonts w:eastAsiaTheme="majorEastAsia"/>
        </w:rPr>
        <w:t>/surveys/{id}/</w:t>
      </w:r>
      <w:r>
        <w:t xml:space="preserve"> — survey details.</w:t>
      </w:r>
    </w:p>
    <w:p w14:paraId="6C311CBC" w14:textId="77777777" w:rsidR="004D2591" w:rsidRDefault="004D2591" w:rsidP="004D2591">
      <w:pPr>
        <w:pStyle w:val="NormalWeb"/>
        <w:numPr>
          <w:ilvl w:val="0"/>
          <w:numId w:val="43"/>
        </w:numPr>
        <w:spacing w:before="0" w:beforeAutospacing="0"/>
      </w:pPr>
      <w:r>
        <w:rPr>
          <w:rStyle w:val="Strong"/>
        </w:rPr>
        <w:t>POST</w:t>
      </w:r>
      <w:r>
        <w:t xml:space="preserve"> </w:t>
      </w:r>
      <w:r>
        <w:rPr>
          <w:rStyle w:val="HTMLCode"/>
          <w:rFonts w:eastAsiaTheme="majorEastAsia"/>
        </w:rPr>
        <w:t>/</w:t>
      </w:r>
      <w:proofErr w:type="spellStart"/>
      <w:r>
        <w:rPr>
          <w:rStyle w:val="HTMLCode"/>
          <w:rFonts w:eastAsiaTheme="majorEastAsia"/>
        </w:rPr>
        <w:t>api</w:t>
      </w:r>
      <w:proofErr w:type="spellEnd"/>
      <w:r>
        <w:rPr>
          <w:rStyle w:val="HTMLCode"/>
          <w:rFonts w:eastAsiaTheme="majorEastAsia"/>
        </w:rPr>
        <w:t>/surveys/</w:t>
      </w:r>
      <w:r>
        <w:t xml:space="preserve"> — submit a survey (surface, drainage, shoulders, MCI).</w:t>
      </w:r>
    </w:p>
    <w:p w14:paraId="332838E1" w14:textId="77777777" w:rsidR="004D2591" w:rsidRDefault="004D2591" w:rsidP="004D2591">
      <w:pPr>
        <w:pStyle w:val="NormalWeb"/>
        <w:numPr>
          <w:ilvl w:val="0"/>
          <w:numId w:val="43"/>
        </w:numPr>
        <w:spacing w:before="0" w:beforeAutospacing="0"/>
      </w:pPr>
      <w:r>
        <w:rPr>
          <w:rStyle w:val="Strong"/>
        </w:rPr>
        <w:t>PUT</w:t>
      </w:r>
      <w:r>
        <w:t xml:space="preserve"> </w:t>
      </w:r>
      <w:r>
        <w:rPr>
          <w:rStyle w:val="HTMLCode"/>
          <w:rFonts w:eastAsiaTheme="majorEastAsia"/>
        </w:rPr>
        <w:t>/</w:t>
      </w:r>
      <w:proofErr w:type="spellStart"/>
      <w:r>
        <w:rPr>
          <w:rStyle w:val="HTMLCode"/>
          <w:rFonts w:eastAsiaTheme="majorEastAsia"/>
        </w:rPr>
        <w:t>api</w:t>
      </w:r>
      <w:proofErr w:type="spellEnd"/>
      <w:r>
        <w:rPr>
          <w:rStyle w:val="HTMLCode"/>
          <w:rFonts w:eastAsiaTheme="majorEastAsia"/>
        </w:rPr>
        <w:t>/surveys/{id}/</w:t>
      </w:r>
      <w:r>
        <w:t xml:space="preserve"> — update survey record.</w:t>
      </w:r>
    </w:p>
    <w:p w14:paraId="291AEED3" w14:textId="77777777" w:rsidR="004D2591" w:rsidRPr="004D2591" w:rsidRDefault="004D2591" w:rsidP="004D2591">
      <w:r w:rsidRPr="004D2591">
        <w:rPr>
          <w:rStyle w:val="Strong"/>
        </w:rPr>
        <w:t>Structures</w:t>
      </w:r>
    </w:p>
    <w:p w14:paraId="0948DB63" w14:textId="77777777" w:rsidR="004D2591" w:rsidRDefault="004D2591" w:rsidP="004D2591">
      <w:pPr>
        <w:pStyle w:val="NormalWeb"/>
        <w:numPr>
          <w:ilvl w:val="0"/>
          <w:numId w:val="44"/>
        </w:numPr>
        <w:spacing w:before="0" w:beforeAutospacing="0"/>
      </w:pPr>
      <w:r>
        <w:rPr>
          <w:rStyle w:val="Strong"/>
        </w:rPr>
        <w:t>GET</w:t>
      </w:r>
      <w:r>
        <w:t xml:space="preserve"> </w:t>
      </w:r>
      <w:r>
        <w:rPr>
          <w:rStyle w:val="HTMLCode"/>
          <w:rFonts w:eastAsiaTheme="majorEastAsia"/>
        </w:rPr>
        <w:t>/</w:t>
      </w:r>
      <w:proofErr w:type="spellStart"/>
      <w:r>
        <w:rPr>
          <w:rStyle w:val="HTMLCode"/>
          <w:rFonts w:eastAsiaTheme="majorEastAsia"/>
        </w:rPr>
        <w:t>api</w:t>
      </w:r>
      <w:proofErr w:type="spellEnd"/>
      <w:r>
        <w:rPr>
          <w:rStyle w:val="HTMLCode"/>
          <w:rFonts w:eastAsiaTheme="majorEastAsia"/>
        </w:rPr>
        <w:t>/structures/</w:t>
      </w:r>
      <w:r>
        <w:t xml:space="preserve"> — list structures; supports </w:t>
      </w:r>
      <w:proofErr w:type="spellStart"/>
      <w:r>
        <w:t>GeoJSON</w:t>
      </w:r>
      <w:proofErr w:type="spellEnd"/>
      <w:r>
        <w:t>.</w:t>
      </w:r>
    </w:p>
    <w:p w14:paraId="4B152A6C" w14:textId="77777777" w:rsidR="004D2591" w:rsidRDefault="004D2591" w:rsidP="004D2591">
      <w:pPr>
        <w:pStyle w:val="NormalWeb"/>
        <w:numPr>
          <w:ilvl w:val="0"/>
          <w:numId w:val="44"/>
        </w:numPr>
        <w:spacing w:before="0" w:beforeAutospacing="0"/>
      </w:pPr>
      <w:r>
        <w:rPr>
          <w:rStyle w:val="Strong"/>
        </w:rPr>
        <w:t>GET</w:t>
      </w:r>
      <w:r>
        <w:t xml:space="preserve"> </w:t>
      </w:r>
      <w:r>
        <w:rPr>
          <w:rStyle w:val="HTMLCode"/>
          <w:rFonts w:eastAsiaTheme="majorEastAsia"/>
        </w:rPr>
        <w:t>/</w:t>
      </w:r>
      <w:proofErr w:type="spellStart"/>
      <w:r>
        <w:rPr>
          <w:rStyle w:val="HTMLCode"/>
          <w:rFonts w:eastAsiaTheme="majorEastAsia"/>
        </w:rPr>
        <w:t>api</w:t>
      </w:r>
      <w:proofErr w:type="spellEnd"/>
      <w:r>
        <w:rPr>
          <w:rStyle w:val="HTMLCode"/>
          <w:rFonts w:eastAsiaTheme="majorEastAsia"/>
        </w:rPr>
        <w:t>/structures/{id}/</w:t>
      </w:r>
      <w:r>
        <w:t xml:space="preserve"> — structure details.</w:t>
      </w:r>
    </w:p>
    <w:p w14:paraId="060959B0" w14:textId="77777777" w:rsidR="004D2591" w:rsidRDefault="004D2591" w:rsidP="004D2591">
      <w:pPr>
        <w:pStyle w:val="NormalWeb"/>
        <w:numPr>
          <w:ilvl w:val="0"/>
          <w:numId w:val="44"/>
        </w:numPr>
        <w:spacing w:before="0" w:beforeAutospacing="0"/>
      </w:pPr>
      <w:r>
        <w:rPr>
          <w:rStyle w:val="Strong"/>
        </w:rPr>
        <w:t>POST</w:t>
      </w:r>
      <w:r>
        <w:t xml:space="preserve"> </w:t>
      </w:r>
      <w:r>
        <w:rPr>
          <w:rStyle w:val="HTMLCode"/>
          <w:rFonts w:eastAsiaTheme="majorEastAsia"/>
        </w:rPr>
        <w:t>/</w:t>
      </w:r>
      <w:proofErr w:type="spellStart"/>
      <w:r>
        <w:rPr>
          <w:rStyle w:val="HTMLCode"/>
          <w:rFonts w:eastAsiaTheme="majorEastAsia"/>
        </w:rPr>
        <w:t>api</w:t>
      </w:r>
      <w:proofErr w:type="spellEnd"/>
      <w:r>
        <w:rPr>
          <w:rStyle w:val="HTMLCode"/>
          <w:rFonts w:eastAsiaTheme="majorEastAsia"/>
        </w:rPr>
        <w:t>/structures/</w:t>
      </w:r>
      <w:r>
        <w:t xml:space="preserve"> — create structure (bridge, culvert).</w:t>
      </w:r>
    </w:p>
    <w:p w14:paraId="2FC2705B" w14:textId="77777777" w:rsidR="004D2591" w:rsidRDefault="004D2591" w:rsidP="004D2591">
      <w:pPr>
        <w:pStyle w:val="NormalWeb"/>
        <w:numPr>
          <w:ilvl w:val="0"/>
          <w:numId w:val="44"/>
        </w:numPr>
        <w:spacing w:before="0" w:beforeAutospacing="0"/>
      </w:pPr>
      <w:r>
        <w:rPr>
          <w:rStyle w:val="Strong"/>
        </w:rPr>
        <w:t>PUT</w:t>
      </w:r>
      <w:r>
        <w:t xml:space="preserve"> </w:t>
      </w:r>
      <w:r>
        <w:rPr>
          <w:rStyle w:val="HTMLCode"/>
          <w:rFonts w:eastAsiaTheme="majorEastAsia"/>
        </w:rPr>
        <w:t>/</w:t>
      </w:r>
      <w:proofErr w:type="spellStart"/>
      <w:r>
        <w:rPr>
          <w:rStyle w:val="HTMLCode"/>
          <w:rFonts w:eastAsiaTheme="majorEastAsia"/>
        </w:rPr>
        <w:t>api</w:t>
      </w:r>
      <w:proofErr w:type="spellEnd"/>
      <w:r>
        <w:rPr>
          <w:rStyle w:val="HTMLCode"/>
          <w:rFonts w:eastAsiaTheme="majorEastAsia"/>
        </w:rPr>
        <w:t>/structures/{id}/</w:t>
      </w:r>
      <w:r>
        <w:t xml:space="preserve"> — update structure.</w:t>
      </w:r>
    </w:p>
    <w:p w14:paraId="515D2E78" w14:textId="77777777" w:rsidR="004D2591" w:rsidRPr="004D2591" w:rsidRDefault="004D2591" w:rsidP="004D2591">
      <w:r w:rsidRPr="004D2591">
        <w:rPr>
          <w:rStyle w:val="Strong"/>
        </w:rPr>
        <w:lastRenderedPageBreak/>
        <w:t>Traffic Surveys</w:t>
      </w:r>
    </w:p>
    <w:p w14:paraId="7ECCA282" w14:textId="77777777" w:rsidR="004D2591" w:rsidRDefault="004D2591" w:rsidP="004D2591">
      <w:pPr>
        <w:pStyle w:val="NormalWeb"/>
        <w:numPr>
          <w:ilvl w:val="0"/>
          <w:numId w:val="45"/>
        </w:numPr>
        <w:spacing w:before="0" w:beforeAutospacing="0"/>
      </w:pPr>
      <w:r>
        <w:rPr>
          <w:rStyle w:val="Strong"/>
        </w:rPr>
        <w:t>GET</w:t>
      </w:r>
      <w:r>
        <w:t xml:space="preserve"> </w:t>
      </w:r>
      <w:r>
        <w:rPr>
          <w:rStyle w:val="HTMLCode"/>
          <w:rFonts w:eastAsiaTheme="majorEastAsia"/>
        </w:rPr>
        <w:t>/</w:t>
      </w:r>
      <w:proofErr w:type="spellStart"/>
      <w:r>
        <w:rPr>
          <w:rStyle w:val="HTMLCode"/>
          <w:rFonts w:eastAsiaTheme="majorEastAsia"/>
        </w:rPr>
        <w:t>api</w:t>
      </w:r>
      <w:proofErr w:type="spellEnd"/>
      <w:r>
        <w:rPr>
          <w:rStyle w:val="HTMLCode"/>
          <w:rFonts w:eastAsiaTheme="majorEastAsia"/>
        </w:rPr>
        <w:t>/traffic-surveys/</w:t>
      </w:r>
      <w:r>
        <w:t xml:space="preserve"> — list traffic survey records.</w:t>
      </w:r>
    </w:p>
    <w:p w14:paraId="0B834B2B" w14:textId="77777777" w:rsidR="004D2591" w:rsidRDefault="004D2591" w:rsidP="004D2591">
      <w:pPr>
        <w:pStyle w:val="NormalWeb"/>
        <w:numPr>
          <w:ilvl w:val="0"/>
          <w:numId w:val="45"/>
        </w:numPr>
        <w:spacing w:before="0" w:beforeAutospacing="0"/>
      </w:pPr>
      <w:r>
        <w:rPr>
          <w:rStyle w:val="Strong"/>
        </w:rPr>
        <w:t>GET</w:t>
      </w:r>
      <w:r>
        <w:t xml:space="preserve"> </w:t>
      </w:r>
      <w:r>
        <w:rPr>
          <w:rStyle w:val="HTMLCode"/>
          <w:rFonts w:eastAsiaTheme="majorEastAsia"/>
        </w:rPr>
        <w:t>/</w:t>
      </w:r>
      <w:proofErr w:type="spellStart"/>
      <w:r>
        <w:rPr>
          <w:rStyle w:val="HTMLCode"/>
          <w:rFonts w:eastAsiaTheme="majorEastAsia"/>
        </w:rPr>
        <w:t>api</w:t>
      </w:r>
      <w:proofErr w:type="spellEnd"/>
      <w:r>
        <w:rPr>
          <w:rStyle w:val="HTMLCode"/>
          <w:rFonts w:eastAsiaTheme="majorEastAsia"/>
        </w:rPr>
        <w:t>/traffic-surveys/{id}/</w:t>
      </w:r>
      <w:r>
        <w:t xml:space="preserve"> — traffic survey details.</w:t>
      </w:r>
    </w:p>
    <w:p w14:paraId="46E76080" w14:textId="77777777" w:rsidR="004D2591" w:rsidRDefault="004D2591" w:rsidP="004D2591">
      <w:pPr>
        <w:pStyle w:val="NormalWeb"/>
        <w:numPr>
          <w:ilvl w:val="0"/>
          <w:numId w:val="45"/>
        </w:numPr>
        <w:spacing w:before="0" w:beforeAutospacing="0"/>
      </w:pPr>
      <w:r>
        <w:rPr>
          <w:rStyle w:val="Strong"/>
        </w:rPr>
        <w:t>POST</w:t>
      </w:r>
      <w:r>
        <w:t xml:space="preserve"> </w:t>
      </w:r>
      <w:r>
        <w:rPr>
          <w:rStyle w:val="HTMLCode"/>
          <w:rFonts w:eastAsiaTheme="majorEastAsia"/>
        </w:rPr>
        <w:t>/</w:t>
      </w:r>
      <w:proofErr w:type="spellStart"/>
      <w:r>
        <w:rPr>
          <w:rStyle w:val="HTMLCode"/>
          <w:rFonts w:eastAsiaTheme="majorEastAsia"/>
        </w:rPr>
        <w:t>api</w:t>
      </w:r>
      <w:proofErr w:type="spellEnd"/>
      <w:r>
        <w:rPr>
          <w:rStyle w:val="HTMLCode"/>
          <w:rFonts w:eastAsiaTheme="majorEastAsia"/>
        </w:rPr>
        <w:t>/traffic-surveys/</w:t>
      </w:r>
      <w:r>
        <w:t xml:space="preserve"> — submit traffic survey (computes ADT &amp; PCU).</w:t>
      </w:r>
    </w:p>
    <w:p w14:paraId="356DEAF6" w14:textId="77777777" w:rsidR="004D2591" w:rsidRPr="004D2591" w:rsidRDefault="004D2591" w:rsidP="004D2591">
      <w:r w:rsidRPr="004D2591">
        <w:rPr>
          <w:rStyle w:val="Strong"/>
        </w:rPr>
        <w:t>Interventions</w:t>
      </w:r>
    </w:p>
    <w:p w14:paraId="54DBBEC0" w14:textId="77777777" w:rsidR="004D2591" w:rsidRDefault="004D2591" w:rsidP="004D2591">
      <w:pPr>
        <w:pStyle w:val="NormalWeb"/>
        <w:numPr>
          <w:ilvl w:val="0"/>
          <w:numId w:val="46"/>
        </w:numPr>
        <w:spacing w:before="0" w:beforeAutospacing="0"/>
      </w:pPr>
      <w:r>
        <w:rPr>
          <w:rStyle w:val="Strong"/>
        </w:rPr>
        <w:t>GET</w:t>
      </w:r>
      <w:r>
        <w:t xml:space="preserve"> </w:t>
      </w:r>
      <w:r>
        <w:rPr>
          <w:rStyle w:val="HTMLCode"/>
          <w:rFonts w:eastAsiaTheme="majorEastAsia"/>
        </w:rPr>
        <w:t>/</w:t>
      </w:r>
      <w:proofErr w:type="spellStart"/>
      <w:r>
        <w:rPr>
          <w:rStyle w:val="HTMLCode"/>
          <w:rFonts w:eastAsiaTheme="majorEastAsia"/>
        </w:rPr>
        <w:t>api</w:t>
      </w:r>
      <w:proofErr w:type="spellEnd"/>
      <w:r>
        <w:rPr>
          <w:rStyle w:val="HTMLCode"/>
          <w:rFonts w:eastAsiaTheme="majorEastAsia"/>
        </w:rPr>
        <w:t>/interventions/</w:t>
      </w:r>
      <w:r>
        <w:t xml:space="preserve"> — list interventions (routine, periodic, rehab).</w:t>
      </w:r>
    </w:p>
    <w:p w14:paraId="0D31AE5C" w14:textId="77777777" w:rsidR="004D2591" w:rsidRDefault="004D2591" w:rsidP="004D2591">
      <w:pPr>
        <w:pStyle w:val="NormalWeb"/>
        <w:numPr>
          <w:ilvl w:val="0"/>
          <w:numId w:val="46"/>
        </w:numPr>
        <w:spacing w:before="0" w:beforeAutospacing="0"/>
      </w:pPr>
      <w:r>
        <w:rPr>
          <w:rStyle w:val="Strong"/>
        </w:rPr>
        <w:t>GET</w:t>
      </w:r>
      <w:r>
        <w:t xml:space="preserve"> </w:t>
      </w:r>
      <w:r>
        <w:rPr>
          <w:rStyle w:val="HTMLCode"/>
          <w:rFonts w:eastAsiaTheme="majorEastAsia"/>
        </w:rPr>
        <w:t>/</w:t>
      </w:r>
      <w:proofErr w:type="spellStart"/>
      <w:r>
        <w:rPr>
          <w:rStyle w:val="HTMLCode"/>
          <w:rFonts w:eastAsiaTheme="majorEastAsia"/>
        </w:rPr>
        <w:t>api</w:t>
      </w:r>
      <w:proofErr w:type="spellEnd"/>
      <w:r>
        <w:rPr>
          <w:rStyle w:val="HTMLCode"/>
          <w:rFonts w:eastAsiaTheme="majorEastAsia"/>
        </w:rPr>
        <w:t>/interventions/{id}/</w:t>
      </w:r>
      <w:r>
        <w:t xml:space="preserve"> — intervention details.</w:t>
      </w:r>
    </w:p>
    <w:p w14:paraId="45FAB465" w14:textId="77777777" w:rsidR="004D2591" w:rsidRDefault="004D2591" w:rsidP="004D2591">
      <w:pPr>
        <w:pStyle w:val="NormalWeb"/>
        <w:numPr>
          <w:ilvl w:val="0"/>
          <w:numId w:val="46"/>
        </w:numPr>
        <w:spacing w:before="0" w:beforeAutospacing="0"/>
      </w:pPr>
      <w:r>
        <w:rPr>
          <w:rStyle w:val="Strong"/>
        </w:rPr>
        <w:t>POST</w:t>
      </w:r>
      <w:r>
        <w:t xml:space="preserve"> </w:t>
      </w:r>
      <w:r>
        <w:rPr>
          <w:rStyle w:val="HTMLCode"/>
          <w:rFonts w:eastAsiaTheme="majorEastAsia"/>
        </w:rPr>
        <w:t>/</w:t>
      </w:r>
      <w:proofErr w:type="spellStart"/>
      <w:r>
        <w:rPr>
          <w:rStyle w:val="HTMLCode"/>
          <w:rFonts w:eastAsiaTheme="majorEastAsia"/>
        </w:rPr>
        <w:t>api</w:t>
      </w:r>
      <w:proofErr w:type="spellEnd"/>
      <w:r>
        <w:rPr>
          <w:rStyle w:val="HTMLCode"/>
          <w:rFonts w:eastAsiaTheme="majorEastAsia"/>
        </w:rPr>
        <w:t>/interventions/</w:t>
      </w:r>
      <w:r>
        <w:t xml:space="preserve"> — log a new intervention.</w:t>
      </w:r>
    </w:p>
    <w:p w14:paraId="3DE770A4" w14:textId="77777777" w:rsidR="004D2591" w:rsidRDefault="004D2591" w:rsidP="004D2591">
      <w:pPr>
        <w:pStyle w:val="NormalWeb"/>
        <w:numPr>
          <w:ilvl w:val="0"/>
          <w:numId w:val="46"/>
        </w:numPr>
        <w:spacing w:before="0" w:beforeAutospacing="0"/>
      </w:pPr>
      <w:r>
        <w:rPr>
          <w:rStyle w:val="Strong"/>
        </w:rPr>
        <w:t>PUT</w:t>
      </w:r>
      <w:r>
        <w:t xml:space="preserve"> </w:t>
      </w:r>
      <w:r>
        <w:rPr>
          <w:rStyle w:val="HTMLCode"/>
          <w:rFonts w:eastAsiaTheme="majorEastAsia"/>
        </w:rPr>
        <w:t>/</w:t>
      </w:r>
      <w:proofErr w:type="spellStart"/>
      <w:r>
        <w:rPr>
          <w:rStyle w:val="HTMLCode"/>
          <w:rFonts w:eastAsiaTheme="majorEastAsia"/>
        </w:rPr>
        <w:t>api</w:t>
      </w:r>
      <w:proofErr w:type="spellEnd"/>
      <w:r>
        <w:rPr>
          <w:rStyle w:val="HTMLCode"/>
          <w:rFonts w:eastAsiaTheme="majorEastAsia"/>
        </w:rPr>
        <w:t>/interventions/{id}/</w:t>
      </w:r>
      <w:r>
        <w:t xml:space="preserve"> — update intervention.</w:t>
      </w:r>
    </w:p>
    <w:p w14:paraId="72D91745" w14:textId="77777777" w:rsidR="004D2591" w:rsidRPr="004D2591" w:rsidRDefault="004D2591" w:rsidP="004D2591">
      <w:r w:rsidRPr="004D2591">
        <w:rPr>
          <w:rStyle w:val="Strong"/>
        </w:rPr>
        <w:t>Prioritization &amp; Planning</w:t>
      </w:r>
    </w:p>
    <w:p w14:paraId="0D5EAE27" w14:textId="77777777" w:rsidR="004D2591" w:rsidRDefault="004D2591" w:rsidP="004D2591">
      <w:pPr>
        <w:pStyle w:val="NormalWeb"/>
        <w:numPr>
          <w:ilvl w:val="0"/>
          <w:numId w:val="47"/>
        </w:numPr>
        <w:spacing w:before="0" w:beforeAutospacing="0"/>
      </w:pPr>
      <w:r>
        <w:rPr>
          <w:rStyle w:val="Strong"/>
        </w:rPr>
        <w:t>POST</w:t>
      </w:r>
      <w:r>
        <w:t xml:space="preserve"> </w:t>
      </w:r>
      <w:r>
        <w:rPr>
          <w:rStyle w:val="HTMLCode"/>
          <w:rFonts w:eastAsiaTheme="majorEastAsia"/>
        </w:rPr>
        <w:t>/</w:t>
      </w:r>
      <w:proofErr w:type="spellStart"/>
      <w:r>
        <w:rPr>
          <w:rStyle w:val="HTMLCode"/>
          <w:rFonts w:eastAsiaTheme="majorEastAsia"/>
        </w:rPr>
        <w:t>api</w:t>
      </w:r>
      <w:proofErr w:type="spellEnd"/>
      <w:r>
        <w:rPr>
          <w:rStyle w:val="HTMLCode"/>
          <w:rFonts w:eastAsiaTheme="majorEastAsia"/>
        </w:rPr>
        <w:t>/prioritize/</w:t>
      </w:r>
      <w:r>
        <w:t xml:space="preserve"> — run prioritization; supports weight overrides &amp; filters.</w:t>
      </w:r>
    </w:p>
    <w:p w14:paraId="044BB9DB" w14:textId="77777777" w:rsidR="004D2591" w:rsidRDefault="004D2591" w:rsidP="004D2591">
      <w:pPr>
        <w:pStyle w:val="NormalWeb"/>
        <w:numPr>
          <w:ilvl w:val="0"/>
          <w:numId w:val="47"/>
        </w:numPr>
        <w:spacing w:before="0" w:beforeAutospacing="0"/>
      </w:pPr>
      <w:r>
        <w:rPr>
          <w:rStyle w:val="Strong"/>
        </w:rPr>
        <w:t>GET</w:t>
      </w:r>
      <w:r>
        <w:t xml:space="preserve"> </w:t>
      </w:r>
      <w:r>
        <w:rPr>
          <w:rStyle w:val="HTMLCode"/>
          <w:rFonts w:eastAsiaTheme="majorEastAsia"/>
        </w:rPr>
        <w:t>/</w:t>
      </w:r>
      <w:proofErr w:type="spellStart"/>
      <w:r>
        <w:rPr>
          <w:rStyle w:val="HTMLCode"/>
          <w:rFonts w:eastAsiaTheme="majorEastAsia"/>
        </w:rPr>
        <w:t>api</w:t>
      </w:r>
      <w:proofErr w:type="spellEnd"/>
      <w:r>
        <w:rPr>
          <w:rStyle w:val="HTMLCode"/>
          <w:rFonts w:eastAsiaTheme="majorEastAsia"/>
        </w:rPr>
        <w:t>/prioritize/{</w:t>
      </w:r>
      <w:proofErr w:type="spellStart"/>
      <w:r>
        <w:rPr>
          <w:rStyle w:val="HTMLCode"/>
          <w:rFonts w:eastAsiaTheme="majorEastAsia"/>
        </w:rPr>
        <w:t>job_id</w:t>
      </w:r>
      <w:proofErr w:type="spellEnd"/>
      <w:r>
        <w:rPr>
          <w:rStyle w:val="HTMLCode"/>
          <w:rFonts w:eastAsiaTheme="majorEastAsia"/>
        </w:rPr>
        <w:t>}/status</w:t>
      </w:r>
      <w:r>
        <w:t xml:space="preserve"> — check prioritization job status.</w:t>
      </w:r>
    </w:p>
    <w:p w14:paraId="6825B610" w14:textId="77777777" w:rsidR="004D2591" w:rsidRDefault="004D2591" w:rsidP="004D2591">
      <w:pPr>
        <w:pStyle w:val="NormalWeb"/>
        <w:numPr>
          <w:ilvl w:val="0"/>
          <w:numId w:val="47"/>
        </w:numPr>
        <w:spacing w:before="0" w:beforeAutospacing="0"/>
      </w:pPr>
      <w:r>
        <w:rPr>
          <w:rStyle w:val="Strong"/>
        </w:rPr>
        <w:t>GET</w:t>
      </w:r>
      <w:r>
        <w:t xml:space="preserve"> </w:t>
      </w:r>
      <w:r>
        <w:rPr>
          <w:rStyle w:val="HTMLCode"/>
          <w:rFonts w:eastAsiaTheme="majorEastAsia"/>
        </w:rPr>
        <w:t>/</w:t>
      </w:r>
      <w:proofErr w:type="spellStart"/>
      <w:r>
        <w:rPr>
          <w:rStyle w:val="HTMLCode"/>
          <w:rFonts w:eastAsiaTheme="majorEastAsia"/>
        </w:rPr>
        <w:t>api</w:t>
      </w:r>
      <w:proofErr w:type="spellEnd"/>
      <w:r>
        <w:rPr>
          <w:rStyle w:val="HTMLCode"/>
          <w:rFonts w:eastAsiaTheme="majorEastAsia"/>
        </w:rPr>
        <w:t>/prioritize/{</w:t>
      </w:r>
      <w:proofErr w:type="spellStart"/>
      <w:r>
        <w:rPr>
          <w:rStyle w:val="HTMLCode"/>
          <w:rFonts w:eastAsiaTheme="majorEastAsia"/>
        </w:rPr>
        <w:t>job_id</w:t>
      </w:r>
      <w:proofErr w:type="spellEnd"/>
      <w:r>
        <w:rPr>
          <w:rStyle w:val="HTMLCode"/>
          <w:rFonts w:eastAsiaTheme="majorEastAsia"/>
        </w:rPr>
        <w:t>}/results</w:t>
      </w:r>
      <w:r>
        <w:t xml:space="preserve"> — fetch prioritization results (JSON).</w:t>
      </w:r>
    </w:p>
    <w:p w14:paraId="09C663CD" w14:textId="77777777" w:rsidR="004D2591" w:rsidRDefault="004D2591" w:rsidP="004D2591">
      <w:pPr>
        <w:pStyle w:val="NormalWeb"/>
        <w:numPr>
          <w:ilvl w:val="0"/>
          <w:numId w:val="47"/>
        </w:numPr>
        <w:spacing w:before="0" w:beforeAutospacing="0"/>
      </w:pPr>
      <w:r>
        <w:rPr>
          <w:rStyle w:val="Strong"/>
        </w:rPr>
        <w:t>GET</w:t>
      </w:r>
      <w:r>
        <w:t xml:space="preserve"> </w:t>
      </w:r>
      <w:r>
        <w:rPr>
          <w:rStyle w:val="HTMLCode"/>
          <w:rFonts w:eastAsiaTheme="majorEastAsia"/>
        </w:rPr>
        <w:t>/</w:t>
      </w:r>
      <w:proofErr w:type="spellStart"/>
      <w:r>
        <w:rPr>
          <w:rStyle w:val="HTMLCode"/>
          <w:rFonts w:eastAsiaTheme="majorEastAsia"/>
        </w:rPr>
        <w:t>api</w:t>
      </w:r>
      <w:proofErr w:type="spellEnd"/>
      <w:r>
        <w:rPr>
          <w:rStyle w:val="HTMLCode"/>
          <w:rFonts w:eastAsiaTheme="majorEastAsia"/>
        </w:rPr>
        <w:t>/work-plans/</w:t>
      </w:r>
      <w:r>
        <w:t xml:space="preserve"> — list annual work plans.</w:t>
      </w:r>
    </w:p>
    <w:p w14:paraId="1AEF56BD" w14:textId="77777777" w:rsidR="004D2591" w:rsidRDefault="004D2591" w:rsidP="004D2591">
      <w:pPr>
        <w:pStyle w:val="NormalWeb"/>
        <w:numPr>
          <w:ilvl w:val="0"/>
          <w:numId w:val="47"/>
        </w:numPr>
        <w:spacing w:before="0" w:beforeAutospacing="0"/>
      </w:pPr>
      <w:r>
        <w:rPr>
          <w:rStyle w:val="Strong"/>
        </w:rPr>
        <w:t>POST</w:t>
      </w:r>
      <w:r>
        <w:t xml:space="preserve"> </w:t>
      </w:r>
      <w:r>
        <w:rPr>
          <w:rStyle w:val="HTMLCode"/>
          <w:rFonts w:eastAsiaTheme="majorEastAsia"/>
        </w:rPr>
        <w:t>/</w:t>
      </w:r>
      <w:proofErr w:type="spellStart"/>
      <w:r>
        <w:rPr>
          <w:rStyle w:val="HTMLCode"/>
          <w:rFonts w:eastAsiaTheme="majorEastAsia"/>
        </w:rPr>
        <w:t>api</w:t>
      </w:r>
      <w:proofErr w:type="spellEnd"/>
      <w:r>
        <w:rPr>
          <w:rStyle w:val="HTMLCode"/>
          <w:rFonts w:eastAsiaTheme="majorEastAsia"/>
        </w:rPr>
        <w:t>/work-plans/</w:t>
      </w:r>
      <w:r>
        <w:t xml:space="preserve"> — create work plan (admin).</w:t>
      </w:r>
    </w:p>
    <w:p w14:paraId="6ADF4B07" w14:textId="77777777" w:rsidR="004D2591" w:rsidRPr="004D2591" w:rsidRDefault="004D2591" w:rsidP="004D2591">
      <w:r w:rsidRPr="004D2591">
        <w:rPr>
          <w:rStyle w:val="Strong"/>
        </w:rPr>
        <w:t>Reports &amp; Exports</w:t>
      </w:r>
    </w:p>
    <w:p w14:paraId="134E387E" w14:textId="77777777" w:rsidR="004D2591" w:rsidRDefault="004D2591" w:rsidP="004D2591">
      <w:pPr>
        <w:pStyle w:val="NormalWeb"/>
        <w:numPr>
          <w:ilvl w:val="0"/>
          <w:numId w:val="48"/>
        </w:numPr>
        <w:spacing w:before="0" w:beforeAutospacing="0"/>
      </w:pPr>
      <w:r>
        <w:rPr>
          <w:rStyle w:val="Strong"/>
        </w:rPr>
        <w:t>GET</w:t>
      </w:r>
      <w:r>
        <w:t xml:space="preserve"> </w:t>
      </w:r>
      <w:r>
        <w:rPr>
          <w:rStyle w:val="HTMLCode"/>
          <w:rFonts w:eastAsiaTheme="majorEastAsia"/>
        </w:rPr>
        <w:t>/</w:t>
      </w:r>
      <w:proofErr w:type="spellStart"/>
      <w:r>
        <w:rPr>
          <w:rStyle w:val="HTMLCode"/>
          <w:rFonts w:eastAsiaTheme="majorEastAsia"/>
        </w:rPr>
        <w:t>api</w:t>
      </w:r>
      <w:proofErr w:type="spellEnd"/>
      <w:r>
        <w:rPr>
          <w:rStyle w:val="HTMLCode"/>
          <w:rFonts w:eastAsiaTheme="majorEastAsia"/>
        </w:rPr>
        <w:t>/reports/</w:t>
      </w:r>
      <w:proofErr w:type="spellStart"/>
      <w:r>
        <w:rPr>
          <w:rStyle w:val="HTMLCode"/>
          <w:rFonts w:eastAsiaTheme="majorEastAsia"/>
        </w:rPr>
        <w:t>priority?job_id</w:t>
      </w:r>
      <w:proofErr w:type="spellEnd"/>
      <w:r>
        <w:rPr>
          <w:rStyle w:val="HTMLCode"/>
          <w:rFonts w:eastAsiaTheme="majorEastAsia"/>
        </w:rPr>
        <w:t>=...</w:t>
      </w:r>
      <w:r>
        <w:t xml:space="preserve"> — fetch prioritization report (PDF/Excel).</w:t>
      </w:r>
    </w:p>
    <w:p w14:paraId="3AD9F172" w14:textId="77777777" w:rsidR="004D2591" w:rsidRDefault="004D2591" w:rsidP="004D2591">
      <w:pPr>
        <w:pStyle w:val="NormalWeb"/>
        <w:numPr>
          <w:ilvl w:val="0"/>
          <w:numId w:val="48"/>
        </w:numPr>
        <w:spacing w:before="0" w:beforeAutospacing="0"/>
      </w:pPr>
      <w:r>
        <w:rPr>
          <w:rStyle w:val="Strong"/>
        </w:rPr>
        <w:t>GET</w:t>
      </w:r>
      <w:r>
        <w:t xml:space="preserve"> </w:t>
      </w:r>
      <w:r>
        <w:rPr>
          <w:rStyle w:val="HTMLCode"/>
          <w:rFonts w:eastAsiaTheme="majorEastAsia"/>
        </w:rPr>
        <w:t>/</w:t>
      </w:r>
      <w:proofErr w:type="spellStart"/>
      <w:r>
        <w:rPr>
          <w:rStyle w:val="HTMLCode"/>
          <w:rFonts w:eastAsiaTheme="majorEastAsia"/>
        </w:rPr>
        <w:t>api</w:t>
      </w:r>
      <w:proofErr w:type="spellEnd"/>
      <w:r>
        <w:rPr>
          <w:rStyle w:val="HTMLCode"/>
          <w:rFonts w:eastAsiaTheme="majorEastAsia"/>
        </w:rPr>
        <w:t>/reports/inventory</w:t>
      </w:r>
      <w:r>
        <w:t xml:space="preserve"> — export road inventory (Excel/PDF).</w:t>
      </w:r>
    </w:p>
    <w:p w14:paraId="56107AAE" w14:textId="77777777" w:rsidR="004D2591" w:rsidRDefault="004D2591" w:rsidP="004D2591">
      <w:pPr>
        <w:pStyle w:val="NormalWeb"/>
        <w:numPr>
          <w:ilvl w:val="0"/>
          <w:numId w:val="48"/>
        </w:numPr>
        <w:spacing w:before="0" w:beforeAutospacing="0"/>
      </w:pPr>
      <w:r>
        <w:rPr>
          <w:rStyle w:val="Strong"/>
        </w:rPr>
        <w:t>GET</w:t>
      </w:r>
      <w:r>
        <w:t xml:space="preserve"> </w:t>
      </w:r>
      <w:r>
        <w:rPr>
          <w:rStyle w:val="HTMLCode"/>
          <w:rFonts w:eastAsiaTheme="majorEastAsia"/>
        </w:rPr>
        <w:t>/</w:t>
      </w:r>
      <w:proofErr w:type="spellStart"/>
      <w:r>
        <w:rPr>
          <w:rStyle w:val="HTMLCode"/>
          <w:rFonts w:eastAsiaTheme="majorEastAsia"/>
        </w:rPr>
        <w:t>api</w:t>
      </w:r>
      <w:proofErr w:type="spellEnd"/>
      <w:r>
        <w:rPr>
          <w:rStyle w:val="HTMLCode"/>
          <w:rFonts w:eastAsiaTheme="majorEastAsia"/>
        </w:rPr>
        <w:t>/reports/traffic</w:t>
      </w:r>
      <w:r>
        <w:t xml:space="preserve"> — export traffic analysis.</w:t>
      </w:r>
    </w:p>
    <w:p w14:paraId="513F3E00" w14:textId="77777777" w:rsidR="004D2591" w:rsidRDefault="004D2591" w:rsidP="004D2591">
      <w:pPr>
        <w:pStyle w:val="NormalWeb"/>
        <w:numPr>
          <w:ilvl w:val="0"/>
          <w:numId w:val="48"/>
        </w:numPr>
        <w:spacing w:before="0" w:beforeAutospacing="0"/>
      </w:pPr>
      <w:r>
        <w:rPr>
          <w:rStyle w:val="Strong"/>
        </w:rPr>
        <w:t>GET</w:t>
      </w:r>
      <w:r>
        <w:t xml:space="preserve"> </w:t>
      </w:r>
      <w:r>
        <w:rPr>
          <w:rStyle w:val="HTMLCode"/>
          <w:rFonts w:eastAsiaTheme="majorEastAsia"/>
        </w:rPr>
        <w:t>/</w:t>
      </w:r>
      <w:proofErr w:type="spellStart"/>
      <w:r>
        <w:rPr>
          <w:rStyle w:val="HTMLCode"/>
          <w:rFonts w:eastAsiaTheme="majorEastAsia"/>
        </w:rPr>
        <w:t>api</w:t>
      </w:r>
      <w:proofErr w:type="spellEnd"/>
      <w:r>
        <w:rPr>
          <w:rStyle w:val="HTMLCode"/>
          <w:rFonts w:eastAsiaTheme="majorEastAsia"/>
        </w:rPr>
        <w:t>/reports/interventions</w:t>
      </w:r>
      <w:r>
        <w:t xml:space="preserve"> — export interventions summary.</w:t>
      </w:r>
    </w:p>
    <w:p w14:paraId="023A6936" w14:textId="77777777" w:rsidR="004D2591" w:rsidRPr="004D2591" w:rsidRDefault="004D2591" w:rsidP="004D2591">
      <w:r w:rsidRPr="004D2591">
        <w:rPr>
          <w:rStyle w:val="Strong"/>
        </w:rPr>
        <w:t>Administration</w:t>
      </w:r>
    </w:p>
    <w:p w14:paraId="15E2DC9D" w14:textId="77777777" w:rsidR="004D2591" w:rsidRDefault="004D2591" w:rsidP="004D2591">
      <w:pPr>
        <w:pStyle w:val="NormalWeb"/>
        <w:numPr>
          <w:ilvl w:val="0"/>
          <w:numId w:val="49"/>
        </w:numPr>
        <w:spacing w:before="0" w:beforeAutospacing="0"/>
      </w:pPr>
      <w:r>
        <w:rPr>
          <w:rStyle w:val="Strong"/>
        </w:rPr>
        <w:t>GET</w:t>
      </w:r>
      <w:r>
        <w:t xml:space="preserve"> </w:t>
      </w:r>
      <w:r>
        <w:rPr>
          <w:rStyle w:val="HTMLCode"/>
          <w:rFonts w:eastAsiaTheme="majorEastAsia"/>
        </w:rPr>
        <w:t>/</w:t>
      </w:r>
      <w:proofErr w:type="spellStart"/>
      <w:r>
        <w:rPr>
          <w:rStyle w:val="HTMLCode"/>
          <w:rFonts w:eastAsiaTheme="majorEastAsia"/>
        </w:rPr>
        <w:t>api</w:t>
      </w:r>
      <w:proofErr w:type="spellEnd"/>
      <w:r>
        <w:rPr>
          <w:rStyle w:val="HTMLCode"/>
          <w:rFonts w:eastAsiaTheme="majorEastAsia"/>
        </w:rPr>
        <w:t>/users/</w:t>
      </w:r>
      <w:r>
        <w:t xml:space="preserve"> — list users (admin only).</w:t>
      </w:r>
    </w:p>
    <w:p w14:paraId="3B363C05" w14:textId="77777777" w:rsidR="004D2591" w:rsidRDefault="004D2591" w:rsidP="004D2591">
      <w:pPr>
        <w:pStyle w:val="NormalWeb"/>
        <w:numPr>
          <w:ilvl w:val="0"/>
          <w:numId w:val="49"/>
        </w:numPr>
        <w:spacing w:before="0" w:beforeAutospacing="0"/>
      </w:pPr>
      <w:r>
        <w:rPr>
          <w:rStyle w:val="Strong"/>
        </w:rPr>
        <w:t>POST</w:t>
      </w:r>
      <w:r>
        <w:t xml:space="preserve"> </w:t>
      </w:r>
      <w:r>
        <w:rPr>
          <w:rStyle w:val="HTMLCode"/>
          <w:rFonts w:eastAsiaTheme="majorEastAsia"/>
        </w:rPr>
        <w:t>/</w:t>
      </w:r>
      <w:proofErr w:type="spellStart"/>
      <w:r>
        <w:rPr>
          <w:rStyle w:val="HTMLCode"/>
          <w:rFonts w:eastAsiaTheme="majorEastAsia"/>
        </w:rPr>
        <w:t>api</w:t>
      </w:r>
      <w:proofErr w:type="spellEnd"/>
      <w:r>
        <w:rPr>
          <w:rStyle w:val="HTMLCode"/>
          <w:rFonts w:eastAsiaTheme="majorEastAsia"/>
        </w:rPr>
        <w:t>/users/</w:t>
      </w:r>
      <w:r>
        <w:t xml:space="preserve"> — create user (admin only).</w:t>
      </w:r>
    </w:p>
    <w:p w14:paraId="2AA95326" w14:textId="77777777" w:rsidR="004D2591" w:rsidRDefault="004D2591" w:rsidP="004D2591">
      <w:pPr>
        <w:pStyle w:val="NormalWeb"/>
        <w:numPr>
          <w:ilvl w:val="0"/>
          <w:numId w:val="49"/>
        </w:numPr>
        <w:spacing w:before="0" w:beforeAutospacing="0"/>
      </w:pPr>
      <w:r>
        <w:rPr>
          <w:rStyle w:val="Strong"/>
        </w:rPr>
        <w:t>PUT</w:t>
      </w:r>
      <w:r>
        <w:t xml:space="preserve"> </w:t>
      </w:r>
      <w:r>
        <w:rPr>
          <w:rStyle w:val="HTMLCode"/>
          <w:rFonts w:eastAsiaTheme="majorEastAsia"/>
        </w:rPr>
        <w:t>/</w:t>
      </w:r>
      <w:proofErr w:type="spellStart"/>
      <w:r>
        <w:rPr>
          <w:rStyle w:val="HTMLCode"/>
          <w:rFonts w:eastAsiaTheme="majorEastAsia"/>
        </w:rPr>
        <w:t>api</w:t>
      </w:r>
      <w:proofErr w:type="spellEnd"/>
      <w:r>
        <w:rPr>
          <w:rStyle w:val="HTMLCode"/>
          <w:rFonts w:eastAsiaTheme="majorEastAsia"/>
        </w:rPr>
        <w:t>/users/{id}/</w:t>
      </w:r>
      <w:r>
        <w:t xml:space="preserve"> — update user.</w:t>
      </w:r>
    </w:p>
    <w:p w14:paraId="3CE7AFA6" w14:textId="77777777" w:rsidR="004D2591" w:rsidRDefault="004D2591" w:rsidP="004D2591">
      <w:pPr>
        <w:pStyle w:val="NormalWeb"/>
        <w:numPr>
          <w:ilvl w:val="0"/>
          <w:numId w:val="49"/>
        </w:numPr>
        <w:spacing w:before="0" w:beforeAutospacing="0"/>
      </w:pPr>
      <w:r>
        <w:rPr>
          <w:rStyle w:val="Strong"/>
        </w:rPr>
        <w:t>DELETE</w:t>
      </w:r>
      <w:r>
        <w:t xml:space="preserve"> </w:t>
      </w:r>
      <w:r>
        <w:rPr>
          <w:rStyle w:val="HTMLCode"/>
          <w:rFonts w:eastAsiaTheme="majorEastAsia"/>
        </w:rPr>
        <w:t>/</w:t>
      </w:r>
      <w:proofErr w:type="spellStart"/>
      <w:r>
        <w:rPr>
          <w:rStyle w:val="HTMLCode"/>
          <w:rFonts w:eastAsiaTheme="majorEastAsia"/>
        </w:rPr>
        <w:t>api</w:t>
      </w:r>
      <w:proofErr w:type="spellEnd"/>
      <w:r>
        <w:rPr>
          <w:rStyle w:val="HTMLCode"/>
          <w:rFonts w:eastAsiaTheme="majorEastAsia"/>
        </w:rPr>
        <w:t>/users/{id}/</w:t>
      </w:r>
      <w:r>
        <w:t xml:space="preserve"> — delete user.</w:t>
      </w:r>
    </w:p>
    <w:p w14:paraId="1F4A3ACA" w14:textId="77777777" w:rsidR="004D2591" w:rsidRDefault="004D2591" w:rsidP="004D2591">
      <w:pPr>
        <w:pStyle w:val="NormalWeb"/>
        <w:numPr>
          <w:ilvl w:val="0"/>
          <w:numId w:val="49"/>
        </w:numPr>
        <w:spacing w:before="0" w:beforeAutospacing="0"/>
      </w:pPr>
      <w:r>
        <w:rPr>
          <w:rStyle w:val="Strong"/>
        </w:rPr>
        <w:t>GET</w:t>
      </w:r>
      <w:r>
        <w:t xml:space="preserve"> </w:t>
      </w:r>
      <w:r>
        <w:rPr>
          <w:rStyle w:val="HTMLCode"/>
          <w:rFonts w:eastAsiaTheme="majorEastAsia"/>
        </w:rPr>
        <w:t>/</w:t>
      </w:r>
      <w:proofErr w:type="spellStart"/>
      <w:r>
        <w:rPr>
          <w:rStyle w:val="HTMLCode"/>
          <w:rFonts w:eastAsiaTheme="majorEastAsia"/>
        </w:rPr>
        <w:t>api</w:t>
      </w:r>
      <w:proofErr w:type="spellEnd"/>
      <w:r>
        <w:rPr>
          <w:rStyle w:val="HTMLCode"/>
          <w:rFonts w:eastAsiaTheme="majorEastAsia"/>
        </w:rPr>
        <w:t>/config/weights</w:t>
      </w:r>
      <w:r>
        <w:t xml:space="preserve"> — get default prioritization weights.</w:t>
      </w:r>
    </w:p>
    <w:p w14:paraId="561DE073" w14:textId="51D1D367" w:rsidR="007A7EA2" w:rsidRPr="004D2591" w:rsidRDefault="004D2591" w:rsidP="004D2591">
      <w:pPr>
        <w:pStyle w:val="NormalWeb"/>
        <w:numPr>
          <w:ilvl w:val="0"/>
          <w:numId w:val="49"/>
        </w:numPr>
        <w:spacing w:before="0" w:beforeAutospacing="0"/>
      </w:pPr>
      <w:r>
        <w:rPr>
          <w:rStyle w:val="Strong"/>
        </w:rPr>
        <w:t>PUT</w:t>
      </w:r>
      <w:r>
        <w:t xml:space="preserve"> </w:t>
      </w:r>
      <w:r>
        <w:rPr>
          <w:rStyle w:val="HTMLCode"/>
          <w:rFonts w:eastAsiaTheme="majorEastAsia"/>
        </w:rPr>
        <w:t>/</w:t>
      </w:r>
      <w:proofErr w:type="spellStart"/>
      <w:r>
        <w:rPr>
          <w:rStyle w:val="HTMLCode"/>
          <w:rFonts w:eastAsiaTheme="majorEastAsia"/>
        </w:rPr>
        <w:t>api</w:t>
      </w:r>
      <w:proofErr w:type="spellEnd"/>
      <w:r>
        <w:rPr>
          <w:rStyle w:val="HTMLCode"/>
          <w:rFonts w:eastAsiaTheme="majorEastAsia"/>
        </w:rPr>
        <w:t>/config/weights</w:t>
      </w:r>
      <w:r>
        <w:t xml:space="preserve"> — update default </w:t>
      </w:r>
      <w:proofErr w:type="gramStart"/>
      <w:r>
        <w:t>weights.</w:t>
      </w:r>
      <w:r w:rsidR="002D4EAB" w:rsidRPr="004D2591">
        <w:t>.</w:t>
      </w:r>
      <w:proofErr w:type="gramEnd"/>
    </w:p>
    <w:p w14:paraId="53387D68" w14:textId="3EDF187C" w:rsidR="007A7EA2" w:rsidRPr="00E005B6" w:rsidRDefault="002D4EAB" w:rsidP="00322074">
      <w:pPr>
        <w:pStyle w:val="Heading1"/>
      </w:pPr>
      <w:r w:rsidRPr="00E005B6">
        <w:t>UI Wireframes &amp; UX Notes</w:t>
      </w:r>
    </w:p>
    <w:p w14:paraId="392FF29F" w14:textId="77777777" w:rsidR="007A7EA2" w:rsidRPr="00E005B6" w:rsidRDefault="002D4EAB">
      <w:pPr>
        <w:rPr>
          <w:rFonts w:cs="Times New Roman"/>
        </w:rPr>
      </w:pPr>
      <w:r w:rsidRPr="00E005B6">
        <w:rPr>
          <w:rFonts w:cs="Times New Roman"/>
        </w:rPr>
        <w:t>Since Phase 1 uses Django Admin, the UI will be optimized admin pages and a few custom templates for dashboards and reports. Key UX considerations:</w:t>
      </w:r>
      <w:r w:rsidRPr="00E005B6">
        <w:rPr>
          <w:rFonts w:cs="Times New Roman"/>
        </w:rPr>
        <w:br/>
        <w:t>- Use clear field labels matching Form A/C terminology.</w:t>
      </w:r>
      <w:r w:rsidRPr="00E005B6">
        <w:rPr>
          <w:rFonts w:cs="Times New Roman"/>
        </w:rPr>
        <w:br/>
        <w:t>- Provide inline help and examples for each field.</w:t>
      </w:r>
      <w:r w:rsidRPr="00E005B6">
        <w:rPr>
          <w:rFonts w:cs="Times New Roman"/>
        </w:rPr>
        <w:br/>
      </w:r>
      <w:r w:rsidRPr="00E005B6">
        <w:rPr>
          <w:rFonts w:cs="Times New Roman"/>
        </w:rPr>
        <w:lastRenderedPageBreak/>
        <w:t>- Attach photo upload with thumbnail previews.</w:t>
      </w:r>
      <w:r w:rsidRPr="00E005B6">
        <w:rPr>
          <w:rFonts w:cs="Times New Roman"/>
        </w:rPr>
        <w:br/>
        <w:t>- Prioritization results include an action column (Recommend: Grade | Re-sheet | Drainage works) with estimated cost and checkbox to include in budget.</w:t>
      </w:r>
    </w:p>
    <w:p w14:paraId="4CD66511" w14:textId="759DAF53" w:rsidR="007A7EA2" w:rsidRPr="00E005B6" w:rsidRDefault="002D4EAB" w:rsidP="00322074">
      <w:pPr>
        <w:pStyle w:val="Heading1"/>
      </w:pPr>
      <w:r w:rsidRPr="00E005B6">
        <w:t>Testing &amp; Quality Assurance</w:t>
      </w:r>
    </w:p>
    <w:p w14:paraId="57F00E8C" w14:textId="77777777" w:rsidR="007A7EA2" w:rsidRPr="00E005B6" w:rsidRDefault="002D4EAB">
      <w:pPr>
        <w:rPr>
          <w:rFonts w:cs="Times New Roman"/>
        </w:rPr>
      </w:pPr>
      <w:r w:rsidRPr="00E005B6">
        <w:rPr>
          <w:rFonts w:cs="Times New Roman"/>
        </w:rPr>
        <w:t>Test types and activities:</w:t>
      </w:r>
      <w:r w:rsidRPr="00E005B6">
        <w:rPr>
          <w:rFonts w:cs="Times New Roman"/>
        </w:rPr>
        <w:br/>
        <w:t>- Unit tests for backend models and priority calculations.</w:t>
      </w:r>
      <w:r w:rsidRPr="00E005B6">
        <w:rPr>
          <w:rFonts w:cs="Times New Roman"/>
        </w:rPr>
        <w:br/>
        <w:t>- Integration tests for API endpoints.</w:t>
      </w:r>
      <w:r w:rsidRPr="00E005B6">
        <w:rPr>
          <w:rFonts w:cs="Times New Roman"/>
        </w:rPr>
        <w:br/>
        <w:t>- Performance tests for listing and prioritization endpoints.</w:t>
      </w:r>
      <w:r w:rsidRPr="00E005B6">
        <w:rPr>
          <w:rFonts w:cs="Times New Roman"/>
        </w:rPr>
        <w:br/>
        <w:t>- User Acceptance Testing (UAT) with RRA staff using real data.</w:t>
      </w:r>
      <w:r w:rsidRPr="00E005B6">
        <w:rPr>
          <w:rFonts w:cs="Times New Roman"/>
        </w:rPr>
        <w:br/>
        <w:t>- Security tests: vulnerabilities, auth flows, access control.</w:t>
      </w:r>
      <w:r w:rsidRPr="00E005B6">
        <w:rPr>
          <w:rFonts w:cs="Times New Roman"/>
        </w:rPr>
        <w:br/>
      </w:r>
      <w:r w:rsidRPr="00E005B6">
        <w:rPr>
          <w:rFonts w:cs="Times New Roman"/>
        </w:rPr>
        <w:br/>
        <w:t>Acceptance criteria defined per feature (e.g., import accuracy, response times, report correctness).</w:t>
      </w:r>
    </w:p>
    <w:p w14:paraId="2F6AF4BD" w14:textId="2B20857F" w:rsidR="007A7EA2" w:rsidRPr="00E005B6" w:rsidRDefault="002D4EAB" w:rsidP="00322074">
      <w:pPr>
        <w:pStyle w:val="Heading1"/>
      </w:pPr>
      <w:r w:rsidRPr="00E005B6">
        <w:t>Training &amp; Handover</w:t>
      </w:r>
    </w:p>
    <w:p w14:paraId="0AD72ECA" w14:textId="0BC294D8" w:rsidR="007A7EA2" w:rsidRPr="00E005B6" w:rsidRDefault="002D4EAB">
      <w:pPr>
        <w:rPr>
          <w:rFonts w:cs="Times New Roman"/>
        </w:rPr>
      </w:pPr>
      <w:r w:rsidRPr="00E005B6">
        <w:rPr>
          <w:rFonts w:cs="Times New Roman"/>
        </w:rPr>
        <w:t>Training plan:</w:t>
      </w:r>
      <w:r w:rsidRPr="00E005B6">
        <w:rPr>
          <w:rFonts w:cs="Times New Roman"/>
        </w:rPr>
        <w:br/>
        <w:t>• Admin training (2 days): system settings, user management, unit rate updates.</w:t>
      </w:r>
      <w:r w:rsidRPr="00E005B6">
        <w:rPr>
          <w:rFonts w:cs="Times New Roman"/>
        </w:rPr>
        <w:br/>
        <w:t>• Field/data user training (2 days): data entry, surveys, attaching media.</w:t>
      </w:r>
      <w:r w:rsidRPr="00E005B6">
        <w:rPr>
          <w:rFonts w:cs="Times New Roman"/>
        </w:rPr>
        <w:br/>
        <w:t>• Manager training (1 day): running prioritization, generating reports, budgeting.</w:t>
      </w:r>
      <w:r w:rsidRPr="00E005B6">
        <w:rPr>
          <w:rFonts w:cs="Times New Roman"/>
        </w:rPr>
        <w:br/>
      </w:r>
      <w:r w:rsidRPr="00E005B6">
        <w:rPr>
          <w:rFonts w:cs="Times New Roman"/>
        </w:rPr>
        <w:br/>
        <w:t>Handover deliverables:</w:t>
      </w:r>
      <w:r w:rsidRPr="00E005B6">
        <w:rPr>
          <w:rFonts w:cs="Times New Roman"/>
        </w:rPr>
        <w:br/>
        <w:t>• Source code repository access and deployment scripts.</w:t>
      </w:r>
      <w:r w:rsidRPr="00E005B6">
        <w:rPr>
          <w:rFonts w:cs="Times New Roman"/>
        </w:rPr>
        <w:br/>
        <w:t>• System administration guide and user manuals.</w:t>
      </w:r>
      <w:r w:rsidRPr="00E005B6">
        <w:rPr>
          <w:rFonts w:cs="Times New Roman"/>
        </w:rPr>
        <w:br/>
        <w:t>• Training recordings and sample datasets.</w:t>
      </w:r>
    </w:p>
    <w:p w14:paraId="7C2AAFE7" w14:textId="14F4FBC5" w:rsidR="007A7EA2" w:rsidRPr="00E005B6" w:rsidRDefault="002D4EAB" w:rsidP="00322074">
      <w:pPr>
        <w:pStyle w:val="Heading1"/>
      </w:pPr>
      <w:r w:rsidRPr="00E005B6">
        <w:t>Project Team &amp; Roles</w:t>
      </w:r>
    </w:p>
    <w:p w14:paraId="0CAB3DC9" w14:textId="77777777" w:rsidR="007A7EA2" w:rsidRPr="00E005B6" w:rsidRDefault="002D4EAB">
      <w:pPr>
        <w:rPr>
          <w:rFonts w:cs="Times New Roman"/>
        </w:rPr>
      </w:pPr>
      <w:r w:rsidRPr="00E005B6">
        <w:rPr>
          <w:rFonts w:cs="Times New Roman"/>
        </w:rPr>
        <w:t>Proposed team:</w:t>
      </w:r>
      <w:r w:rsidRPr="00E005B6">
        <w:rPr>
          <w:rFonts w:cs="Times New Roman"/>
        </w:rPr>
        <w:br/>
        <w:t>• Project Manager (1) — overall coordination and client liaison.</w:t>
      </w:r>
      <w:r w:rsidRPr="00E005B6">
        <w:rPr>
          <w:rFonts w:cs="Times New Roman"/>
        </w:rPr>
        <w:br/>
        <w:t>• Systems Analyst (1) — requirements, mapping to forms, UAT.</w:t>
      </w:r>
      <w:r w:rsidRPr="00E005B6">
        <w:rPr>
          <w:rFonts w:cs="Times New Roman"/>
        </w:rPr>
        <w:br/>
        <w:t>• Backend/Django Developer (1-2) — models, APIs, admin customizations.</w:t>
      </w:r>
      <w:r w:rsidRPr="00E005B6">
        <w:rPr>
          <w:rFonts w:cs="Times New Roman"/>
        </w:rPr>
        <w:br/>
        <w:t xml:space="preserve">• GIS Developer (0.5 FTE) — </w:t>
      </w:r>
      <w:proofErr w:type="spellStart"/>
      <w:r w:rsidRPr="00E005B6">
        <w:rPr>
          <w:rFonts w:cs="Times New Roman"/>
        </w:rPr>
        <w:t>PostGIS</w:t>
      </w:r>
      <w:proofErr w:type="spellEnd"/>
      <w:r w:rsidRPr="00E005B6">
        <w:rPr>
          <w:rFonts w:cs="Times New Roman"/>
        </w:rPr>
        <w:t>, Leaflet integration.</w:t>
      </w:r>
      <w:r w:rsidRPr="00E005B6">
        <w:rPr>
          <w:rFonts w:cs="Times New Roman"/>
        </w:rPr>
        <w:br/>
        <w:t>• QA/Test Engineer (1) — automated and manual testing.</w:t>
      </w:r>
      <w:r w:rsidRPr="00E005B6">
        <w:rPr>
          <w:rFonts w:cs="Times New Roman"/>
        </w:rPr>
        <w:br/>
        <w:t>• Trainer/Documentation (1) — manuals and training sessions.</w:t>
      </w:r>
    </w:p>
    <w:p w14:paraId="206E0E14" w14:textId="06F3CF9F" w:rsidR="007A7EA2" w:rsidRPr="00E005B6" w:rsidRDefault="002D4EAB" w:rsidP="00322074">
      <w:pPr>
        <w:pStyle w:val="Heading1"/>
      </w:pPr>
      <w:r w:rsidRPr="00E005B6">
        <w:t>Detailed Timeline (Gantt-style)</w:t>
      </w:r>
    </w:p>
    <w:p w14:paraId="391EE8BD" w14:textId="77777777" w:rsidR="007A7EA2" w:rsidRPr="00E005B6" w:rsidRDefault="002D4EAB">
      <w:pPr>
        <w:rPr>
          <w:rFonts w:cs="Times New Roman"/>
        </w:rPr>
      </w:pPr>
      <w:r w:rsidRPr="00E005B6">
        <w:rPr>
          <w:rFonts w:cs="Times New Roman"/>
        </w:rPr>
        <w:t>Week 1-2: Requirements, data mapping, wireframes</w:t>
      </w:r>
      <w:r w:rsidRPr="00E005B6">
        <w:rPr>
          <w:rFonts w:cs="Times New Roman"/>
        </w:rPr>
        <w:br/>
        <w:t>Week 3-6: Backend development, DB setup</w:t>
      </w:r>
      <w:r w:rsidRPr="00E005B6">
        <w:rPr>
          <w:rFonts w:cs="Times New Roman"/>
        </w:rPr>
        <w:br/>
        <w:t>Week 7-10: Prioritization engine, cost module, reports</w:t>
      </w:r>
      <w:r w:rsidRPr="00E005B6">
        <w:rPr>
          <w:rFonts w:cs="Times New Roman"/>
        </w:rPr>
        <w:br/>
        <w:t>Week 11-12: GIS integration, map viewer</w:t>
      </w:r>
      <w:r w:rsidRPr="00E005B6">
        <w:rPr>
          <w:rFonts w:cs="Times New Roman"/>
        </w:rPr>
        <w:br/>
        <w:t>Week 13: Testing &amp; UAT</w:t>
      </w:r>
      <w:r w:rsidRPr="00E005B6">
        <w:rPr>
          <w:rFonts w:cs="Times New Roman"/>
        </w:rPr>
        <w:br/>
      </w:r>
      <w:r w:rsidRPr="00E005B6">
        <w:rPr>
          <w:rFonts w:cs="Times New Roman"/>
        </w:rPr>
        <w:lastRenderedPageBreak/>
        <w:t>Week 14: Training &amp; Handover</w:t>
      </w:r>
      <w:r w:rsidRPr="00E005B6">
        <w:rPr>
          <w:rFonts w:cs="Times New Roman"/>
        </w:rPr>
        <w:br/>
      </w:r>
      <w:r w:rsidRPr="00E005B6">
        <w:rPr>
          <w:rFonts w:cs="Times New Roman"/>
        </w:rPr>
        <w:br/>
        <w:t>Note: Each week includes a 2-hour progress review with client stakeholders.</w:t>
      </w:r>
    </w:p>
    <w:p w14:paraId="71D35B78" w14:textId="70D2438A" w:rsidR="007A7EA2" w:rsidRPr="00E005B6" w:rsidRDefault="002D4EAB" w:rsidP="00322074">
      <w:pPr>
        <w:pStyle w:val="Heading1"/>
      </w:pPr>
      <w:r w:rsidRPr="00E005B6">
        <w:t>Acceptance Criteria &amp; Sign-off</w:t>
      </w:r>
    </w:p>
    <w:p w14:paraId="4BFCEDF4" w14:textId="6F40769F" w:rsidR="007A7EA2" w:rsidRPr="00E005B6" w:rsidRDefault="002D4EAB">
      <w:pPr>
        <w:rPr>
          <w:rFonts w:cs="Times New Roman"/>
        </w:rPr>
      </w:pPr>
      <w:r w:rsidRPr="00E005B6">
        <w:rPr>
          <w:rFonts w:cs="Times New Roman"/>
        </w:rPr>
        <w:t>The client will accept each milestone upon meeting the acceptance tests listed in the test plan. Final sign-off requires:</w:t>
      </w:r>
      <w:r w:rsidRPr="00E005B6">
        <w:rPr>
          <w:rFonts w:cs="Times New Roman"/>
        </w:rPr>
        <w:br/>
        <w:t>• All critical bugs resolved.</w:t>
      </w:r>
      <w:r w:rsidRPr="00E005B6">
        <w:rPr>
          <w:rFonts w:cs="Times New Roman"/>
        </w:rPr>
        <w:br/>
        <w:t>• UAT completed with at least 3 key users.</w:t>
      </w:r>
      <w:r w:rsidRPr="00E005B6">
        <w:rPr>
          <w:rFonts w:cs="Times New Roman"/>
        </w:rPr>
        <w:br/>
        <w:t>• Documentation delivered and training completed.</w:t>
      </w:r>
      <w:r w:rsidRPr="00E005B6">
        <w:rPr>
          <w:rFonts w:cs="Times New Roman"/>
        </w:rPr>
        <w:br/>
        <w:t>• Source code and deployment scripts handed over.</w:t>
      </w:r>
    </w:p>
    <w:sectPr w:rsidR="007A7EA2" w:rsidRPr="00E005B6" w:rsidSect="00034616">
      <w:pgSz w:w="12240" w:h="15840"/>
      <w:pgMar w:top="1440" w:right="1800" w:bottom="1440" w:left="180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93" w:author="Dmtsu G" w:date="2025-09-08T06:47:00Z" w:initials="DG">
    <w:p w14:paraId="3A66148C" w14:textId="77777777" w:rsidR="00083836" w:rsidRDefault="00083836" w:rsidP="00083836">
      <w:pPr>
        <w:pStyle w:val="CommentText"/>
      </w:pPr>
      <w:r>
        <w:rPr>
          <w:rStyle w:val="CommentReference"/>
        </w:rPr>
        <w:annotationRef/>
      </w:r>
      <w:r>
        <w:t>Replace with “</w:t>
      </w:r>
      <w:proofErr w:type="spellStart"/>
      <w:r>
        <w:t>road_inventory</w:t>
      </w:r>
      <w:proofErr w:type="spellEnd"/>
      <w:r>
        <w:t xml:space="preserve">, </w:t>
      </w:r>
      <w:proofErr w:type="spellStart"/>
      <w:r>
        <w:t>structure_inventory</w:t>
      </w:r>
      <w:proofErr w:type="spellEnd"/>
      <w:r>
        <w:t xml:space="preserve">, </w:t>
      </w:r>
      <w:proofErr w:type="spellStart"/>
      <w:r>
        <w:t>road_condition</w:t>
      </w:r>
      <w:proofErr w:type="spellEnd"/>
      <w:r>
        <w:t xml:space="preserve">, structure condition, </w:t>
      </w:r>
      <w:proofErr w:type="spellStart"/>
      <w:r>
        <w:t>road_furniture_inventory</w:t>
      </w:r>
      <w:proofErr w:type="spellEnd"/>
      <w:r>
        <w:t xml:space="preserve">, </w:t>
      </w:r>
      <w:proofErr w:type="spellStart"/>
      <w:r>
        <w:t>road_furniture_condition</w:t>
      </w:r>
      <w:proofErr w:type="spellEnd"/>
      <w:r>
        <w:t xml:space="preserve"> database</w:t>
      </w:r>
    </w:p>
  </w:comment>
  <w:comment w:id="111" w:author="Awet Teka" w:date="2025-08-28T16:08:00Z" w:initials="AT">
    <w:p w14:paraId="26BC598E" w14:textId="1511D9F1" w:rsidR="00D10FFE" w:rsidRDefault="00D10FFE">
      <w:pPr>
        <w:pStyle w:val="CommentText"/>
      </w:pPr>
      <w:r>
        <w:rPr>
          <w:rStyle w:val="CommentReference"/>
        </w:rPr>
        <w:annotationRef/>
      </w:r>
      <w:r>
        <w:t xml:space="preserve">It can be null/ </w:t>
      </w:r>
      <w:proofErr w:type="spellStart"/>
      <w:r>
        <w:t>dropdow</w:t>
      </w:r>
      <w:proofErr w:type="spellEnd"/>
      <w:r>
        <w:t xml:space="preserve"> </w:t>
      </w:r>
    </w:p>
  </w:comment>
  <w:comment w:id="118" w:author="Dmtsu G" w:date="2025-09-07T21:23:00Z" w:initials="DG">
    <w:p w14:paraId="59D5DCED" w14:textId="77777777" w:rsidR="00C53B4C" w:rsidRDefault="00C53B4C" w:rsidP="00C53B4C">
      <w:pPr>
        <w:pStyle w:val="CommentText"/>
      </w:pPr>
      <w:r>
        <w:rPr>
          <w:rStyle w:val="CommentReference"/>
        </w:rPr>
        <w:annotationRef/>
      </w:r>
      <w:r>
        <w:t>Section start coordinate</w:t>
      </w:r>
    </w:p>
    <w:p w14:paraId="32C1135A" w14:textId="77777777" w:rsidR="00C53B4C" w:rsidRDefault="00C53B4C" w:rsidP="00C53B4C">
      <w:pPr>
        <w:pStyle w:val="CommentText"/>
      </w:pPr>
      <w:r>
        <w:t>Section end coordinate</w:t>
      </w:r>
    </w:p>
  </w:comment>
  <w:comment w:id="121" w:author="Awet Teka" w:date="2025-08-27T15:31:00Z" w:initials="AT">
    <w:p w14:paraId="2699BF42" w14:textId="3DC3215F" w:rsidR="00E56631" w:rsidRDefault="00E56631" w:rsidP="00E56631">
      <w:pPr>
        <w:pStyle w:val="CommentText"/>
        <w:numPr>
          <w:ilvl w:val="0"/>
          <w:numId w:val="50"/>
        </w:numPr>
      </w:pPr>
      <w:r>
        <w:rPr>
          <w:rStyle w:val="CommentReference"/>
        </w:rPr>
        <w:annotationRef/>
      </w:r>
      <w:r>
        <w:t>Federal</w:t>
      </w:r>
    </w:p>
    <w:p w14:paraId="058C3B4C" w14:textId="6B8B06B1" w:rsidR="00E56631" w:rsidRDefault="00E56631" w:rsidP="00E56631">
      <w:pPr>
        <w:pStyle w:val="CommentText"/>
        <w:numPr>
          <w:ilvl w:val="0"/>
          <w:numId w:val="50"/>
        </w:numPr>
      </w:pPr>
      <w:r>
        <w:t xml:space="preserve"> Regional</w:t>
      </w:r>
    </w:p>
    <w:p w14:paraId="1D760F94" w14:textId="20F5144D" w:rsidR="00E56631" w:rsidRDefault="00E56631" w:rsidP="00E56631">
      <w:pPr>
        <w:pStyle w:val="CommentText"/>
        <w:numPr>
          <w:ilvl w:val="0"/>
          <w:numId w:val="50"/>
        </w:numPr>
      </w:pPr>
      <w:r>
        <w:t>Werda</w:t>
      </w:r>
    </w:p>
    <w:p w14:paraId="2555AFEB" w14:textId="56ECDCAB" w:rsidR="00E56631" w:rsidRDefault="00E56631" w:rsidP="00E56631">
      <w:pPr>
        <w:pStyle w:val="CommentText"/>
        <w:numPr>
          <w:ilvl w:val="0"/>
          <w:numId w:val="50"/>
        </w:numPr>
      </w:pPr>
      <w:proofErr w:type="spellStart"/>
      <w:r>
        <w:t>Comminuty</w:t>
      </w:r>
      <w:proofErr w:type="spellEnd"/>
    </w:p>
  </w:comment>
  <w:comment w:id="133" w:author="Awet Teka" w:date="2025-08-27T15:44:00Z" w:initials="AT">
    <w:p w14:paraId="35E3AE89" w14:textId="6FEB9794" w:rsidR="00661EA4" w:rsidRDefault="00661EA4" w:rsidP="00661EA4">
      <w:pPr>
        <w:pStyle w:val="CommentText"/>
      </w:pPr>
      <w:r>
        <w:rPr>
          <w:rStyle w:val="CommentReference"/>
        </w:rPr>
        <w:annotationRef/>
      </w:r>
      <w:r>
        <w:t xml:space="preserve">To </w:t>
      </w:r>
      <w:r w:rsidR="00D10FFE">
        <w:t xml:space="preserve">be </w:t>
      </w:r>
      <w:r>
        <w:t>consider again</w:t>
      </w:r>
    </w:p>
  </w:comment>
  <w:comment w:id="151" w:author="Dmtsu G" w:date="2025-09-07T21:34:00Z" w:initials="DG">
    <w:p w14:paraId="013A15BB" w14:textId="77777777" w:rsidR="00847EE8" w:rsidRDefault="00847EE8" w:rsidP="00847EE8">
      <w:pPr>
        <w:pStyle w:val="CommentText"/>
      </w:pPr>
      <w:r>
        <w:rPr>
          <w:rStyle w:val="CommentReference"/>
        </w:rPr>
        <w:annotationRef/>
      </w:r>
      <w:r>
        <w:t>Use either “station” or “chainage” instead of mixing these words in the document.</w:t>
      </w:r>
    </w:p>
  </w:comment>
  <w:comment w:id="152" w:author="Awet Teka" w:date="2025-08-28T16:30:00Z" w:initials="AT">
    <w:p w14:paraId="33119532" w14:textId="5CE11414" w:rsidR="00E93E37" w:rsidRDefault="00E93E37">
      <w:pPr>
        <w:pStyle w:val="CommentText"/>
      </w:pPr>
      <w:r>
        <w:rPr>
          <w:rStyle w:val="CommentReference"/>
        </w:rPr>
        <w:annotationRef/>
      </w:r>
      <w:r>
        <w:t>To revised again</w:t>
      </w:r>
    </w:p>
  </w:comment>
  <w:comment w:id="159" w:author="Dmtsu G" w:date="2025-09-08T06:52:00Z" w:initials="DG">
    <w:p w14:paraId="51E5DCC6" w14:textId="77777777" w:rsidR="00B23502" w:rsidRDefault="00B23502" w:rsidP="00B23502">
      <w:pPr>
        <w:pStyle w:val="CommentText"/>
      </w:pPr>
      <w:r>
        <w:rPr>
          <w:rStyle w:val="CommentReference"/>
        </w:rPr>
        <w:annotationRef/>
      </w:r>
      <w:r>
        <w:t>5.1 is about “Road Inventory”, hence, why did you include “Road Condition” as a sub-section 5.1.4 here?</w:t>
      </w:r>
    </w:p>
  </w:comment>
  <w:comment w:id="167" w:author="Dmtsu G" w:date="2025-09-07T21:42:00Z" w:initials="DG">
    <w:p w14:paraId="482AC51A" w14:textId="3EFA2C24" w:rsidR="00A3520F" w:rsidRDefault="00A3520F" w:rsidP="00A3520F">
      <w:pPr>
        <w:pStyle w:val="CommentText"/>
      </w:pPr>
      <w:r>
        <w:rPr>
          <w:rStyle w:val="CommentReference"/>
        </w:rPr>
        <w:annotationRef/>
      </w:r>
      <w:r>
        <w:t>Replace with “segment”</w:t>
      </w:r>
    </w:p>
  </w:comment>
  <w:comment w:id="438" w:author="Dmtsu G" w:date="2025-09-07T21:44:00Z" w:initials="DG">
    <w:p w14:paraId="7A02C091" w14:textId="77777777" w:rsidR="00A3520F" w:rsidRDefault="00A3520F" w:rsidP="00A3520F">
      <w:pPr>
        <w:pStyle w:val="CommentText"/>
      </w:pPr>
      <w:r>
        <w:rPr>
          <w:rStyle w:val="CommentReference"/>
        </w:rPr>
        <w:annotationRef/>
      </w:r>
      <w:r>
        <w:t>Add condition rating here.</w:t>
      </w:r>
    </w:p>
  </w:comment>
  <w:comment w:id="494" w:author="Dmtsu G" w:date="2025-09-07T21:48:00Z" w:initials="DG">
    <w:p w14:paraId="4E9B478A" w14:textId="77777777" w:rsidR="0070585E" w:rsidRDefault="0070585E" w:rsidP="0070585E">
      <w:pPr>
        <w:pStyle w:val="CommentText"/>
      </w:pPr>
      <w:r>
        <w:rPr>
          <w:rStyle w:val="CommentReference"/>
        </w:rPr>
        <w:annotationRef/>
      </w:r>
      <w:r>
        <w:t>Separate structure inventory with structure condition survey similar to that of the road inventory and condition</w:t>
      </w:r>
    </w:p>
  </w:comment>
  <w:comment w:id="500" w:author="Dmtsu G" w:date="2025-09-07T21:54:00Z" w:initials="DG">
    <w:p w14:paraId="09CBEE0E" w14:textId="77777777" w:rsidR="00B178E7" w:rsidRDefault="0070585E" w:rsidP="00B178E7">
      <w:pPr>
        <w:pStyle w:val="CommentText"/>
      </w:pPr>
      <w:r>
        <w:rPr>
          <w:rStyle w:val="CommentReference"/>
        </w:rPr>
        <w:annotationRef/>
      </w:r>
      <w:r w:rsidR="00B178E7">
        <w:t>Please put inventory and condition databases in separate parallel headings.</w:t>
      </w:r>
    </w:p>
    <w:p w14:paraId="6F783C91" w14:textId="77777777" w:rsidR="00B178E7" w:rsidRDefault="00B178E7" w:rsidP="00B178E7">
      <w:pPr>
        <w:pStyle w:val="CommentText"/>
      </w:pPr>
      <w:r>
        <w:t>5.1 Road and Structure Inventory</w:t>
      </w:r>
    </w:p>
    <w:p w14:paraId="72B86A54" w14:textId="77777777" w:rsidR="00B178E7" w:rsidRDefault="00B178E7" w:rsidP="00B178E7">
      <w:pPr>
        <w:pStyle w:val="CommentText"/>
      </w:pPr>
      <w:r>
        <w:t xml:space="preserve">     5.1.1 Road Inventory</w:t>
      </w:r>
    </w:p>
    <w:p w14:paraId="27D408D6" w14:textId="77777777" w:rsidR="00B178E7" w:rsidRDefault="00B178E7" w:rsidP="00B178E7">
      <w:pPr>
        <w:pStyle w:val="CommentText"/>
      </w:pPr>
      <w:r>
        <w:t xml:space="preserve">     5.1.2 Structure Inventory</w:t>
      </w:r>
    </w:p>
    <w:p w14:paraId="0C63B803" w14:textId="77777777" w:rsidR="00B178E7" w:rsidRDefault="00B178E7" w:rsidP="00B178E7">
      <w:pPr>
        <w:pStyle w:val="CommentText"/>
      </w:pPr>
      <w:r>
        <w:t xml:space="preserve">     5.1.3 Road Furniture Inventory</w:t>
      </w:r>
    </w:p>
    <w:p w14:paraId="6896FC64" w14:textId="77777777" w:rsidR="00B178E7" w:rsidRDefault="00B178E7" w:rsidP="00B178E7">
      <w:pPr>
        <w:pStyle w:val="CommentText"/>
      </w:pPr>
      <w:r>
        <w:t>5.2 Road and Structure Condition</w:t>
      </w:r>
    </w:p>
    <w:p w14:paraId="035D761A" w14:textId="77777777" w:rsidR="00B178E7" w:rsidRDefault="00B178E7" w:rsidP="00B178E7">
      <w:pPr>
        <w:pStyle w:val="CommentText"/>
      </w:pPr>
      <w:r>
        <w:t xml:space="preserve">     5.2.1 Road Condition</w:t>
      </w:r>
    </w:p>
    <w:p w14:paraId="33887AE5" w14:textId="77777777" w:rsidR="00B178E7" w:rsidRDefault="00B178E7" w:rsidP="00B178E7">
      <w:pPr>
        <w:pStyle w:val="CommentText"/>
      </w:pPr>
      <w:r>
        <w:t xml:space="preserve">     5.2.2 Structure Condition</w:t>
      </w:r>
    </w:p>
    <w:p w14:paraId="15DF668E" w14:textId="77777777" w:rsidR="00B178E7" w:rsidRDefault="00B178E7" w:rsidP="00B178E7">
      <w:pPr>
        <w:pStyle w:val="CommentText"/>
      </w:pPr>
      <w:r>
        <w:t xml:space="preserve">     5.2.3 Road Furniture Condition</w:t>
      </w:r>
    </w:p>
    <w:p w14:paraId="366E1460" w14:textId="77777777" w:rsidR="00B178E7" w:rsidRDefault="00B178E7" w:rsidP="00B178E7">
      <w:pPr>
        <w:pStyle w:val="CommentText"/>
      </w:pPr>
      <w:r>
        <w:t>5.3 Traffic Data</w:t>
      </w:r>
    </w:p>
    <w:p w14:paraId="7EA8D193" w14:textId="77777777" w:rsidR="00B178E7" w:rsidRDefault="00B178E7" w:rsidP="00B178E7">
      <w:pPr>
        <w:pStyle w:val="CommentText"/>
      </w:pPr>
      <w:r>
        <w:t>Note: Do not forget to include condition rating for roads, structures and furniture.</w:t>
      </w:r>
    </w:p>
  </w:comment>
  <w:comment w:id="1004" w:author="Dmtsu G" w:date="2025-09-08T06:52:00Z" w:initials="DG">
    <w:p w14:paraId="65022283" w14:textId="77777777" w:rsidR="00681F54" w:rsidRDefault="00681F54" w:rsidP="00681F54">
      <w:pPr>
        <w:pStyle w:val="CommentText"/>
      </w:pPr>
      <w:r>
        <w:rPr>
          <w:rStyle w:val="CommentReference"/>
        </w:rPr>
        <w:annotationRef/>
      </w:r>
      <w:r>
        <w:t>5.1 is about “Road Inventory”, hence, why did you include “Road Condition” as a sub-section 5.1.4 here?</w:t>
      </w:r>
    </w:p>
  </w:comment>
  <w:comment w:id="1010" w:author="Dmtsu G" w:date="2025-09-07T21:42:00Z" w:initials="DG">
    <w:p w14:paraId="1DF2E624" w14:textId="77777777" w:rsidR="00681F54" w:rsidRDefault="00681F54" w:rsidP="00681F54">
      <w:pPr>
        <w:pStyle w:val="CommentText"/>
      </w:pPr>
      <w:r>
        <w:rPr>
          <w:rStyle w:val="CommentReference"/>
        </w:rPr>
        <w:annotationRef/>
      </w:r>
      <w:r>
        <w:t>Replace with “segment”</w:t>
      </w:r>
    </w:p>
  </w:comment>
  <w:comment w:id="1095" w:author="Dmtsu G" w:date="2025-09-07T21:44:00Z" w:initials="DG">
    <w:p w14:paraId="0A73B1CC" w14:textId="77777777" w:rsidR="00681F54" w:rsidRDefault="00681F54" w:rsidP="00681F54">
      <w:pPr>
        <w:pStyle w:val="CommentText"/>
      </w:pPr>
      <w:r>
        <w:rPr>
          <w:rStyle w:val="CommentReference"/>
        </w:rPr>
        <w:annotationRef/>
      </w:r>
      <w:r>
        <w:t>Add condition rating here.</w:t>
      </w:r>
    </w:p>
  </w:comment>
  <w:comment w:id="1277" w:author="Dmtsu G" w:date="2025-09-08T07:44:00Z" w:initials="DG">
    <w:p w14:paraId="7EDEA86C" w14:textId="6D62EFED" w:rsidR="002C3D85" w:rsidRDefault="002C3D85" w:rsidP="002C3D85">
      <w:pPr>
        <w:pStyle w:val="CommentText"/>
      </w:pPr>
      <w:r>
        <w:rPr>
          <w:rStyle w:val="CommentReference"/>
        </w:rPr>
        <w:annotationRef/>
      </w:r>
      <w:r>
        <w:t>Is this important in a database?</w:t>
      </w:r>
    </w:p>
  </w:comment>
  <w:comment w:id="1278" w:author="Dmtsu G" w:date="2025-09-08T07:42:00Z" w:initials="DG">
    <w:p w14:paraId="1E019640" w14:textId="7FFDFC52" w:rsidR="002C3D85" w:rsidRDefault="002C3D85" w:rsidP="002C3D85">
      <w:pPr>
        <w:pStyle w:val="CommentText"/>
      </w:pPr>
      <w:r>
        <w:rPr>
          <w:rStyle w:val="CommentReference"/>
        </w:rPr>
        <w:annotationRef/>
      </w:r>
      <w:r>
        <w:t>Is this important in a database?</w:t>
      </w:r>
    </w:p>
  </w:comment>
  <w:comment w:id="1280" w:author="Dmtsu G" w:date="2025-09-08T07:47:00Z" w:initials="DG">
    <w:p w14:paraId="2229C930" w14:textId="77777777" w:rsidR="0065694B" w:rsidRDefault="0065694B" w:rsidP="0065694B">
      <w:pPr>
        <w:pStyle w:val="CommentText"/>
      </w:pPr>
      <w:r>
        <w:rPr>
          <w:rStyle w:val="CommentReference"/>
        </w:rPr>
        <w:annotationRef/>
      </w:r>
      <w:r>
        <w:t>Traffic count is carried out per section not per segment of the road. It is better to remove this row or edit as section instead of segment.</w:t>
      </w:r>
    </w:p>
  </w:comment>
  <w:comment w:id="1282" w:author="Dmtsu G" w:date="2025-09-08T07:49:00Z" w:initials="DG">
    <w:p w14:paraId="54737F61" w14:textId="77777777" w:rsidR="0065694B" w:rsidRDefault="0065694B" w:rsidP="0065694B">
      <w:pPr>
        <w:pStyle w:val="CommentText"/>
      </w:pPr>
      <w:r>
        <w:rPr>
          <w:rStyle w:val="CommentReference"/>
        </w:rPr>
        <w:annotationRef/>
      </w:r>
      <w:r>
        <w:t>Replace “segment” with “section”.</w:t>
      </w:r>
    </w:p>
  </w:comment>
  <w:comment w:id="1284" w:author="Dmtsu G" w:date="2025-09-08T07:53:00Z" w:initials="DG">
    <w:p w14:paraId="66B02420" w14:textId="77777777" w:rsidR="0065694B" w:rsidRDefault="0065694B" w:rsidP="0065694B">
      <w:pPr>
        <w:pStyle w:val="CommentText"/>
      </w:pPr>
      <w:r>
        <w:rPr>
          <w:rStyle w:val="CommentReference"/>
        </w:rPr>
        <w:annotationRef/>
      </w:r>
      <w:r>
        <w:t>The same as before.</w:t>
      </w:r>
    </w:p>
  </w:comment>
  <w:comment w:id="1285" w:author="Dmtsu G" w:date="2025-09-08T07:54:00Z" w:initials="DG">
    <w:p w14:paraId="311DA20A" w14:textId="77777777" w:rsidR="0065694B" w:rsidRDefault="0065694B" w:rsidP="0065694B">
      <w:pPr>
        <w:pStyle w:val="CommentText"/>
      </w:pPr>
      <w:r>
        <w:rPr>
          <w:rStyle w:val="CommentReference"/>
        </w:rPr>
        <w:annotationRef/>
      </w:r>
      <w:r>
        <w:t>Replace “Annual” with “Average”</w:t>
      </w:r>
    </w:p>
    <w:p w14:paraId="58DE1859" w14:textId="77777777" w:rsidR="0065694B" w:rsidRDefault="0065694B" w:rsidP="0065694B">
      <w:pPr>
        <w:pStyle w:val="CommentText"/>
      </w:pPr>
      <w:r>
        <w:t>Note: ADT = Average Daily Traffic</w:t>
      </w:r>
    </w:p>
    <w:p w14:paraId="30138C01" w14:textId="77777777" w:rsidR="0065694B" w:rsidRDefault="0065694B" w:rsidP="0065694B">
      <w:pPr>
        <w:pStyle w:val="CommentText"/>
      </w:pPr>
      <w:r>
        <w:t xml:space="preserve">          AADT = Annual Average Daily Traffic</w:t>
      </w:r>
    </w:p>
  </w:comment>
  <w:comment w:id="1287" w:author="Dmtsu G" w:date="2025-09-08T07:56:00Z" w:initials="DG">
    <w:p w14:paraId="22975A2B" w14:textId="77777777" w:rsidR="00390D87" w:rsidRDefault="00390D87" w:rsidP="00390D87">
      <w:pPr>
        <w:pStyle w:val="CommentText"/>
      </w:pPr>
      <w:r>
        <w:rPr>
          <w:rStyle w:val="CommentReference"/>
        </w:rPr>
        <w:annotationRef/>
      </w:r>
      <w:r>
        <w:t>I did not understand this. Why is this required?</w:t>
      </w:r>
    </w:p>
  </w:comment>
  <w:comment w:id="1291" w:author="Dmtsu G" w:date="2025-09-08T08:03:00Z" w:initials="DG">
    <w:p w14:paraId="160EB10D" w14:textId="77777777" w:rsidR="00390D87" w:rsidRDefault="00390D87" w:rsidP="00390D87">
      <w:pPr>
        <w:pStyle w:val="CommentText"/>
      </w:pPr>
      <w:r>
        <w:rPr>
          <w:rStyle w:val="CommentReference"/>
        </w:rPr>
        <w:annotationRef/>
      </w:r>
      <w:r>
        <w:t>Replace with section</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A66148C" w15:done="1"/>
  <w15:commentEx w15:paraId="26BC598E" w15:done="1"/>
  <w15:commentEx w15:paraId="32C1135A" w15:done="0"/>
  <w15:commentEx w15:paraId="2555AFEB" w15:done="1"/>
  <w15:commentEx w15:paraId="35E3AE89" w15:done="1"/>
  <w15:commentEx w15:paraId="013A15BB" w15:done="0"/>
  <w15:commentEx w15:paraId="33119532" w15:done="1"/>
  <w15:commentEx w15:paraId="51E5DCC6" w15:done="0"/>
  <w15:commentEx w15:paraId="482AC51A" w15:done="0"/>
  <w15:commentEx w15:paraId="7A02C091" w15:done="0"/>
  <w15:commentEx w15:paraId="4E9B478A" w15:done="0"/>
  <w15:commentEx w15:paraId="7EA8D193" w15:done="0"/>
  <w15:commentEx w15:paraId="65022283" w15:done="0"/>
  <w15:commentEx w15:paraId="1DF2E624" w15:done="0"/>
  <w15:commentEx w15:paraId="0A73B1CC" w15:done="0"/>
  <w15:commentEx w15:paraId="7EDEA86C" w15:done="0"/>
  <w15:commentEx w15:paraId="1E019640" w15:done="0"/>
  <w15:commentEx w15:paraId="2229C930" w15:done="0"/>
  <w15:commentEx w15:paraId="54737F61" w15:done="0"/>
  <w15:commentEx w15:paraId="66B02420" w15:done="0"/>
  <w15:commentEx w15:paraId="30138C01" w15:done="0"/>
  <w15:commentEx w15:paraId="22975A2B" w15:done="0"/>
  <w15:commentEx w15:paraId="160EB10D"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5307645E" w16cex:dateUtc="2025-09-08T03:47:00Z"/>
  <w16cex:commentExtensible w16cex:durableId="626C4E91" w16cex:dateUtc="2025-08-28T13:08:00Z"/>
  <w16cex:commentExtensible w16cex:durableId="56D75A7D" w16cex:dateUtc="2025-09-07T18:23:00Z"/>
  <w16cex:commentExtensible w16cex:durableId="5B1709C6" w16cex:dateUtc="2025-08-27T12:31:00Z"/>
  <w16cex:commentExtensible w16cex:durableId="41664868" w16cex:dateUtc="2025-08-27T12:44:00Z"/>
  <w16cex:commentExtensible w16cex:durableId="1556A0CE" w16cex:dateUtc="2025-09-07T18:34:00Z"/>
  <w16cex:commentExtensible w16cex:durableId="3C479ED3" w16cex:dateUtc="2025-08-28T13:30:00Z"/>
  <w16cex:commentExtensible w16cex:durableId="3281F7D3" w16cex:dateUtc="2025-09-08T03:52:00Z"/>
  <w16cex:commentExtensible w16cex:durableId="46166CC0" w16cex:dateUtc="2025-09-07T18:42:00Z"/>
  <w16cex:commentExtensible w16cex:durableId="389D0878" w16cex:dateUtc="2025-09-07T18:44:00Z"/>
  <w16cex:commentExtensible w16cex:durableId="53243560" w16cex:dateUtc="2025-09-07T18:48:00Z"/>
  <w16cex:commentExtensible w16cex:durableId="15FB289A" w16cex:dateUtc="2025-09-07T18:54:00Z"/>
  <w16cex:commentExtensible w16cex:durableId="5A13B2EF" w16cex:dateUtc="2025-09-08T03:52:00Z"/>
  <w16cex:commentExtensible w16cex:durableId="3C4571AA" w16cex:dateUtc="2025-09-07T18:42:00Z"/>
  <w16cex:commentExtensible w16cex:durableId="54C04E37" w16cex:dateUtc="2025-09-07T18:44:00Z"/>
  <w16cex:commentExtensible w16cex:durableId="783B3BC4" w16cex:dateUtc="2025-09-08T04:44:00Z"/>
  <w16cex:commentExtensible w16cex:durableId="11E8CCF5" w16cex:dateUtc="2025-09-08T04:42:00Z"/>
  <w16cex:commentExtensible w16cex:durableId="6805A258" w16cex:dateUtc="2025-09-08T04:47:00Z"/>
  <w16cex:commentExtensible w16cex:durableId="4D30CB9E" w16cex:dateUtc="2025-09-08T04:49:00Z"/>
  <w16cex:commentExtensible w16cex:durableId="2F6687EA" w16cex:dateUtc="2025-09-08T04:53:00Z"/>
  <w16cex:commentExtensible w16cex:durableId="7CF94547" w16cex:dateUtc="2025-09-08T04:54:00Z"/>
  <w16cex:commentExtensible w16cex:durableId="69AD9809" w16cex:dateUtc="2025-09-08T04:56:00Z"/>
  <w16cex:commentExtensible w16cex:durableId="7A3F80F6" w16cex:dateUtc="2025-09-08T05:0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A66148C" w16cid:durableId="5307645E"/>
  <w16cid:commentId w16cid:paraId="26BC598E" w16cid:durableId="626C4E91"/>
  <w16cid:commentId w16cid:paraId="32C1135A" w16cid:durableId="56D75A7D"/>
  <w16cid:commentId w16cid:paraId="2555AFEB" w16cid:durableId="5B1709C6"/>
  <w16cid:commentId w16cid:paraId="35E3AE89" w16cid:durableId="41664868"/>
  <w16cid:commentId w16cid:paraId="013A15BB" w16cid:durableId="1556A0CE"/>
  <w16cid:commentId w16cid:paraId="33119532" w16cid:durableId="3C479ED3"/>
  <w16cid:commentId w16cid:paraId="51E5DCC6" w16cid:durableId="3281F7D3"/>
  <w16cid:commentId w16cid:paraId="482AC51A" w16cid:durableId="46166CC0"/>
  <w16cid:commentId w16cid:paraId="7A02C091" w16cid:durableId="389D0878"/>
  <w16cid:commentId w16cid:paraId="4E9B478A" w16cid:durableId="53243560"/>
  <w16cid:commentId w16cid:paraId="7EA8D193" w16cid:durableId="15FB289A"/>
  <w16cid:commentId w16cid:paraId="65022283" w16cid:durableId="5A13B2EF"/>
  <w16cid:commentId w16cid:paraId="1DF2E624" w16cid:durableId="3C4571AA"/>
  <w16cid:commentId w16cid:paraId="0A73B1CC" w16cid:durableId="54C04E37"/>
  <w16cid:commentId w16cid:paraId="7EDEA86C" w16cid:durableId="783B3BC4"/>
  <w16cid:commentId w16cid:paraId="1E019640" w16cid:durableId="11E8CCF5"/>
  <w16cid:commentId w16cid:paraId="2229C930" w16cid:durableId="6805A258"/>
  <w16cid:commentId w16cid:paraId="54737F61" w16cid:durableId="4D30CB9E"/>
  <w16cid:commentId w16cid:paraId="66B02420" w16cid:durableId="2F6687EA"/>
  <w16cid:commentId w16cid:paraId="30138C01" w16cid:durableId="7CF94547"/>
  <w16cid:commentId w16cid:paraId="22975A2B" w16cid:durableId="69AD9809"/>
  <w16cid:commentId w16cid:paraId="160EB10D" w16cid:durableId="7A3F80F6"/>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0020894"/>
    <w:multiLevelType w:val="multilevel"/>
    <w:tmpl w:val="94EEE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0044EB3"/>
    <w:multiLevelType w:val="multilevel"/>
    <w:tmpl w:val="7C3EB9CA"/>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righ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0573FA8"/>
    <w:multiLevelType w:val="hybridMultilevel"/>
    <w:tmpl w:val="97D8C08E"/>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05E3593"/>
    <w:multiLevelType w:val="multilevel"/>
    <w:tmpl w:val="7C3EB9CA"/>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righ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9F5488"/>
    <w:multiLevelType w:val="multilevel"/>
    <w:tmpl w:val="53069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1EF6C44"/>
    <w:multiLevelType w:val="multilevel"/>
    <w:tmpl w:val="66A0A982"/>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96A47D9"/>
    <w:multiLevelType w:val="hybridMultilevel"/>
    <w:tmpl w:val="3E68791A"/>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A1752EA"/>
    <w:multiLevelType w:val="hybridMultilevel"/>
    <w:tmpl w:val="85FA60A6"/>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9">
      <w:start w:val="1"/>
      <w:numFmt w:val="lowerLetter"/>
      <w:lvlText w:val="%3."/>
      <w:lvlJc w:val="left"/>
      <w:pPr>
        <w:ind w:left="540" w:hanging="36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0B7A6769"/>
    <w:multiLevelType w:val="multilevel"/>
    <w:tmpl w:val="7C3EB9CA"/>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righ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070ED0"/>
    <w:multiLevelType w:val="multilevel"/>
    <w:tmpl w:val="AB3A5788"/>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19" w15:restartNumberingAfterBreak="0">
    <w:nsid w:val="0E3F3986"/>
    <w:multiLevelType w:val="multilevel"/>
    <w:tmpl w:val="7C3EB9CA"/>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righ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ED121BA"/>
    <w:multiLevelType w:val="multilevel"/>
    <w:tmpl w:val="08749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449776B"/>
    <w:multiLevelType w:val="hybridMultilevel"/>
    <w:tmpl w:val="CF98B56E"/>
    <w:lvl w:ilvl="0" w:tplc="745432CA">
      <w:start w:val="2"/>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16B70F52"/>
    <w:multiLevelType w:val="multilevel"/>
    <w:tmpl w:val="D026C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7E6CBE"/>
    <w:multiLevelType w:val="multilevel"/>
    <w:tmpl w:val="EFDA4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1A48C8"/>
    <w:multiLevelType w:val="multilevel"/>
    <w:tmpl w:val="EB3CE5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8E9548E"/>
    <w:multiLevelType w:val="hybridMultilevel"/>
    <w:tmpl w:val="09F65F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1F1061CA"/>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7" w15:restartNumberingAfterBreak="0">
    <w:nsid w:val="1F7E6696"/>
    <w:multiLevelType w:val="multilevel"/>
    <w:tmpl w:val="97703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6F75BB"/>
    <w:multiLevelType w:val="multilevel"/>
    <w:tmpl w:val="B602F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27F0875"/>
    <w:multiLevelType w:val="multilevel"/>
    <w:tmpl w:val="67BC3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35E03A6"/>
    <w:multiLevelType w:val="multilevel"/>
    <w:tmpl w:val="5F7A2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5155DD6"/>
    <w:multiLevelType w:val="multilevel"/>
    <w:tmpl w:val="2ED4CF00"/>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5F150F1"/>
    <w:multiLevelType w:val="multilevel"/>
    <w:tmpl w:val="E4180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A6C325F"/>
    <w:multiLevelType w:val="hybridMultilevel"/>
    <w:tmpl w:val="6840C5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4" w15:restartNumberingAfterBreak="0">
    <w:nsid w:val="2B9D6BE6"/>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2E535A97"/>
    <w:multiLevelType w:val="multilevel"/>
    <w:tmpl w:val="8B7C7E46"/>
    <w:lvl w:ilvl="0">
      <w:start w:val="1"/>
      <w:numFmt w:val="decimal"/>
      <w:lvlText w:val="%1"/>
      <w:lvlJc w:val="left"/>
      <w:pPr>
        <w:ind w:left="232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6" w15:restartNumberingAfterBreak="0">
    <w:nsid w:val="31A2631D"/>
    <w:multiLevelType w:val="hybridMultilevel"/>
    <w:tmpl w:val="3ED02790"/>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324F4212"/>
    <w:multiLevelType w:val="multilevel"/>
    <w:tmpl w:val="00E228DC"/>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8BD733E"/>
    <w:multiLevelType w:val="multilevel"/>
    <w:tmpl w:val="7C3EB9CA"/>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righ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6A7CD7"/>
    <w:multiLevelType w:val="multilevel"/>
    <w:tmpl w:val="7C380F7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numFmt w:val="bullet"/>
      <w:lvlText w:val="-"/>
      <w:lvlJc w:val="left"/>
      <w:pPr>
        <w:ind w:left="2880" w:hanging="360"/>
      </w:pPr>
      <w:rPr>
        <w:rFonts w:ascii="Times New Roman" w:eastAsiaTheme="minorEastAsia" w:hAnsi="Times New Roman" w:cs="Times New Roman"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3C1134E"/>
    <w:multiLevelType w:val="multilevel"/>
    <w:tmpl w:val="B2EEC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40C4299"/>
    <w:multiLevelType w:val="multilevel"/>
    <w:tmpl w:val="7C3EB9CA"/>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righ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41A69B1"/>
    <w:multiLevelType w:val="hybridMultilevel"/>
    <w:tmpl w:val="D7AEC9B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45AD4E61"/>
    <w:multiLevelType w:val="multilevel"/>
    <w:tmpl w:val="56B24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6993227"/>
    <w:multiLevelType w:val="multilevel"/>
    <w:tmpl w:val="78AA7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ADD55A2"/>
    <w:multiLevelType w:val="hybridMultilevel"/>
    <w:tmpl w:val="FCCCAE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4C5A5397"/>
    <w:multiLevelType w:val="hybridMultilevel"/>
    <w:tmpl w:val="FDD220A4"/>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4DA031CA"/>
    <w:multiLevelType w:val="hybridMultilevel"/>
    <w:tmpl w:val="8BC6D334"/>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8" w15:restartNumberingAfterBreak="0">
    <w:nsid w:val="516A0D11"/>
    <w:multiLevelType w:val="hybridMultilevel"/>
    <w:tmpl w:val="3D10F4BC"/>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5436525C"/>
    <w:multiLevelType w:val="multilevel"/>
    <w:tmpl w:val="CDE42F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C056CBB"/>
    <w:multiLevelType w:val="multilevel"/>
    <w:tmpl w:val="7C3EB9CA"/>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righ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EBC24DF"/>
    <w:multiLevelType w:val="multilevel"/>
    <w:tmpl w:val="7C3EB9CA"/>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righ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6065516C"/>
    <w:multiLevelType w:val="multilevel"/>
    <w:tmpl w:val="CD2CB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61FD6F9D"/>
    <w:multiLevelType w:val="multilevel"/>
    <w:tmpl w:val="3022C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5A52F0A"/>
    <w:multiLevelType w:val="hybridMultilevel"/>
    <w:tmpl w:val="CC7C4712"/>
    <w:lvl w:ilvl="0" w:tplc="0E808FB6">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67852904"/>
    <w:multiLevelType w:val="multilevel"/>
    <w:tmpl w:val="8982C8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68A12FAE"/>
    <w:multiLevelType w:val="multilevel"/>
    <w:tmpl w:val="1870F366"/>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93F6695"/>
    <w:multiLevelType w:val="multilevel"/>
    <w:tmpl w:val="7C3EB9CA"/>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righ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6C3630C1"/>
    <w:multiLevelType w:val="multilevel"/>
    <w:tmpl w:val="48CE5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6C4015B3"/>
    <w:multiLevelType w:val="multilevel"/>
    <w:tmpl w:val="659EF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DCD1224"/>
    <w:multiLevelType w:val="multilevel"/>
    <w:tmpl w:val="C0C83DF6"/>
    <w:lvl w:ilvl="0">
      <w:start w:val="1"/>
      <w:numFmt w:val="bullet"/>
      <w:lvlText w:val=""/>
      <w:lvlJc w:val="left"/>
      <w:pPr>
        <w:tabs>
          <w:tab w:val="num" w:pos="720"/>
        </w:tabs>
        <w:ind w:left="720" w:hanging="360"/>
      </w:pPr>
      <w:rPr>
        <w:rFonts w:ascii="Symbol" w:hAnsi="Symbol" w:hint="default"/>
        <w:sz w:val="20"/>
      </w:rPr>
    </w:lvl>
    <w:lvl w:ilvl="1">
      <w:start w:val="6"/>
      <w:numFmt w:val="lowerLetter"/>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E4464EB"/>
    <w:multiLevelType w:val="multilevel"/>
    <w:tmpl w:val="945E6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F556BE3"/>
    <w:multiLevelType w:val="multilevel"/>
    <w:tmpl w:val="4D9499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1F9216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4" w15:restartNumberingAfterBreak="0">
    <w:nsid w:val="74023AB9"/>
    <w:multiLevelType w:val="multilevel"/>
    <w:tmpl w:val="7C3EB9CA"/>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righ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6487E24"/>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6" w15:restartNumberingAfterBreak="0">
    <w:nsid w:val="7905000C"/>
    <w:multiLevelType w:val="multilevel"/>
    <w:tmpl w:val="7C3EB9CA"/>
    <w:lvl w:ilvl="0">
      <w:start w:val="1"/>
      <w:numFmt w:val="bullet"/>
      <w:lvlText w:val=""/>
      <w:lvlJc w:val="left"/>
      <w:pPr>
        <w:tabs>
          <w:tab w:val="num" w:pos="720"/>
        </w:tabs>
        <w:ind w:left="720" w:hanging="360"/>
      </w:pPr>
      <w:rPr>
        <w:rFonts w:ascii="Symbol" w:hAnsi="Symbol" w:hint="default"/>
        <w:sz w:val="20"/>
      </w:rPr>
    </w:lvl>
    <w:lvl w:ilvl="1">
      <w:start w:val="1"/>
      <w:numFmt w:val="upperRoman"/>
      <w:lvlText w:val="%2."/>
      <w:lvlJc w:val="right"/>
      <w:pPr>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9E639D3"/>
    <w:multiLevelType w:val="multilevel"/>
    <w:tmpl w:val="468E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A6D703C"/>
    <w:multiLevelType w:val="multilevel"/>
    <w:tmpl w:val="14DA6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B217D2E"/>
    <w:multiLevelType w:val="multilevel"/>
    <w:tmpl w:val="3734143E"/>
    <w:lvl w:ilvl="0">
      <w:start w:val="1"/>
      <w:numFmt w:val="decimal"/>
      <w:lvlText w:val="%1."/>
      <w:lvlJc w:val="left"/>
      <w:pPr>
        <w:tabs>
          <w:tab w:val="num" w:pos="720"/>
        </w:tabs>
        <w:ind w:left="720" w:hanging="360"/>
      </w:pPr>
      <w:rPr>
        <w:rFonts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DF60E0E"/>
    <w:multiLevelType w:val="multilevel"/>
    <w:tmpl w:val="C28AA1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3775178">
    <w:abstractNumId w:val="8"/>
  </w:num>
  <w:num w:numId="2" w16cid:durableId="75713606">
    <w:abstractNumId w:val="6"/>
  </w:num>
  <w:num w:numId="3" w16cid:durableId="228350663">
    <w:abstractNumId w:val="5"/>
  </w:num>
  <w:num w:numId="4" w16cid:durableId="1742679853">
    <w:abstractNumId w:val="4"/>
  </w:num>
  <w:num w:numId="5" w16cid:durableId="1666587107">
    <w:abstractNumId w:val="7"/>
  </w:num>
  <w:num w:numId="6" w16cid:durableId="1113281757">
    <w:abstractNumId w:val="3"/>
  </w:num>
  <w:num w:numId="7" w16cid:durableId="1336611175">
    <w:abstractNumId w:val="2"/>
  </w:num>
  <w:num w:numId="8" w16cid:durableId="793715117">
    <w:abstractNumId w:val="1"/>
  </w:num>
  <w:num w:numId="9" w16cid:durableId="1110079649">
    <w:abstractNumId w:val="0"/>
  </w:num>
  <w:num w:numId="10" w16cid:durableId="1845899873">
    <w:abstractNumId w:val="56"/>
  </w:num>
  <w:num w:numId="11" w16cid:durableId="1767194807">
    <w:abstractNumId w:val="9"/>
  </w:num>
  <w:num w:numId="12" w16cid:durableId="609239257">
    <w:abstractNumId w:val="58"/>
  </w:num>
  <w:num w:numId="13" w16cid:durableId="580720417">
    <w:abstractNumId w:val="11"/>
  </w:num>
  <w:num w:numId="14" w16cid:durableId="1305037483">
    <w:abstractNumId w:val="48"/>
  </w:num>
  <w:num w:numId="15" w16cid:durableId="1644504613">
    <w:abstractNumId w:val="37"/>
  </w:num>
  <w:num w:numId="16" w16cid:durableId="956177808">
    <w:abstractNumId w:val="45"/>
  </w:num>
  <w:num w:numId="17" w16cid:durableId="2049407822">
    <w:abstractNumId w:val="21"/>
  </w:num>
  <w:num w:numId="18" w16cid:durableId="732971723">
    <w:abstractNumId w:val="33"/>
  </w:num>
  <w:num w:numId="19" w16cid:durableId="1729067684">
    <w:abstractNumId w:val="42"/>
  </w:num>
  <w:num w:numId="20" w16cid:durableId="343554001">
    <w:abstractNumId w:val="25"/>
  </w:num>
  <w:num w:numId="21" w16cid:durableId="2012294545">
    <w:abstractNumId w:val="47"/>
  </w:num>
  <w:num w:numId="22" w16cid:durableId="792597630">
    <w:abstractNumId w:val="39"/>
  </w:num>
  <w:num w:numId="23" w16cid:durableId="2127847112">
    <w:abstractNumId w:val="65"/>
  </w:num>
  <w:num w:numId="24" w16cid:durableId="1099789220">
    <w:abstractNumId w:val="26"/>
  </w:num>
  <w:num w:numId="25" w16cid:durableId="2000767872">
    <w:abstractNumId w:val="35"/>
  </w:num>
  <w:num w:numId="26" w16cid:durableId="1908150342">
    <w:abstractNumId w:val="63"/>
  </w:num>
  <w:num w:numId="27" w16cid:durableId="1585992620">
    <w:abstractNumId w:val="13"/>
  </w:num>
  <w:num w:numId="28" w16cid:durableId="583535620">
    <w:abstractNumId w:val="30"/>
  </w:num>
  <w:num w:numId="29" w16cid:durableId="785005831">
    <w:abstractNumId w:val="32"/>
  </w:num>
  <w:num w:numId="30" w16cid:durableId="1594388653">
    <w:abstractNumId w:val="55"/>
  </w:num>
  <w:num w:numId="31" w16cid:durableId="1990671803">
    <w:abstractNumId w:val="60"/>
  </w:num>
  <w:num w:numId="32" w16cid:durableId="515309669">
    <w:abstractNumId w:val="67"/>
  </w:num>
  <w:num w:numId="33" w16cid:durableId="1646667382">
    <w:abstractNumId w:val="52"/>
  </w:num>
  <w:num w:numId="34" w16cid:durableId="421680183">
    <w:abstractNumId w:val="16"/>
  </w:num>
  <w:num w:numId="35" w16cid:durableId="574976695">
    <w:abstractNumId w:val="40"/>
  </w:num>
  <w:num w:numId="36" w16cid:durableId="1496603450">
    <w:abstractNumId w:val="22"/>
  </w:num>
  <w:num w:numId="37" w16cid:durableId="1475685719">
    <w:abstractNumId w:val="23"/>
  </w:num>
  <w:num w:numId="38" w16cid:durableId="913902647">
    <w:abstractNumId w:val="27"/>
  </w:num>
  <w:num w:numId="39" w16cid:durableId="174685514">
    <w:abstractNumId w:val="49"/>
  </w:num>
  <w:num w:numId="40" w16cid:durableId="290551732">
    <w:abstractNumId w:val="61"/>
  </w:num>
  <w:num w:numId="41" w16cid:durableId="1855220723">
    <w:abstractNumId w:val="68"/>
  </w:num>
  <w:num w:numId="42" w16cid:durableId="93746238">
    <w:abstractNumId w:val="20"/>
  </w:num>
  <w:num w:numId="43" w16cid:durableId="256138199">
    <w:abstractNumId w:val="44"/>
  </w:num>
  <w:num w:numId="44" w16cid:durableId="2014990538">
    <w:abstractNumId w:val="24"/>
  </w:num>
  <w:num w:numId="45" w16cid:durableId="146753508">
    <w:abstractNumId w:val="28"/>
  </w:num>
  <w:num w:numId="46" w16cid:durableId="268974354">
    <w:abstractNumId w:val="43"/>
  </w:num>
  <w:num w:numId="47" w16cid:durableId="1750804812">
    <w:abstractNumId w:val="29"/>
  </w:num>
  <w:num w:numId="48" w16cid:durableId="735595510">
    <w:abstractNumId w:val="70"/>
  </w:num>
  <w:num w:numId="49" w16cid:durableId="700011266">
    <w:abstractNumId w:val="53"/>
  </w:num>
  <w:num w:numId="50" w16cid:durableId="1767191461">
    <w:abstractNumId w:val="54"/>
  </w:num>
  <w:num w:numId="51" w16cid:durableId="708457005">
    <w:abstractNumId w:val="62"/>
  </w:num>
  <w:num w:numId="52" w16cid:durableId="242036312">
    <w:abstractNumId w:val="36"/>
  </w:num>
  <w:num w:numId="53" w16cid:durableId="874192675">
    <w:abstractNumId w:val="46"/>
  </w:num>
  <w:num w:numId="54" w16cid:durableId="1739283985">
    <w:abstractNumId w:val="15"/>
  </w:num>
  <w:num w:numId="55" w16cid:durableId="715474351">
    <w:abstractNumId w:val="31"/>
  </w:num>
  <w:num w:numId="56" w16cid:durableId="1519737573">
    <w:abstractNumId w:val="69"/>
  </w:num>
  <w:num w:numId="57" w16cid:durableId="575363272">
    <w:abstractNumId w:val="41"/>
  </w:num>
  <w:num w:numId="58" w16cid:durableId="1771311454">
    <w:abstractNumId w:val="10"/>
  </w:num>
  <w:num w:numId="59" w16cid:durableId="660156568">
    <w:abstractNumId w:val="12"/>
  </w:num>
  <w:num w:numId="60" w16cid:durableId="2046128565">
    <w:abstractNumId w:val="66"/>
  </w:num>
  <w:num w:numId="61" w16cid:durableId="537280713">
    <w:abstractNumId w:val="19"/>
  </w:num>
  <w:num w:numId="62" w16cid:durableId="642078799">
    <w:abstractNumId w:val="17"/>
  </w:num>
  <w:num w:numId="63" w16cid:durableId="2106805362">
    <w:abstractNumId w:val="64"/>
  </w:num>
  <w:num w:numId="64" w16cid:durableId="214046075">
    <w:abstractNumId w:val="38"/>
  </w:num>
  <w:num w:numId="65" w16cid:durableId="516820601">
    <w:abstractNumId w:val="50"/>
  </w:num>
  <w:num w:numId="66" w16cid:durableId="2095742963">
    <w:abstractNumId w:val="51"/>
  </w:num>
  <w:num w:numId="67" w16cid:durableId="302000953">
    <w:abstractNumId w:val="57"/>
  </w:num>
  <w:num w:numId="68" w16cid:durableId="1589188386">
    <w:abstractNumId w:val="34"/>
  </w:num>
  <w:num w:numId="69" w16cid:durableId="600143189">
    <w:abstractNumId w:val="18"/>
  </w:num>
  <w:num w:numId="70" w16cid:durableId="1818107393">
    <w:abstractNumId w:val="59"/>
  </w:num>
  <w:num w:numId="71" w16cid:durableId="1141734295">
    <w:abstractNumId w:val="14"/>
  </w:num>
  <w:numIdMacAtCleanup w:val="69"/>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wet Teka">
    <w15:presenceInfo w15:providerId="Windows Live" w15:userId="0cb5c44361dd1eb2"/>
  </w15:person>
  <w15:person w15:author="Dmtsu G">
    <w15:presenceInfo w15:providerId="Windows Live" w15:userId="c9e5e7f915987a2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trackRevisions/>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0049B"/>
    <w:rsid w:val="00034616"/>
    <w:rsid w:val="0004441D"/>
    <w:rsid w:val="000473DE"/>
    <w:rsid w:val="0005572E"/>
    <w:rsid w:val="0006063C"/>
    <w:rsid w:val="00082C14"/>
    <w:rsid w:val="00083836"/>
    <w:rsid w:val="000E25C4"/>
    <w:rsid w:val="000E3585"/>
    <w:rsid w:val="000E3730"/>
    <w:rsid w:val="001448A5"/>
    <w:rsid w:val="0015074B"/>
    <w:rsid w:val="001559B7"/>
    <w:rsid w:val="00156C1B"/>
    <w:rsid w:val="00164211"/>
    <w:rsid w:val="001C1BA7"/>
    <w:rsid w:val="001D581F"/>
    <w:rsid w:val="001F5D63"/>
    <w:rsid w:val="00230600"/>
    <w:rsid w:val="00237774"/>
    <w:rsid w:val="00253055"/>
    <w:rsid w:val="002840BD"/>
    <w:rsid w:val="0029639D"/>
    <w:rsid w:val="002C10A6"/>
    <w:rsid w:val="002C3D85"/>
    <w:rsid w:val="002D4EAB"/>
    <w:rsid w:val="00321B10"/>
    <w:rsid w:val="00322074"/>
    <w:rsid w:val="00326F90"/>
    <w:rsid w:val="003510A9"/>
    <w:rsid w:val="00390D87"/>
    <w:rsid w:val="00392FAF"/>
    <w:rsid w:val="003A3ABE"/>
    <w:rsid w:val="003B44A8"/>
    <w:rsid w:val="003C0AFB"/>
    <w:rsid w:val="003C3B16"/>
    <w:rsid w:val="003E36E7"/>
    <w:rsid w:val="00401343"/>
    <w:rsid w:val="00441D90"/>
    <w:rsid w:val="00456796"/>
    <w:rsid w:val="00462ED7"/>
    <w:rsid w:val="00473289"/>
    <w:rsid w:val="004A6D7E"/>
    <w:rsid w:val="004D2591"/>
    <w:rsid w:val="004D4C07"/>
    <w:rsid w:val="004E68A7"/>
    <w:rsid w:val="00563842"/>
    <w:rsid w:val="00575C9A"/>
    <w:rsid w:val="005834C0"/>
    <w:rsid w:val="005C1072"/>
    <w:rsid w:val="005C1C1B"/>
    <w:rsid w:val="005E6E5C"/>
    <w:rsid w:val="005F2FD2"/>
    <w:rsid w:val="00601290"/>
    <w:rsid w:val="006146E8"/>
    <w:rsid w:val="006269B6"/>
    <w:rsid w:val="0065285C"/>
    <w:rsid w:val="0065694B"/>
    <w:rsid w:val="00661EA4"/>
    <w:rsid w:val="00667B63"/>
    <w:rsid w:val="00675F4B"/>
    <w:rsid w:val="00680802"/>
    <w:rsid w:val="00681F54"/>
    <w:rsid w:val="00687B58"/>
    <w:rsid w:val="00694EB7"/>
    <w:rsid w:val="006A0A16"/>
    <w:rsid w:val="006A0DF1"/>
    <w:rsid w:val="006D7A79"/>
    <w:rsid w:val="006F323D"/>
    <w:rsid w:val="006F7FD1"/>
    <w:rsid w:val="0070585E"/>
    <w:rsid w:val="00715E21"/>
    <w:rsid w:val="00735F12"/>
    <w:rsid w:val="00771B81"/>
    <w:rsid w:val="00785B82"/>
    <w:rsid w:val="00790ECC"/>
    <w:rsid w:val="007A72EB"/>
    <w:rsid w:val="007A7EA2"/>
    <w:rsid w:val="007D64E5"/>
    <w:rsid w:val="00835579"/>
    <w:rsid w:val="00847EE8"/>
    <w:rsid w:val="00856036"/>
    <w:rsid w:val="00870E19"/>
    <w:rsid w:val="008A1EED"/>
    <w:rsid w:val="008A20B9"/>
    <w:rsid w:val="008B77F7"/>
    <w:rsid w:val="008D369E"/>
    <w:rsid w:val="008E33F2"/>
    <w:rsid w:val="0092238C"/>
    <w:rsid w:val="009337F0"/>
    <w:rsid w:val="00933A05"/>
    <w:rsid w:val="00934E4A"/>
    <w:rsid w:val="00936A47"/>
    <w:rsid w:val="009515FF"/>
    <w:rsid w:val="00971FE8"/>
    <w:rsid w:val="00975FEA"/>
    <w:rsid w:val="00985C0B"/>
    <w:rsid w:val="00997B4D"/>
    <w:rsid w:val="009B6534"/>
    <w:rsid w:val="009F5C84"/>
    <w:rsid w:val="00A154D7"/>
    <w:rsid w:val="00A20CAE"/>
    <w:rsid w:val="00A3520F"/>
    <w:rsid w:val="00A92F9E"/>
    <w:rsid w:val="00AA1D8D"/>
    <w:rsid w:val="00AC1918"/>
    <w:rsid w:val="00AC70D5"/>
    <w:rsid w:val="00B0752C"/>
    <w:rsid w:val="00B13B42"/>
    <w:rsid w:val="00B178E7"/>
    <w:rsid w:val="00B23502"/>
    <w:rsid w:val="00B430E5"/>
    <w:rsid w:val="00B451A6"/>
    <w:rsid w:val="00B47730"/>
    <w:rsid w:val="00B956C9"/>
    <w:rsid w:val="00BC144D"/>
    <w:rsid w:val="00BC29A7"/>
    <w:rsid w:val="00BF6BA8"/>
    <w:rsid w:val="00C53B4C"/>
    <w:rsid w:val="00C67950"/>
    <w:rsid w:val="00CB0664"/>
    <w:rsid w:val="00D10FFE"/>
    <w:rsid w:val="00D137C5"/>
    <w:rsid w:val="00D67ACD"/>
    <w:rsid w:val="00D82463"/>
    <w:rsid w:val="00DB09F8"/>
    <w:rsid w:val="00DB23AB"/>
    <w:rsid w:val="00DE5B7C"/>
    <w:rsid w:val="00E005B6"/>
    <w:rsid w:val="00E43B3C"/>
    <w:rsid w:val="00E56631"/>
    <w:rsid w:val="00E56F60"/>
    <w:rsid w:val="00E6440A"/>
    <w:rsid w:val="00E93E37"/>
    <w:rsid w:val="00F22F5C"/>
    <w:rsid w:val="00F62ABA"/>
    <w:rsid w:val="00F643BC"/>
    <w:rsid w:val="00F87396"/>
    <w:rsid w:val="00FC5E9A"/>
    <w:rsid w:val="00FC693F"/>
    <w:rsid w:val="00FD0D4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F5926F7"/>
  <w14:defaultImageDpi w14:val="300"/>
  <w15:docId w15:val="{383F2D6F-5D16-41B7-B134-9595238C22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F2FD2"/>
    <w:rPr>
      <w:rFonts w:ascii="Times New Roman" w:hAnsi="Times New Roman"/>
    </w:rPr>
  </w:style>
  <w:style w:type="paragraph" w:styleId="Heading1">
    <w:name w:val="heading 1"/>
    <w:basedOn w:val="Normal"/>
    <w:next w:val="Normal"/>
    <w:link w:val="Heading1Char"/>
    <w:uiPriority w:val="9"/>
    <w:qFormat/>
    <w:rsid w:val="009337F0"/>
    <w:pPr>
      <w:keepNext/>
      <w:keepLines/>
      <w:numPr>
        <w:numId w:val="69"/>
      </w:numPr>
      <w:spacing w:before="480" w:after="0"/>
      <w:outlineLvl w:val="0"/>
    </w:pPr>
    <w:rPr>
      <w:rFonts w:eastAsiaTheme="majorEastAsia" w:cstheme="majorBidi"/>
      <w:b/>
      <w:bCs/>
      <w:sz w:val="28"/>
      <w:szCs w:val="28"/>
    </w:rPr>
  </w:style>
  <w:style w:type="paragraph" w:styleId="Heading2">
    <w:name w:val="heading 2"/>
    <w:basedOn w:val="Normal"/>
    <w:next w:val="Normal"/>
    <w:link w:val="Heading2Char"/>
    <w:uiPriority w:val="9"/>
    <w:unhideWhenUsed/>
    <w:qFormat/>
    <w:rsid w:val="009337F0"/>
    <w:pPr>
      <w:keepNext/>
      <w:keepLines/>
      <w:numPr>
        <w:ilvl w:val="1"/>
        <w:numId w:val="69"/>
      </w:numPr>
      <w:spacing w:before="200" w:after="0"/>
      <w:outlineLvl w:val="1"/>
    </w:pPr>
    <w:rPr>
      <w:rFonts w:eastAsiaTheme="majorEastAsia" w:cstheme="majorBidi"/>
      <w:b/>
      <w:bCs/>
      <w:sz w:val="26"/>
      <w:szCs w:val="26"/>
    </w:rPr>
  </w:style>
  <w:style w:type="paragraph" w:styleId="Heading3">
    <w:name w:val="heading 3"/>
    <w:basedOn w:val="Normal"/>
    <w:next w:val="Normal"/>
    <w:link w:val="Heading3Char"/>
    <w:autoRedefine/>
    <w:uiPriority w:val="9"/>
    <w:unhideWhenUsed/>
    <w:qFormat/>
    <w:rsid w:val="00687B58"/>
    <w:pPr>
      <w:keepNext/>
      <w:keepLines/>
      <w:numPr>
        <w:ilvl w:val="2"/>
        <w:numId w:val="69"/>
      </w:numPr>
      <w:spacing w:before="200" w:after="240"/>
      <w:outlineLvl w:val="2"/>
    </w:pPr>
    <w:rPr>
      <w:rFonts w:eastAsiaTheme="majorEastAsia" w:cstheme="majorBidi"/>
      <w:b/>
      <w:bCs/>
    </w:rPr>
  </w:style>
  <w:style w:type="paragraph" w:styleId="Heading4">
    <w:name w:val="heading 4"/>
    <w:basedOn w:val="Normal"/>
    <w:next w:val="Normal"/>
    <w:link w:val="Heading4Char"/>
    <w:autoRedefine/>
    <w:uiPriority w:val="9"/>
    <w:unhideWhenUsed/>
    <w:qFormat/>
    <w:rsid w:val="00401343"/>
    <w:pPr>
      <w:keepNext/>
      <w:keepLines/>
      <w:numPr>
        <w:ilvl w:val="3"/>
        <w:numId w:val="69"/>
      </w:numPr>
      <w:spacing w:before="200" w:after="0"/>
      <w:outlineLvl w:val="3"/>
    </w:pPr>
    <w:rPr>
      <w:rFonts w:asciiTheme="majorHAnsi" w:eastAsiaTheme="majorEastAsia" w:hAnsiTheme="majorHAnsi" w:cstheme="majorBidi"/>
      <w:b/>
      <w:bCs/>
      <w:iCs/>
    </w:rPr>
  </w:style>
  <w:style w:type="paragraph" w:styleId="Heading5">
    <w:name w:val="heading 5"/>
    <w:basedOn w:val="Normal"/>
    <w:next w:val="Normal"/>
    <w:link w:val="Heading5Char"/>
    <w:uiPriority w:val="9"/>
    <w:unhideWhenUsed/>
    <w:qFormat/>
    <w:rsid w:val="00FC693F"/>
    <w:pPr>
      <w:keepNext/>
      <w:keepLines/>
      <w:numPr>
        <w:ilvl w:val="4"/>
        <w:numId w:val="69"/>
      </w:numPr>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numPr>
        <w:ilvl w:val="5"/>
        <w:numId w:val="69"/>
      </w:numPr>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numPr>
        <w:ilvl w:val="6"/>
        <w:numId w:val="69"/>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numPr>
        <w:ilvl w:val="7"/>
        <w:numId w:val="69"/>
      </w:numPr>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numPr>
        <w:ilvl w:val="8"/>
        <w:numId w:val="69"/>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9337F0"/>
    <w:rPr>
      <w:rFonts w:ascii="Times New Roman" w:eastAsiaTheme="majorEastAsia" w:hAnsi="Times New Roman" w:cstheme="majorBidi"/>
      <w:b/>
      <w:bCs/>
      <w:sz w:val="28"/>
      <w:szCs w:val="28"/>
    </w:rPr>
  </w:style>
  <w:style w:type="character" w:customStyle="1" w:styleId="Heading2Char">
    <w:name w:val="Heading 2 Char"/>
    <w:basedOn w:val="DefaultParagraphFont"/>
    <w:link w:val="Heading2"/>
    <w:uiPriority w:val="9"/>
    <w:rsid w:val="009337F0"/>
    <w:rPr>
      <w:rFonts w:ascii="Times New Roman" w:eastAsiaTheme="majorEastAsia" w:hAnsi="Times New Roman" w:cstheme="majorBidi"/>
      <w:b/>
      <w:bCs/>
      <w:sz w:val="26"/>
      <w:szCs w:val="26"/>
    </w:rPr>
  </w:style>
  <w:style w:type="character" w:customStyle="1" w:styleId="Heading3Char">
    <w:name w:val="Heading 3 Char"/>
    <w:basedOn w:val="DefaultParagraphFont"/>
    <w:link w:val="Heading3"/>
    <w:uiPriority w:val="9"/>
    <w:rsid w:val="00687B58"/>
    <w:rPr>
      <w:rFonts w:ascii="Times New Roman" w:eastAsiaTheme="majorEastAsia" w:hAnsi="Times New Roman" w:cstheme="majorBidi"/>
      <w:b/>
      <w:bCs/>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rsid w:val="00401343"/>
    <w:rPr>
      <w:rFonts w:asciiTheme="majorHAnsi" w:eastAsiaTheme="majorEastAsia" w:hAnsiTheme="majorHAnsi" w:cstheme="majorBidi"/>
      <w:b/>
      <w:bCs/>
      <w:iCs/>
    </w:rPr>
  </w:style>
  <w:style w:type="character" w:customStyle="1" w:styleId="Heading5Char">
    <w:name w:val="Heading 5 Char"/>
    <w:basedOn w:val="DefaultParagraphFont"/>
    <w:link w:val="Heading5"/>
    <w:uiPriority w:val="9"/>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9337F0"/>
    <w:pPr>
      <w:spacing w:line="240" w:lineRule="auto"/>
    </w:pPr>
    <w:rPr>
      <w:b/>
      <w:bCs/>
      <w:color w:val="000000" w:themeColor="tex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unhideWhenUsed/>
    <w:rsid w:val="006F7FD1"/>
    <w:pPr>
      <w:spacing w:before="100" w:beforeAutospacing="1" w:after="100" w:afterAutospacing="1" w:line="240" w:lineRule="auto"/>
    </w:pPr>
    <w:rPr>
      <w:rFonts w:eastAsia="Times New Roman" w:cs="Times New Roman"/>
      <w:sz w:val="24"/>
      <w:szCs w:val="24"/>
    </w:rPr>
  </w:style>
  <w:style w:type="character" w:styleId="HTMLCode">
    <w:name w:val="HTML Code"/>
    <w:basedOn w:val="DefaultParagraphFont"/>
    <w:uiPriority w:val="99"/>
    <w:semiHidden/>
    <w:unhideWhenUsed/>
    <w:rsid w:val="006F7FD1"/>
    <w:rPr>
      <w:rFonts w:ascii="Courier New" w:eastAsia="Times New Roman" w:hAnsi="Courier New" w:cs="Courier New"/>
      <w:sz w:val="20"/>
      <w:szCs w:val="20"/>
    </w:rPr>
  </w:style>
  <w:style w:type="table" w:styleId="GridTable4">
    <w:name w:val="Grid Table 4"/>
    <w:basedOn w:val="TableNormal"/>
    <w:uiPriority w:val="49"/>
    <w:rsid w:val="000E25C4"/>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character" w:styleId="CommentReference">
    <w:name w:val="annotation reference"/>
    <w:basedOn w:val="DefaultParagraphFont"/>
    <w:uiPriority w:val="99"/>
    <w:semiHidden/>
    <w:unhideWhenUsed/>
    <w:rsid w:val="00E56631"/>
    <w:rPr>
      <w:sz w:val="16"/>
      <w:szCs w:val="16"/>
    </w:rPr>
  </w:style>
  <w:style w:type="paragraph" w:styleId="CommentText">
    <w:name w:val="annotation text"/>
    <w:basedOn w:val="Normal"/>
    <w:link w:val="CommentTextChar"/>
    <w:uiPriority w:val="99"/>
    <w:unhideWhenUsed/>
    <w:rsid w:val="00E56631"/>
    <w:pPr>
      <w:spacing w:line="240" w:lineRule="auto"/>
    </w:pPr>
    <w:rPr>
      <w:sz w:val="20"/>
      <w:szCs w:val="20"/>
    </w:rPr>
  </w:style>
  <w:style w:type="character" w:customStyle="1" w:styleId="CommentTextChar">
    <w:name w:val="Comment Text Char"/>
    <w:basedOn w:val="DefaultParagraphFont"/>
    <w:link w:val="CommentText"/>
    <w:uiPriority w:val="99"/>
    <w:rsid w:val="00E56631"/>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E56631"/>
    <w:rPr>
      <w:b/>
      <w:bCs/>
    </w:rPr>
  </w:style>
  <w:style w:type="character" w:customStyle="1" w:styleId="CommentSubjectChar">
    <w:name w:val="Comment Subject Char"/>
    <w:basedOn w:val="CommentTextChar"/>
    <w:link w:val="CommentSubject"/>
    <w:uiPriority w:val="99"/>
    <w:semiHidden/>
    <w:rsid w:val="00E56631"/>
    <w:rPr>
      <w:rFonts w:ascii="Times New Roman" w:hAnsi="Times New Roman"/>
      <w:b/>
      <w:bCs/>
      <w:sz w:val="20"/>
      <w:szCs w:val="20"/>
    </w:rPr>
  </w:style>
  <w:style w:type="table" w:styleId="ListTable3">
    <w:name w:val="List Table 3"/>
    <w:basedOn w:val="TableNormal"/>
    <w:uiPriority w:val="48"/>
    <w:rsid w:val="00D137C5"/>
    <w:pPr>
      <w:spacing w:after="0" w:line="240" w:lineRule="auto"/>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paragraph" w:styleId="Revision">
    <w:name w:val="Revision"/>
    <w:hidden/>
    <w:uiPriority w:val="99"/>
    <w:semiHidden/>
    <w:rsid w:val="00C53B4C"/>
    <w:pPr>
      <w:spacing w:after="0" w:line="240" w:lineRule="auto"/>
    </w:pPr>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3" Type="http://schemas.openxmlformats.org/officeDocument/2006/relationships/styles" Target="styles.xml"/><Relationship Id="rId7" Type="http://schemas.microsoft.com/office/2011/relationships/commentsExtended" Target="commentsExtended.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comments" Target="comments.xml"/><Relationship Id="rId11" Type="http://schemas.microsoft.com/office/2011/relationships/people" Target="people.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52</TotalTime>
  <Pages>35</Pages>
  <Words>9075</Words>
  <Characters>51731</Characters>
  <Application>Microsoft Office Word</Application>
  <DocSecurity>0</DocSecurity>
  <Lines>431</Lines>
  <Paragraphs>121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60685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
  <cp:lastModifiedBy>Awet Teka</cp:lastModifiedBy>
  <cp:revision>8</cp:revision>
  <dcterms:created xsi:type="dcterms:W3CDTF">2025-09-24T10:50:00Z</dcterms:created>
  <dcterms:modified xsi:type="dcterms:W3CDTF">2025-09-24T11:55:00Z</dcterms:modified>
  <cp:category/>
</cp:coreProperties>
</file>